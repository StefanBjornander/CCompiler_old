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0781CE5C" w14:textId="48B28175" w:rsidR="00461860" w:rsidRDefault="00CB5140">
          <w:pPr>
            <w:pStyle w:val="Innehll1"/>
            <w:rPr>
              <w:rFonts w:asciiTheme="minorHAnsi" w:eastAsiaTheme="minorEastAsia" w:hAnsiTheme="minorHAnsi"/>
              <w:noProof/>
              <w:color w:val="auto"/>
              <w:lang w:val="sv-SE" w:eastAsia="sv-SE"/>
            </w:rPr>
          </w:pPr>
          <w:r w:rsidRPr="00903DBA">
            <w:fldChar w:fldCharType="begin"/>
          </w:r>
          <w:r w:rsidRPr="00903DBA">
            <w:instrText xml:space="preserve"> TOC \o "1-3" \h \z \u </w:instrText>
          </w:r>
          <w:r w:rsidRPr="00903DBA">
            <w:fldChar w:fldCharType="separate"/>
          </w:r>
          <w:hyperlink w:anchor="_Toc59126052" w:history="1">
            <w:r w:rsidR="00461860" w:rsidRPr="00CB763D">
              <w:rPr>
                <w:rStyle w:val="Hyperlnk"/>
                <w:noProof/>
              </w:rPr>
              <w:t>1.</w:t>
            </w:r>
            <w:r w:rsidR="00461860">
              <w:rPr>
                <w:rFonts w:asciiTheme="minorHAnsi" w:eastAsiaTheme="minorEastAsia" w:hAnsiTheme="minorHAnsi"/>
                <w:noProof/>
                <w:color w:val="auto"/>
                <w:lang w:val="sv-SE" w:eastAsia="sv-SE"/>
              </w:rPr>
              <w:tab/>
            </w:r>
            <w:r w:rsidR="00461860" w:rsidRPr="00CB763D">
              <w:rPr>
                <w:rStyle w:val="Hyperlnk"/>
                <w:noProof/>
              </w:rPr>
              <w:t>Introduction</w:t>
            </w:r>
            <w:r w:rsidR="00461860">
              <w:rPr>
                <w:noProof/>
                <w:webHidden/>
              </w:rPr>
              <w:tab/>
            </w:r>
            <w:r w:rsidR="00461860">
              <w:rPr>
                <w:noProof/>
                <w:webHidden/>
              </w:rPr>
              <w:fldChar w:fldCharType="begin"/>
            </w:r>
            <w:r w:rsidR="00461860">
              <w:rPr>
                <w:noProof/>
                <w:webHidden/>
              </w:rPr>
              <w:instrText xml:space="preserve"> PAGEREF _Toc59126052 \h </w:instrText>
            </w:r>
            <w:r w:rsidR="00461860">
              <w:rPr>
                <w:noProof/>
                <w:webHidden/>
              </w:rPr>
            </w:r>
            <w:r w:rsidR="00461860">
              <w:rPr>
                <w:noProof/>
                <w:webHidden/>
              </w:rPr>
              <w:fldChar w:fldCharType="separate"/>
            </w:r>
            <w:r w:rsidR="00461860">
              <w:rPr>
                <w:noProof/>
                <w:webHidden/>
              </w:rPr>
              <w:t>12</w:t>
            </w:r>
            <w:r w:rsidR="00461860">
              <w:rPr>
                <w:noProof/>
                <w:webHidden/>
              </w:rPr>
              <w:fldChar w:fldCharType="end"/>
            </w:r>
          </w:hyperlink>
        </w:p>
        <w:p w14:paraId="19D654C6" w14:textId="1C7BA40B"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053" w:history="1">
            <w:r w:rsidR="00461860" w:rsidRPr="00CB763D">
              <w:rPr>
                <w:rStyle w:val="Hyperlnk"/>
                <w:noProof/>
              </w:rPr>
              <w:t>1.1.</w:t>
            </w:r>
            <w:r w:rsidR="00461860">
              <w:rPr>
                <w:rFonts w:asciiTheme="minorHAnsi" w:eastAsiaTheme="minorEastAsia" w:hAnsiTheme="minorHAnsi"/>
                <w:noProof/>
                <w:color w:val="auto"/>
                <w:lang w:val="sv-SE" w:eastAsia="sv-SE"/>
              </w:rPr>
              <w:tab/>
            </w:r>
            <w:r w:rsidR="00461860" w:rsidRPr="00CB763D">
              <w:rPr>
                <w:rStyle w:val="Hyperlnk"/>
                <w:noProof/>
              </w:rPr>
              <w:t>Overview</w:t>
            </w:r>
            <w:r w:rsidR="00461860">
              <w:rPr>
                <w:noProof/>
                <w:webHidden/>
              </w:rPr>
              <w:tab/>
            </w:r>
            <w:r w:rsidR="00461860">
              <w:rPr>
                <w:noProof/>
                <w:webHidden/>
              </w:rPr>
              <w:fldChar w:fldCharType="begin"/>
            </w:r>
            <w:r w:rsidR="00461860">
              <w:rPr>
                <w:noProof/>
                <w:webHidden/>
              </w:rPr>
              <w:instrText xml:space="preserve"> PAGEREF _Toc59126053 \h </w:instrText>
            </w:r>
            <w:r w:rsidR="00461860">
              <w:rPr>
                <w:noProof/>
                <w:webHidden/>
              </w:rPr>
            </w:r>
            <w:r w:rsidR="00461860">
              <w:rPr>
                <w:noProof/>
                <w:webHidden/>
              </w:rPr>
              <w:fldChar w:fldCharType="separate"/>
            </w:r>
            <w:r w:rsidR="00461860">
              <w:rPr>
                <w:noProof/>
                <w:webHidden/>
              </w:rPr>
              <w:t>12</w:t>
            </w:r>
            <w:r w:rsidR="00461860">
              <w:rPr>
                <w:noProof/>
                <w:webHidden/>
              </w:rPr>
              <w:fldChar w:fldCharType="end"/>
            </w:r>
          </w:hyperlink>
        </w:p>
        <w:p w14:paraId="4E7EEFFE" w14:textId="7D141528"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054" w:history="1">
            <w:r w:rsidR="00461860" w:rsidRPr="00CB763D">
              <w:rPr>
                <w:rStyle w:val="Hyperlnk"/>
                <w:noProof/>
              </w:rPr>
              <w:t>1.2.</w:t>
            </w:r>
            <w:r w:rsidR="00461860">
              <w:rPr>
                <w:rFonts w:asciiTheme="minorHAnsi" w:eastAsiaTheme="minorEastAsia" w:hAnsiTheme="minorHAnsi"/>
                <w:noProof/>
                <w:color w:val="auto"/>
                <w:lang w:val="sv-SE" w:eastAsia="sv-SE"/>
              </w:rPr>
              <w:tab/>
            </w:r>
            <w:r w:rsidR="00461860" w:rsidRPr="00CB763D">
              <w:rPr>
                <w:rStyle w:val="Hyperlnk"/>
                <w:noProof/>
              </w:rPr>
              <w:t>The Compiler Phases</w:t>
            </w:r>
            <w:r w:rsidR="00461860">
              <w:rPr>
                <w:noProof/>
                <w:webHidden/>
              </w:rPr>
              <w:tab/>
            </w:r>
            <w:r w:rsidR="00461860">
              <w:rPr>
                <w:noProof/>
                <w:webHidden/>
              </w:rPr>
              <w:fldChar w:fldCharType="begin"/>
            </w:r>
            <w:r w:rsidR="00461860">
              <w:rPr>
                <w:noProof/>
                <w:webHidden/>
              </w:rPr>
              <w:instrText xml:space="preserve"> PAGEREF _Toc59126054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6C9C8B9" w14:textId="5422B02C"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55"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_Toc59126055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36265F2A" w14:textId="4D8BF5C7"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56"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_Toc59126056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91D8EC5" w14:textId="710F8CD2"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57"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Parsing and Middle Code Generation</w:t>
            </w:r>
            <w:r w:rsidR="00461860">
              <w:rPr>
                <w:noProof/>
                <w:webHidden/>
              </w:rPr>
              <w:tab/>
            </w:r>
            <w:r w:rsidR="00461860">
              <w:rPr>
                <w:noProof/>
                <w:webHidden/>
              </w:rPr>
              <w:fldChar w:fldCharType="begin"/>
            </w:r>
            <w:r w:rsidR="00461860">
              <w:rPr>
                <w:noProof/>
                <w:webHidden/>
              </w:rPr>
              <w:instrText xml:space="preserve"> PAGEREF _Toc59126057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DFB0476" w14:textId="5C8CC10F"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58" w:history="1">
            <w:r w:rsidR="00461860" w:rsidRPr="00CB763D">
              <w:rPr>
                <w:rStyle w:val="Hyperlnk"/>
                <w:noProof/>
              </w:rPr>
              <w:t>1.2.4.</w:t>
            </w:r>
            <w:r w:rsidR="00461860">
              <w:rPr>
                <w:rFonts w:asciiTheme="minorHAnsi" w:eastAsiaTheme="minorEastAsia" w:hAnsiTheme="minorHAnsi"/>
                <w:noProof/>
                <w:color w:val="auto"/>
                <w:lang w:val="sv-SE" w:eastAsia="sv-SE"/>
              </w:rPr>
              <w:tab/>
            </w:r>
            <w:r w:rsidR="00461860" w:rsidRPr="00CB763D">
              <w:rPr>
                <w:rStyle w:val="Hyperlnk"/>
                <w:noProof/>
              </w:rPr>
              <w:t>Middle Code Optimization</w:t>
            </w:r>
            <w:r w:rsidR="00461860">
              <w:rPr>
                <w:noProof/>
                <w:webHidden/>
              </w:rPr>
              <w:tab/>
            </w:r>
            <w:r w:rsidR="00461860">
              <w:rPr>
                <w:noProof/>
                <w:webHidden/>
              </w:rPr>
              <w:fldChar w:fldCharType="begin"/>
            </w:r>
            <w:r w:rsidR="00461860">
              <w:rPr>
                <w:noProof/>
                <w:webHidden/>
              </w:rPr>
              <w:instrText xml:space="preserve"> PAGEREF _Toc59126058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21E72E76" w14:textId="234D947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59" w:history="1">
            <w:r w:rsidR="00461860" w:rsidRPr="00CB763D">
              <w:rPr>
                <w:rStyle w:val="Hyperlnk"/>
                <w:noProof/>
              </w:rPr>
              <w:t>1.2.5.</w:t>
            </w:r>
            <w:r w:rsidR="00461860">
              <w:rPr>
                <w:rFonts w:asciiTheme="minorHAnsi" w:eastAsiaTheme="minorEastAsia" w:hAnsiTheme="minorHAnsi"/>
                <w:noProof/>
                <w:color w:val="auto"/>
                <w:lang w:val="sv-SE" w:eastAsia="sv-SE"/>
              </w:rPr>
              <w:tab/>
            </w:r>
            <w:r w:rsidR="00461860" w:rsidRPr="00CB763D">
              <w:rPr>
                <w:rStyle w:val="Hyperlnk"/>
                <w:noProof/>
              </w:rPr>
              <w:t>Initialization</w:t>
            </w:r>
            <w:r w:rsidR="00461860">
              <w:rPr>
                <w:noProof/>
                <w:webHidden/>
              </w:rPr>
              <w:tab/>
            </w:r>
            <w:r w:rsidR="00461860">
              <w:rPr>
                <w:noProof/>
                <w:webHidden/>
              </w:rPr>
              <w:fldChar w:fldCharType="begin"/>
            </w:r>
            <w:r w:rsidR="00461860">
              <w:rPr>
                <w:noProof/>
                <w:webHidden/>
              </w:rPr>
              <w:instrText xml:space="preserve"> PAGEREF _Toc59126059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3CEE27A1" w14:textId="14C776CF"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60" w:history="1">
            <w:r w:rsidR="00461860" w:rsidRPr="00CB763D">
              <w:rPr>
                <w:rStyle w:val="Hyperlnk"/>
                <w:noProof/>
              </w:rPr>
              <w:t>1.2.6.</w:t>
            </w:r>
            <w:r w:rsidR="00461860">
              <w:rPr>
                <w:rFonts w:asciiTheme="minorHAnsi" w:eastAsiaTheme="minorEastAsia" w:hAnsiTheme="minorHAnsi"/>
                <w:noProof/>
                <w:color w:val="auto"/>
                <w:lang w:val="sv-SE" w:eastAsia="sv-SE"/>
              </w:rPr>
              <w:tab/>
            </w:r>
            <w:r w:rsidR="00461860" w:rsidRPr="00CB763D">
              <w:rPr>
                <w:rStyle w:val="Hyperlnk"/>
                <w:noProof/>
              </w:rPr>
              <w:t>Static Address</w:t>
            </w:r>
            <w:r w:rsidR="00461860">
              <w:rPr>
                <w:noProof/>
                <w:webHidden/>
              </w:rPr>
              <w:tab/>
            </w:r>
            <w:r w:rsidR="00461860">
              <w:rPr>
                <w:noProof/>
                <w:webHidden/>
              </w:rPr>
              <w:fldChar w:fldCharType="begin"/>
            </w:r>
            <w:r w:rsidR="00461860">
              <w:rPr>
                <w:noProof/>
                <w:webHidden/>
              </w:rPr>
              <w:instrText xml:space="preserve"> PAGEREF _Toc59126060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17731F43" w14:textId="71A3E51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61" w:history="1">
            <w:r w:rsidR="00461860" w:rsidRPr="00CB763D">
              <w:rPr>
                <w:rStyle w:val="Hyperlnk"/>
                <w:noProof/>
              </w:rPr>
              <w:t>1.2.7.</w:t>
            </w:r>
            <w:r w:rsidR="00461860">
              <w:rPr>
                <w:rFonts w:asciiTheme="minorHAnsi" w:eastAsiaTheme="minorEastAsia" w:hAnsiTheme="minorHAnsi"/>
                <w:noProof/>
                <w:color w:val="auto"/>
                <w:lang w:val="sv-SE" w:eastAsia="sv-SE"/>
              </w:rPr>
              <w:tab/>
            </w:r>
            <w:r w:rsidR="00461860" w:rsidRPr="00CB763D">
              <w:rPr>
                <w:rStyle w:val="Hyperlnk"/>
                <w:noProof/>
              </w:rPr>
              <w:t>Declarators and Declaration Specifiers</w:t>
            </w:r>
            <w:r w:rsidR="00461860">
              <w:rPr>
                <w:noProof/>
                <w:webHidden/>
              </w:rPr>
              <w:tab/>
            </w:r>
            <w:r w:rsidR="00461860">
              <w:rPr>
                <w:noProof/>
                <w:webHidden/>
              </w:rPr>
              <w:fldChar w:fldCharType="begin"/>
            </w:r>
            <w:r w:rsidR="00461860">
              <w:rPr>
                <w:noProof/>
                <w:webHidden/>
              </w:rPr>
              <w:instrText xml:space="preserve"> PAGEREF _Toc59126061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368303AA" w14:textId="33241F6F"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62" w:history="1">
            <w:r w:rsidR="00461860" w:rsidRPr="00CB763D">
              <w:rPr>
                <w:rStyle w:val="Hyperlnk"/>
                <w:noProof/>
              </w:rPr>
              <w:t>1.2.8.</w:t>
            </w:r>
            <w:r w:rsidR="00461860">
              <w:rPr>
                <w:rFonts w:asciiTheme="minorHAnsi" w:eastAsiaTheme="minorEastAsia" w:hAnsiTheme="minorHAnsi"/>
                <w:noProof/>
                <w:color w:val="auto"/>
                <w:lang w:val="sv-SE" w:eastAsia="sv-SE"/>
              </w:rPr>
              <w:tab/>
            </w:r>
            <w:r w:rsidR="00461860" w:rsidRPr="00CB763D">
              <w:rPr>
                <w:rStyle w:val="Hyperlnk"/>
                <w:noProof/>
              </w:rPr>
              <w:t>The Symbol Table</w:t>
            </w:r>
            <w:r w:rsidR="00461860">
              <w:rPr>
                <w:noProof/>
                <w:webHidden/>
              </w:rPr>
              <w:tab/>
            </w:r>
            <w:r w:rsidR="00461860">
              <w:rPr>
                <w:noProof/>
                <w:webHidden/>
              </w:rPr>
              <w:fldChar w:fldCharType="begin"/>
            </w:r>
            <w:r w:rsidR="00461860">
              <w:rPr>
                <w:noProof/>
                <w:webHidden/>
              </w:rPr>
              <w:instrText xml:space="preserve"> PAGEREF _Toc59126062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5B305EAF" w14:textId="46D3C36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63" w:history="1">
            <w:r w:rsidR="00461860" w:rsidRPr="00CB763D">
              <w:rPr>
                <w:rStyle w:val="Hyperlnk"/>
                <w:noProof/>
              </w:rPr>
              <w:t>1.2.9.</w:t>
            </w:r>
            <w:r w:rsidR="00461860">
              <w:rPr>
                <w:rFonts w:asciiTheme="minorHAnsi" w:eastAsiaTheme="minorEastAsia" w:hAnsiTheme="minorHAnsi"/>
                <w:noProof/>
                <w:color w:val="auto"/>
                <w:lang w:val="sv-SE" w:eastAsia="sv-SE"/>
              </w:rPr>
              <w:tab/>
            </w:r>
            <w:r w:rsidR="00461860" w:rsidRPr="00CB763D">
              <w:rPr>
                <w:rStyle w:val="Hyperlnk"/>
                <w:noProof/>
              </w:rPr>
              <w:t>The Type System</w:t>
            </w:r>
            <w:r w:rsidR="00461860">
              <w:rPr>
                <w:noProof/>
                <w:webHidden/>
              </w:rPr>
              <w:tab/>
            </w:r>
            <w:r w:rsidR="00461860">
              <w:rPr>
                <w:noProof/>
                <w:webHidden/>
              </w:rPr>
              <w:fldChar w:fldCharType="begin"/>
            </w:r>
            <w:r w:rsidR="00461860">
              <w:rPr>
                <w:noProof/>
                <w:webHidden/>
              </w:rPr>
              <w:instrText xml:space="preserve"> PAGEREF _Toc59126063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69AD35D1" w14:textId="335A1D23"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64" w:history="1">
            <w:r w:rsidR="00461860" w:rsidRPr="00CB763D">
              <w:rPr>
                <w:rStyle w:val="Hyperlnk"/>
                <w:noProof/>
              </w:rPr>
              <w:t>1.2.10.</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_Toc59126064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34F66F63" w14:textId="1B65F06C"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65"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_Toc59126065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6D1C0859" w14:textId="22E8012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66"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The Object Code Generator and Linker</w:t>
            </w:r>
            <w:r w:rsidR="00461860">
              <w:rPr>
                <w:noProof/>
                <w:webHidden/>
              </w:rPr>
              <w:tab/>
            </w:r>
            <w:r w:rsidR="00461860">
              <w:rPr>
                <w:noProof/>
                <w:webHidden/>
              </w:rPr>
              <w:fldChar w:fldCharType="begin"/>
            </w:r>
            <w:r w:rsidR="00461860">
              <w:rPr>
                <w:noProof/>
                <w:webHidden/>
              </w:rPr>
              <w:instrText xml:space="preserve"> PAGEREF _Toc59126066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677920F0" w14:textId="06BF0643"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67"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_Toc59126067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2CF17287" w14:textId="57EC3E7B"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068" w:history="1">
            <w:r w:rsidR="00461860" w:rsidRPr="00CB763D">
              <w:rPr>
                <w:rStyle w:val="Hyperlnk"/>
                <w:noProof/>
              </w:rPr>
              <w:t>1.3.</w:t>
            </w:r>
            <w:r w:rsidR="00461860">
              <w:rPr>
                <w:rFonts w:asciiTheme="minorHAnsi" w:eastAsiaTheme="minorEastAsia" w:hAnsiTheme="minorHAnsi"/>
                <w:noProof/>
                <w:color w:val="auto"/>
                <w:lang w:val="sv-SE" w:eastAsia="sv-SE"/>
              </w:rPr>
              <w:tab/>
            </w:r>
            <w:r w:rsidR="00461860" w:rsidRPr="00CB763D">
              <w:rPr>
                <w:rStyle w:val="Hyperlnk"/>
                <w:noProof/>
              </w:rPr>
              <w:t>The Main Class</w:t>
            </w:r>
            <w:r w:rsidR="00461860">
              <w:rPr>
                <w:noProof/>
                <w:webHidden/>
              </w:rPr>
              <w:tab/>
            </w:r>
            <w:r w:rsidR="00461860">
              <w:rPr>
                <w:noProof/>
                <w:webHidden/>
              </w:rPr>
              <w:fldChar w:fldCharType="begin"/>
            </w:r>
            <w:r w:rsidR="00461860">
              <w:rPr>
                <w:noProof/>
                <w:webHidden/>
              </w:rPr>
              <w:instrText xml:space="preserve"> PAGEREF _Toc59126068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45C368A1" w14:textId="0F170A2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69" w:history="1">
            <w:r w:rsidR="00461860" w:rsidRPr="00CB763D">
              <w:rPr>
                <w:rStyle w:val="Hyperlnk"/>
                <w:noProof/>
                <w:highlight w:val="white"/>
              </w:rPr>
              <w:t>1.3.1.</w:t>
            </w:r>
            <w:r w:rsidR="00461860">
              <w:rPr>
                <w:rFonts w:asciiTheme="minorHAnsi" w:eastAsiaTheme="minorEastAsia" w:hAnsiTheme="minorHAnsi"/>
                <w:noProof/>
                <w:color w:val="auto"/>
                <w:lang w:val="sv-SE" w:eastAsia="sv-SE"/>
              </w:rPr>
              <w:tab/>
            </w:r>
            <w:r w:rsidR="00461860" w:rsidRPr="00CB763D">
              <w:rPr>
                <w:rStyle w:val="Hyperlnk"/>
                <w:noProof/>
                <w:highlight w:val="white"/>
              </w:rPr>
              <w:t>Generating the Assembly File</w:t>
            </w:r>
            <w:r w:rsidR="00461860">
              <w:rPr>
                <w:noProof/>
                <w:webHidden/>
              </w:rPr>
              <w:tab/>
            </w:r>
            <w:r w:rsidR="00461860">
              <w:rPr>
                <w:noProof/>
                <w:webHidden/>
              </w:rPr>
              <w:fldChar w:fldCharType="begin"/>
            </w:r>
            <w:r w:rsidR="00461860">
              <w:rPr>
                <w:noProof/>
                <w:webHidden/>
              </w:rPr>
              <w:instrText xml:space="preserve"> PAGEREF _Toc59126069 \h </w:instrText>
            </w:r>
            <w:r w:rsidR="00461860">
              <w:rPr>
                <w:noProof/>
                <w:webHidden/>
              </w:rPr>
            </w:r>
            <w:r w:rsidR="00461860">
              <w:rPr>
                <w:noProof/>
                <w:webHidden/>
              </w:rPr>
              <w:fldChar w:fldCharType="separate"/>
            </w:r>
            <w:r w:rsidR="00461860">
              <w:rPr>
                <w:noProof/>
                <w:webHidden/>
              </w:rPr>
              <w:t>17</w:t>
            </w:r>
            <w:r w:rsidR="00461860">
              <w:rPr>
                <w:noProof/>
                <w:webHidden/>
              </w:rPr>
              <w:fldChar w:fldCharType="end"/>
            </w:r>
          </w:hyperlink>
        </w:p>
        <w:p w14:paraId="7491BC2E" w14:textId="4CA7CCAF"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70" w:history="1">
            <w:r w:rsidR="00461860" w:rsidRPr="00CB763D">
              <w:rPr>
                <w:rStyle w:val="Hyperlnk"/>
                <w:noProof/>
                <w:highlight w:val="white"/>
              </w:rPr>
              <w:t>1.3.1.</w:t>
            </w:r>
            <w:r w:rsidR="00461860">
              <w:rPr>
                <w:rFonts w:asciiTheme="minorHAnsi" w:eastAsiaTheme="minorEastAsia" w:hAnsiTheme="minorHAnsi"/>
                <w:noProof/>
                <w:color w:val="auto"/>
                <w:lang w:val="sv-SE" w:eastAsia="sv-SE"/>
              </w:rPr>
              <w:tab/>
            </w:r>
            <w:r w:rsidR="00461860" w:rsidRPr="00CB763D">
              <w:rPr>
                <w:rStyle w:val="Hyperlnk"/>
                <w:noProof/>
                <w:highlight w:val="white"/>
              </w:rPr>
              <w:t>Generate the Make File</w:t>
            </w:r>
            <w:r w:rsidR="00461860">
              <w:rPr>
                <w:noProof/>
                <w:webHidden/>
              </w:rPr>
              <w:tab/>
            </w:r>
            <w:r w:rsidR="00461860">
              <w:rPr>
                <w:noProof/>
                <w:webHidden/>
              </w:rPr>
              <w:fldChar w:fldCharType="begin"/>
            </w:r>
            <w:r w:rsidR="00461860">
              <w:rPr>
                <w:noProof/>
                <w:webHidden/>
              </w:rPr>
              <w:instrText xml:space="preserve"> PAGEREF _Toc59126070 \h </w:instrText>
            </w:r>
            <w:r w:rsidR="00461860">
              <w:rPr>
                <w:noProof/>
                <w:webHidden/>
              </w:rPr>
            </w:r>
            <w:r w:rsidR="00461860">
              <w:rPr>
                <w:noProof/>
                <w:webHidden/>
              </w:rPr>
              <w:fldChar w:fldCharType="separate"/>
            </w:r>
            <w:r w:rsidR="00461860">
              <w:rPr>
                <w:noProof/>
                <w:webHidden/>
              </w:rPr>
              <w:t>20</w:t>
            </w:r>
            <w:r w:rsidR="00461860">
              <w:rPr>
                <w:noProof/>
                <w:webHidden/>
              </w:rPr>
              <w:fldChar w:fldCharType="end"/>
            </w:r>
          </w:hyperlink>
        </w:p>
        <w:p w14:paraId="15ED2CCC" w14:textId="1DD88DD2"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71" w:history="1">
            <w:r w:rsidR="00461860" w:rsidRPr="00CB763D">
              <w:rPr>
                <w:rStyle w:val="Hyperlnk"/>
                <w:noProof/>
                <w:highlight w:val="white"/>
              </w:rPr>
              <w:t>1.3.2.</w:t>
            </w:r>
            <w:r w:rsidR="00461860">
              <w:rPr>
                <w:rFonts w:asciiTheme="minorHAnsi" w:eastAsiaTheme="minorEastAsia" w:hAnsiTheme="minorHAnsi"/>
                <w:noProof/>
                <w:color w:val="auto"/>
                <w:lang w:val="sv-SE" w:eastAsia="sv-SE"/>
              </w:rPr>
              <w:tab/>
            </w:r>
            <w:r w:rsidR="00461860" w:rsidRPr="00CB763D">
              <w:rPr>
                <w:rStyle w:val="Hyperlnk"/>
                <w:noProof/>
                <w:highlight w:val="white"/>
              </w:rPr>
              <w:t>Is the Object File Fresh?</w:t>
            </w:r>
            <w:r w:rsidR="00461860">
              <w:rPr>
                <w:noProof/>
                <w:webHidden/>
              </w:rPr>
              <w:tab/>
            </w:r>
            <w:r w:rsidR="00461860">
              <w:rPr>
                <w:noProof/>
                <w:webHidden/>
              </w:rPr>
              <w:fldChar w:fldCharType="begin"/>
            </w:r>
            <w:r w:rsidR="00461860">
              <w:rPr>
                <w:noProof/>
                <w:webHidden/>
              </w:rPr>
              <w:instrText xml:space="preserve"> PAGEREF _Toc59126071 \h </w:instrText>
            </w:r>
            <w:r w:rsidR="00461860">
              <w:rPr>
                <w:noProof/>
                <w:webHidden/>
              </w:rPr>
            </w:r>
            <w:r w:rsidR="00461860">
              <w:rPr>
                <w:noProof/>
                <w:webHidden/>
              </w:rPr>
              <w:fldChar w:fldCharType="separate"/>
            </w:r>
            <w:r w:rsidR="00461860">
              <w:rPr>
                <w:noProof/>
                <w:webHidden/>
              </w:rPr>
              <w:t>22</w:t>
            </w:r>
            <w:r w:rsidR="00461860">
              <w:rPr>
                <w:noProof/>
                <w:webHidden/>
              </w:rPr>
              <w:fldChar w:fldCharType="end"/>
            </w:r>
          </w:hyperlink>
        </w:p>
        <w:p w14:paraId="46DC39CB" w14:textId="754102C2" w:rsidR="00461860" w:rsidRDefault="00DB06E7">
          <w:pPr>
            <w:pStyle w:val="Innehll1"/>
            <w:rPr>
              <w:rFonts w:asciiTheme="minorHAnsi" w:eastAsiaTheme="minorEastAsia" w:hAnsiTheme="minorHAnsi"/>
              <w:noProof/>
              <w:color w:val="auto"/>
              <w:lang w:val="sv-SE" w:eastAsia="sv-SE"/>
            </w:rPr>
          </w:pPr>
          <w:hyperlink w:anchor="_Toc59126072" w:history="1">
            <w:r w:rsidR="00461860" w:rsidRPr="00CB763D">
              <w:rPr>
                <w:rStyle w:val="Hyperlnk"/>
                <w:noProof/>
              </w:rPr>
              <w:t>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_Toc59126072 \h </w:instrText>
            </w:r>
            <w:r w:rsidR="00461860">
              <w:rPr>
                <w:noProof/>
                <w:webHidden/>
              </w:rPr>
            </w:r>
            <w:r w:rsidR="00461860">
              <w:rPr>
                <w:noProof/>
                <w:webHidden/>
              </w:rPr>
              <w:fldChar w:fldCharType="separate"/>
            </w:r>
            <w:r w:rsidR="00461860">
              <w:rPr>
                <w:noProof/>
                <w:webHidden/>
              </w:rPr>
              <w:t>25</w:t>
            </w:r>
            <w:r w:rsidR="00461860">
              <w:rPr>
                <w:noProof/>
                <w:webHidden/>
              </w:rPr>
              <w:fldChar w:fldCharType="end"/>
            </w:r>
          </w:hyperlink>
        </w:p>
        <w:p w14:paraId="09A1F69E" w14:textId="111E5664"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073" w:history="1">
            <w:r w:rsidR="00461860" w:rsidRPr="00CB763D">
              <w:rPr>
                <w:rStyle w:val="Hyperlnk"/>
                <w:noProof/>
              </w:rPr>
              <w:t>2.1.</w:t>
            </w:r>
            <w:r w:rsidR="00461860">
              <w:rPr>
                <w:rFonts w:asciiTheme="minorHAnsi" w:eastAsiaTheme="minorEastAsia" w:hAnsiTheme="minorHAnsi"/>
                <w:noProof/>
                <w:color w:val="auto"/>
                <w:lang w:val="sv-SE" w:eastAsia="sv-SE"/>
              </w:rPr>
              <w:tab/>
            </w:r>
            <w:r w:rsidR="00461860" w:rsidRPr="00CB763D">
              <w:rPr>
                <w:rStyle w:val="Hyperlnk"/>
                <w:noProof/>
              </w:rPr>
              <w:t>Slash Sequences</w:t>
            </w:r>
            <w:r w:rsidR="00461860">
              <w:rPr>
                <w:noProof/>
                <w:webHidden/>
              </w:rPr>
              <w:tab/>
            </w:r>
            <w:r w:rsidR="00461860">
              <w:rPr>
                <w:noProof/>
                <w:webHidden/>
              </w:rPr>
              <w:fldChar w:fldCharType="begin"/>
            </w:r>
            <w:r w:rsidR="00461860">
              <w:rPr>
                <w:noProof/>
                <w:webHidden/>
              </w:rPr>
              <w:instrText xml:space="preserve"> PAGEREF _Toc59126073 \h </w:instrText>
            </w:r>
            <w:r w:rsidR="00461860">
              <w:rPr>
                <w:noProof/>
                <w:webHidden/>
              </w:rPr>
            </w:r>
            <w:r w:rsidR="00461860">
              <w:rPr>
                <w:noProof/>
                <w:webHidden/>
              </w:rPr>
              <w:fldChar w:fldCharType="separate"/>
            </w:r>
            <w:r w:rsidR="00461860">
              <w:rPr>
                <w:noProof/>
                <w:webHidden/>
              </w:rPr>
              <w:t>25</w:t>
            </w:r>
            <w:r w:rsidR="00461860">
              <w:rPr>
                <w:noProof/>
                <w:webHidden/>
              </w:rPr>
              <w:fldChar w:fldCharType="end"/>
            </w:r>
          </w:hyperlink>
        </w:p>
        <w:p w14:paraId="257EC505" w14:textId="681315E1"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074" w:history="1">
            <w:r w:rsidR="00461860" w:rsidRPr="00CB763D">
              <w:rPr>
                <w:rStyle w:val="Hyperlnk"/>
                <w:noProof/>
              </w:rPr>
              <w:t>2.2.</w:t>
            </w:r>
            <w:r w:rsidR="00461860">
              <w:rPr>
                <w:rFonts w:asciiTheme="minorHAnsi" w:eastAsiaTheme="minorEastAsia" w:hAnsiTheme="minorHAnsi"/>
                <w:noProof/>
                <w:color w:val="auto"/>
                <w:lang w:val="sv-SE" w:eastAsia="sv-SE"/>
              </w:rPr>
              <w:tab/>
            </w:r>
            <w:r w:rsidR="00461860" w:rsidRPr="00CB763D">
              <w:rPr>
                <w:rStyle w:val="Hyperlnk"/>
                <w:noProof/>
              </w:rPr>
              <w:t>The typedef-name Problem</w:t>
            </w:r>
            <w:r w:rsidR="00461860">
              <w:rPr>
                <w:noProof/>
                <w:webHidden/>
              </w:rPr>
              <w:tab/>
            </w:r>
            <w:r w:rsidR="00461860">
              <w:rPr>
                <w:noProof/>
                <w:webHidden/>
              </w:rPr>
              <w:fldChar w:fldCharType="begin"/>
            </w:r>
            <w:r w:rsidR="00461860">
              <w:rPr>
                <w:noProof/>
                <w:webHidden/>
              </w:rPr>
              <w:instrText xml:space="preserve"> PAGEREF _Toc59126074 \h </w:instrText>
            </w:r>
            <w:r w:rsidR="00461860">
              <w:rPr>
                <w:noProof/>
                <w:webHidden/>
              </w:rPr>
            </w:r>
            <w:r w:rsidR="00461860">
              <w:rPr>
                <w:noProof/>
                <w:webHidden/>
              </w:rPr>
              <w:fldChar w:fldCharType="separate"/>
            </w:r>
            <w:r w:rsidR="00461860">
              <w:rPr>
                <w:noProof/>
                <w:webHidden/>
              </w:rPr>
              <w:t>27</w:t>
            </w:r>
            <w:r w:rsidR="00461860">
              <w:rPr>
                <w:noProof/>
                <w:webHidden/>
              </w:rPr>
              <w:fldChar w:fldCharType="end"/>
            </w:r>
          </w:hyperlink>
        </w:p>
        <w:p w14:paraId="0B591E72" w14:textId="0CC483D2"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075" w:history="1">
            <w:r w:rsidR="00461860" w:rsidRPr="00CB763D">
              <w:rPr>
                <w:rStyle w:val="Hyperlnk"/>
                <w:noProof/>
              </w:rPr>
              <w:t>2.3.</w:t>
            </w:r>
            <w:r w:rsidR="00461860">
              <w:rPr>
                <w:rFonts w:asciiTheme="minorHAnsi" w:eastAsiaTheme="minorEastAsia" w:hAnsiTheme="minorHAnsi"/>
                <w:noProof/>
                <w:color w:val="auto"/>
                <w:lang w:val="sv-SE" w:eastAsia="sv-SE"/>
              </w:rPr>
              <w:tab/>
            </w:r>
            <w:r w:rsidR="00461860" w:rsidRPr="00CB763D">
              <w:rPr>
                <w:rStyle w:val="Hyperlnk"/>
                <w:noProof/>
              </w:rPr>
              <w:t>The Scanner</w:t>
            </w:r>
            <w:r w:rsidR="00461860">
              <w:rPr>
                <w:noProof/>
                <w:webHidden/>
              </w:rPr>
              <w:tab/>
            </w:r>
            <w:r w:rsidR="00461860">
              <w:rPr>
                <w:noProof/>
                <w:webHidden/>
              </w:rPr>
              <w:fldChar w:fldCharType="begin"/>
            </w:r>
            <w:r w:rsidR="00461860">
              <w:rPr>
                <w:noProof/>
                <w:webHidden/>
              </w:rPr>
              <w:instrText xml:space="preserve"> PAGEREF _Toc59126075 \h </w:instrText>
            </w:r>
            <w:r w:rsidR="00461860">
              <w:rPr>
                <w:noProof/>
                <w:webHidden/>
              </w:rPr>
            </w:r>
            <w:r w:rsidR="00461860">
              <w:rPr>
                <w:noProof/>
                <w:webHidden/>
              </w:rPr>
              <w:fldChar w:fldCharType="separate"/>
            </w:r>
            <w:r w:rsidR="00461860">
              <w:rPr>
                <w:noProof/>
                <w:webHidden/>
              </w:rPr>
              <w:t>28</w:t>
            </w:r>
            <w:r w:rsidR="00461860">
              <w:rPr>
                <w:noProof/>
                <w:webHidden/>
              </w:rPr>
              <w:fldChar w:fldCharType="end"/>
            </w:r>
          </w:hyperlink>
        </w:p>
        <w:p w14:paraId="74F1B5C8" w14:textId="1B2628F9" w:rsidR="00461860" w:rsidRDefault="00DB06E7">
          <w:pPr>
            <w:pStyle w:val="Innehll1"/>
            <w:rPr>
              <w:rFonts w:asciiTheme="minorHAnsi" w:eastAsiaTheme="minorEastAsia" w:hAnsiTheme="minorHAnsi"/>
              <w:noProof/>
              <w:color w:val="auto"/>
              <w:lang w:val="sv-SE" w:eastAsia="sv-SE"/>
            </w:rPr>
          </w:pPr>
          <w:hyperlink w:anchor="_Toc59126076" w:history="1">
            <w:r w:rsidR="00461860" w:rsidRPr="00CB763D">
              <w:rPr>
                <w:rStyle w:val="Hyperlnk"/>
                <w:noProof/>
              </w:rPr>
              <w:t>3.</w:t>
            </w:r>
            <w:r w:rsidR="00461860">
              <w:rPr>
                <w:rFonts w:asciiTheme="minorHAnsi" w:eastAsiaTheme="minorEastAsia" w:hAnsiTheme="minorHAnsi"/>
                <w:noProof/>
                <w:color w:val="auto"/>
                <w:lang w:val="sv-SE" w:eastAsia="sv-SE"/>
              </w:rPr>
              <w:tab/>
            </w:r>
            <w:r w:rsidR="00461860" w:rsidRPr="00CB763D">
              <w:rPr>
                <w:rStyle w:val="Hyperlnk"/>
                <w:noProof/>
              </w:rPr>
              <w:t>Parsing</w:t>
            </w:r>
            <w:r w:rsidR="00461860">
              <w:rPr>
                <w:noProof/>
                <w:webHidden/>
              </w:rPr>
              <w:tab/>
            </w:r>
            <w:r w:rsidR="00461860">
              <w:rPr>
                <w:noProof/>
                <w:webHidden/>
              </w:rPr>
              <w:fldChar w:fldCharType="begin"/>
            </w:r>
            <w:r w:rsidR="00461860">
              <w:rPr>
                <w:noProof/>
                <w:webHidden/>
              </w:rPr>
              <w:instrText xml:space="preserve"> PAGEREF _Toc59126076 \h </w:instrText>
            </w:r>
            <w:r w:rsidR="00461860">
              <w:rPr>
                <w:noProof/>
                <w:webHidden/>
              </w:rPr>
            </w:r>
            <w:r w:rsidR="00461860">
              <w:rPr>
                <w:noProof/>
                <w:webHidden/>
              </w:rPr>
              <w:fldChar w:fldCharType="separate"/>
            </w:r>
            <w:r w:rsidR="00461860">
              <w:rPr>
                <w:noProof/>
                <w:webHidden/>
              </w:rPr>
              <w:t>36</w:t>
            </w:r>
            <w:r w:rsidR="00461860">
              <w:rPr>
                <w:noProof/>
                <w:webHidden/>
              </w:rPr>
              <w:fldChar w:fldCharType="end"/>
            </w:r>
          </w:hyperlink>
        </w:p>
        <w:p w14:paraId="77D7A699" w14:textId="0E724D5E"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077" w:history="1">
            <w:r w:rsidR="00461860" w:rsidRPr="00CB763D">
              <w:rPr>
                <w:rStyle w:val="Hyperlnk"/>
                <w:noProof/>
              </w:rPr>
              <w:t>3.1.</w:t>
            </w:r>
            <w:r w:rsidR="00461860">
              <w:rPr>
                <w:rFonts w:asciiTheme="minorHAnsi" w:eastAsiaTheme="minorEastAsia" w:hAnsiTheme="minorHAnsi"/>
                <w:noProof/>
                <w:color w:val="auto"/>
                <w:lang w:val="sv-SE" w:eastAsia="sv-SE"/>
              </w:rPr>
              <w:tab/>
            </w:r>
            <w:r w:rsidR="00461860" w:rsidRPr="00CB763D">
              <w:rPr>
                <w:rStyle w:val="Hyperlnk"/>
                <w:noProof/>
              </w:rPr>
              <w:t>The MiddleOperator Enumeration</w:t>
            </w:r>
            <w:r w:rsidR="00461860">
              <w:rPr>
                <w:noProof/>
                <w:webHidden/>
              </w:rPr>
              <w:tab/>
            </w:r>
            <w:r w:rsidR="00461860">
              <w:rPr>
                <w:noProof/>
                <w:webHidden/>
              </w:rPr>
              <w:fldChar w:fldCharType="begin"/>
            </w:r>
            <w:r w:rsidR="00461860">
              <w:rPr>
                <w:noProof/>
                <w:webHidden/>
              </w:rPr>
              <w:instrText xml:space="preserve"> PAGEREF _Toc59126077 \h </w:instrText>
            </w:r>
            <w:r w:rsidR="00461860">
              <w:rPr>
                <w:noProof/>
                <w:webHidden/>
              </w:rPr>
            </w:r>
            <w:r w:rsidR="00461860">
              <w:rPr>
                <w:noProof/>
                <w:webHidden/>
              </w:rPr>
              <w:fldChar w:fldCharType="separate"/>
            </w:r>
            <w:r w:rsidR="00461860">
              <w:rPr>
                <w:noProof/>
                <w:webHidden/>
              </w:rPr>
              <w:t>36</w:t>
            </w:r>
            <w:r w:rsidR="00461860">
              <w:rPr>
                <w:noProof/>
                <w:webHidden/>
              </w:rPr>
              <w:fldChar w:fldCharType="end"/>
            </w:r>
          </w:hyperlink>
        </w:p>
        <w:p w14:paraId="271F3FFB" w14:textId="50E22D60"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078" w:history="1">
            <w:r w:rsidR="00461860" w:rsidRPr="00CB763D">
              <w:rPr>
                <w:rStyle w:val="Hyperlnk"/>
                <w:noProof/>
              </w:rPr>
              <w:t>3.2.</w:t>
            </w:r>
            <w:r w:rsidR="00461860">
              <w:rPr>
                <w:rFonts w:asciiTheme="minorHAnsi" w:eastAsiaTheme="minorEastAsia" w:hAnsiTheme="minorHAnsi"/>
                <w:noProof/>
                <w:color w:val="auto"/>
                <w:lang w:val="sv-SE" w:eastAsia="sv-SE"/>
              </w:rPr>
              <w:tab/>
            </w:r>
            <w:r w:rsidR="00461860" w:rsidRPr="00CB763D">
              <w:rPr>
                <w:rStyle w:val="Hyperlnk"/>
                <w:noProof/>
              </w:rPr>
              <w:t>Declarations</w:t>
            </w:r>
            <w:r w:rsidR="00461860">
              <w:rPr>
                <w:noProof/>
                <w:webHidden/>
              </w:rPr>
              <w:tab/>
            </w:r>
            <w:r w:rsidR="00461860">
              <w:rPr>
                <w:noProof/>
                <w:webHidden/>
              </w:rPr>
              <w:fldChar w:fldCharType="begin"/>
            </w:r>
            <w:r w:rsidR="00461860">
              <w:rPr>
                <w:noProof/>
                <w:webHidden/>
              </w:rPr>
              <w:instrText xml:space="preserve"> PAGEREF _Toc59126078 \h </w:instrText>
            </w:r>
            <w:r w:rsidR="00461860">
              <w:rPr>
                <w:noProof/>
                <w:webHidden/>
              </w:rPr>
            </w:r>
            <w:r w:rsidR="00461860">
              <w:rPr>
                <w:noProof/>
                <w:webHidden/>
              </w:rPr>
              <w:fldChar w:fldCharType="separate"/>
            </w:r>
            <w:r w:rsidR="00461860">
              <w:rPr>
                <w:noProof/>
                <w:webHidden/>
              </w:rPr>
              <w:t>39</w:t>
            </w:r>
            <w:r w:rsidR="00461860">
              <w:rPr>
                <w:noProof/>
                <w:webHidden/>
              </w:rPr>
              <w:fldChar w:fldCharType="end"/>
            </w:r>
          </w:hyperlink>
        </w:p>
        <w:p w14:paraId="74E65885" w14:textId="14C4E11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79" w:history="1">
            <w:r w:rsidR="00461860" w:rsidRPr="00CB763D">
              <w:rPr>
                <w:rStyle w:val="Hyperlnk"/>
                <w:noProof/>
              </w:rPr>
              <w:t>3.2.1.</w:t>
            </w:r>
            <w:r w:rsidR="00461860">
              <w:rPr>
                <w:rFonts w:asciiTheme="minorHAnsi" w:eastAsiaTheme="minorEastAsia" w:hAnsiTheme="minorHAnsi"/>
                <w:noProof/>
                <w:color w:val="auto"/>
                <w:lang w:val="sv-SE" w:eastAsia="sv-SE"/>
              </w:rPr>
              <w:tab/>
            </w:r>
            <w:r w:rsidR="00461860" w:rsidRPr="00CB763D">
              <w:rPr>
                <w:rStyle w:val="Hyperlnk"/>
                <w:noProof/>
              </w:rPr>
              <w:t>Function Definition</w:t>
            </w:r>
            <w:r w:rsidR="00461860">
              <w:rPr>
                <w:noProof/>
                <w:webHidden/>
              </w:rPr>
              <w:tab/>
            </w:r>
            <w:r w:rsidR="00461860">
              <w:rPr>
                <w:noProof/>
                <w:webHidden/>
              </w:rPr>
              <w:fldChar w:fldCharType="begin"/>
            </w:r>
            <w:r w:rsidR="00461860">
              <w:rPr>
                <w:noProof/>
                <w:webHidden/>
              </w:rPr>
              <w:instrText xml:space="preserve"> PAGEREF _Toc59126079 \h </w:instrText>
            </w:r>
            <w:r w:rsidR="00461860">
              <w:rPr>
                <w:noProof/>
                <w:webHidden/>
              </w:rPr>
            </w:r>
            <w:r w:rsidR="00461860">
              <w:rPr>
                <w:noProof/>
                <w:webHidden/>
              </w:rPr>
              <w:fldChar w:fldCharType="separate"/>
            </w:r>
            <w:r w:rsidR="00461860">
              <w:rPr>
                <w:noProof/>
                <w:webHidden/>
              </w:rPr>
              <w:t>40</w:t>
            </w:r>
            <w:r w:rsidR="00461860">
              <w:rPr>
                <w:noProof/>
                <w:webHidden/>
              </w:rPr>
              <w:fldChar w:fldCharType="end"/>
            </w:r>
          </w:hyperlink>
        </w:p>
        <w:p w14:paraId="43DEEC70" w14:textId="583EA7D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80" w:history="1">
            <w:r w:rsidR="00461860" w:rsidRPr="00CB763D">
              <w:rPr>
                <w:rStyle w:val="Hyperlnk"/>
                <w:noProof/>
                <w:highlight w:val="white"/>
              </w:rPr>
              <w:t>3.2.2.</w:t>
            </w:r>
            <w:r w:rsidR="00461860">
              <w:rPr>
                <w:rFonts w:asciiTheme="minorHAnsi" w:eastAsiaTheme="minorEastAsia" w:hAnsiTheme="minorHAnsi"/>
                <w:noProof/>
                <w:color w:val="auto"/>
                <w:lang w:val="sv-SE" w:eastAsia="sv-SE"/>
              </w:rPr>
              <w:tab/>
            </w:r>
            <w:r w:rsidR="00461860" w:rsidRPr="00CB763D">
              <w:rPr>
                <w:rStyle w:val="Hyperlnk"/>
                <w:noProof/>
                <w:highlight w:val="white"/>
              </w:rPr>
              <w:t>Specifier List</w:t>
            </w:r>
            <w:r w:rsidR="00461860">
              <w:rPr>
                <w:noProof/>
                <w:webHidden/>
              </w:rPr>
              <w:tab/>
            </w:r>
            <w:r w:rsidR="00461860">
              <w:rPr>
                <w:noProof/>
                <w:webHidden/>
              </w:rPr>
              <w:fldChar w:fldCharType="begin"/>
            </w:r>
            <w:r w:rsidR="00461860">
              <w:rPr>
                <w:noProof/>
                <w:webHidden/>
              </w:rPr>
              <w:instrText xml:space="preserve"> PAGEREF _Toc59126080 \h </w:instrText>
            </w:r>
            <w:r w:rsidR="00461860">
              <w:rPr>
                <w:noProof/>
                <w:webHidden/>
              </w:rPr>
            </w:r>
            <w:r w:rsidR="00461860">
              <w:rPr>
                <w:noProof/>
                <w:webHidden/>
              </w:rPr>
              <w:fldChar w:fldCharType="separate"/>
            </w:r>
            <w:r w:rsidR="00461860">
              <w:rPr>
                <w:noProof/>
                <w:webHidden/>
              </w:rPr>
              <w:t>41</w:t>
            </w:r>
            <w:r w:rsidR="00461860">
              <w:rPr>
                <w:noProof/>
                <w:webHidden/>
              </w:rPr>
              <w:fldChar w:fldCharType="end"/>
            </w:r>
          </w:hyperlink>
        </w:p>
        <w:p w14:paraId="5A2163EC" w14:textId="557F0D42"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81" w:history="1">
            <w:r w:rsidR="00461860" w:rsidRPr="00CB763D">
              <w:rPr>
                <w:rStyle w:val="Hyperlnk"/>
                <w:noProof/>
                <w:highlight w:val="white"/>
              </w:rPr>
              <w:t>3.2.3.</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Structs and Unions</w:t>
            </w:r>
            <w:r w:rsidR="00461860">
              <w:rPr>
                <w:noProof/>
                <w:webHidden/>
              </w:rPr>
              <w:tab/>
            </w:r>
            <w:r w:rsidR="00461860">
              <w:rPr>
                <w:noProof/>
                <w:webHidden/>
              </w:rPr>
              <w:fldChar w:fldCharType="begin"/>
            </w:r>
            <w:r w:rsidR="00461860">
              <w:rPr>
                <w:noProof/>
                <w:webHidden/>
              </w:rPr>
              <w:instrText xml:space="preserve"> PAGEREF _Toc59126081 \h </w:instrText>
            </w:r>
            <w:r w:rsidR="00461860">
              <w:rPr>
                <w:noProof/>
                <w:webHidden/>
              </w:rPr>
            </w:r>
            <w:r w:rsidR="00461860">
              <w:rPr>
                <w:noProof/>
                <w:webHidden/>
              </w:rPr>
              <w:fldChar w:fldCharType="separate"/>
            </w:r>
            <w:r w:rsidR="00461860">
              <w:rPr>
                <w:noProof/>
                <w:webHidden/>
              </w:rPr>
              <w:t>42</w:t>
            </w:r>
            <w:r w:rsidR="00461860">
              <w:rPr>
                <w:noProof/>
                <w:webHidden/>
              </w:rPr>
              <w:fldChar w:fldCharType="end"/>
            </w:r>
          </w:hyperlink>
        </w:p>
        <w:p w14:paraId="4E032967" w14:textId="614301B7"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82" w:history="1">
            <w:r w:rsidR="00461860" w:rsidRPr="00CB763D">
              <w:rPr>
                <w:rStyle w:val="Hyperlnk"/>
                <w:noProof/>
                <w:highlight w:val="white"/>
              </w:rPr>
              <w:t>3.2.4.</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w:t>
            </w:r>
            <w:r w:rsidR="00461860">
              <w:rPr>
                <w:noProof/>
                <w:webHidden/>
              </w:rPr>
              <w:tab/>
            </w:r>
            <w:r w:rsidR="00461860">
              <w:rPr>
                <w:noProof/>
                <w:webHidden/>
              </w:rPr>
              <w:fldChar w:fldCharType="begin"/>
            </w:r>
            <w:r w:rsidR="00461860">
              <w:rPr>
                <w:noProof/>
                <w:webHidden/>
              </w:rPr>
              <w:instrText xml:space="preserve"> PAGEREF _Toc59126082 \h </w:instrText>
            </w:r>
            <w:r w:rsidR="00461860">
              <w:rPr>
                <w:noProof/>
                <w:webHidden/>
              </w:rPr>
            </w:r>
            <w:r w:rsidR="00461860">
              <w:rPr>
                <w:noProof/>
                <w:webHidden/>
              </w:rPr>
              <w:fldChar w:fldCharType="separate"/>
            </w:r>
            <w:r w:rsidR="00461860">
              <w:rPr>
                <w:noProof/>
                <w:webHidden/>
              </w:rPr>
              <w:t>43</w:t>
            </w:r>
            <w:r w:rsidR="00461860">
              <w:rPr>
                <w:noProof/>
                <w:webHidden/>
              </w:rPr>
              <w:fldChar w:fldCharType="end"/>
            </w:r>
          </w:hyperlink>
        </w:p>
        <w:p w14:paraId="6A5837FF" w14:textId="61A37B7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83" w:history="1">
            <w:r w:rsidR="00461860" w:rsidRPr="00CB763D">
              <w:rPr>
                <w:rStyle w:val="Hyperlnk"/>
                <w:noProof/>
                <w:highlight w:val="white"/>
              </w:rPr>
              <w:t>3.2.5.</w:t>
            </w:r>
            <w:r w:rsidR="00461860">
              <w:rPr>
                <w:rFonts w:asciiTheme="minorHAnsi" w:eastAsiaTheme="minorEastAsia" w:hAnsiTheme="minorHAnsi"/>
                <w:noProof/>
                <w:color w:val="auto"/>
                <w:lang w:val="sv-SE" w:eastAsia="sv-SE"/>
              </w:rPr>
              <w:tab/>
            </w:r>
            <w:r w:rsidR="00461860" w:rsidRPr="00CB763D">
              <w:rPr>
                <w:rStyle w:val="Hyperlnk"/>
                <w:noProof/>
                <w:highlight w:val="white"/>
              </w:rPr>
              <w:t>Declarators</w:t>
            </w:r>
            <w:r w:rsidR="00461860">
              <w:rPr>
                <w:noProof/>
                <w:webHidden/>
              </w:rPr>
              <w:tab/>
            </w:r>
            <w:r w:rsidR="00461860">
              <w:rPr>
                <w:noProof/>
                <w:webHidden/>
              </w:rPr>
              <w:fldChar w:fldCharType="begin"/>
            </w:r>
            <w:r w:rsidR="00461860">
              <w:rPr>
                <w:noProof/>
                <w:webHidden/>
              </w:rPr>
              <w:instrText xml:space="preserve"> PAGEREF _Toc59126083 \h </w:instrText>
            </w:r>
            <w:r w:rsidR="00461860">
              <w:rPr>
                <w:noProof/>
                <w:webHidden/>
              </w:rPr>
            </w:r>
            <w:r w:rsidR="00461860">
              <w:rPr>
                <w:noProof/>
                <w:webHidden/>
              </w:rPr>
              <w:fldChar w:fldCharType="separate"/>
            </w:r>
            <w:r w:rsidR="00461860">
              <w:rPr>
                <w:noProof/>
                <w:webHidden/>
              </w:rPr>
              <w:t>45</w:t>
            </w:r>
            <w:r w:rsidR="00461860">
              <w:rPr>
                <w:noProof/>
                <w:webHidden/>
              </w:rPr>
              <w:fldChar w:fldCharType="end"/>
            </w:r>
          </w:hyperlink>
        </w:p>
        <w:p w14:paraId="55691AD6" w14:textId="05016AFF"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84" w:history="1">
            <w:r w:rsidR="00461860" w:rsidRPr="00CB763D">
              <w:rPr>
                <w:rStyle w:val="Hyperlnk"/>
                <w:noProof/>
                <w:highlight w:val="white"/>
              </w:rPr>
              <w:t>3.2.6.</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 Declarators</w:t>
            </w:r>
            <w:r w:rsidR="00461860">
              <w:rPr>
                <w:noProof/>
                <w:webHidden/>
              </w:rPr>
              <w:tab/>
            </w:r>
            <w:r w:rsidR="00461860">
              <w:rPr>
                <w:noProof/>
                <w:webHidden/>
              </w:rPr>
              <w:fldChar w:fldCharType="begin"/>
            </w:r>
            <w:r w:rsidR="00461860">
              <w:rPr>
                <w:noProof/>
                <w:webHidden/>
              </w:rPr>
              <w:instrText xml:space="preserve"> PAGEREF _Toc59126084 \h </w:instrText>
            </w:r>
            <w:r w:rsidR="00461860">
              <w:rPr>
                <w:noProof/>
                <w:webHidden/>
              </w:rPr>
            </w:r>
            <w:r w:rsidR="00461860">
              <w:rPr>
                <w:noProof/>
                <w:webHidden/>
              </w:rPr>
              <w:fldChar w:fldCharType="separate"/>
            </w:r>
            <w:r w:rsidR="00461860">
              <w:rPr>
                <w:noProof/>
                <w:webHidden/>
              </w:rPr>
              <w:t>45</w:t>
            </w:r>
            <w:r w:rsidR="00461860">
              <w:rPr>
                <w:noProof/>
                <w:webHidden/>
              </w:rPr>
              <w:fldChar w:fldCharType="end"/>
            </w:r>
          </w:hyperlink>
        </w:p>
        <w:p w14:paraId="3C375E7B" w14:textId="6ADB8F6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85" w:history="1">
            <w:r w:rsidR="00461860" w:rsidRPr="00CB763D">
              <w:rPr>
                <w:rStyle w:val="Hyperlnk"/>
                <w:noProof/>
                <w:highlight w:val="white"/>
              </w:rPr>
              <w:t>3.2.7.</w:t>
            </w:r>
            <w:r w:rsidR="00461860">
              <w:rPr>
                <w:rFonts w:asciiTheme="minorHAnsi" w:eastAsiaTheme="minorEastAsia" w:hAnsiTheme="minorHAnsi"/>
                <w:noProof/>
                <w:color w:val="auto"/>
                <w:lang w:val="sv-SE" w:eastAsia="sv-SE"/>
              </w:rPr>
              <w:tab/>
            </w:r>
            <w:r w:rsidR="00461860" w:rsidRPr="00CB763D">
              <w:rPr>
                <w:rStyle w:val="Hyperlnk"/>
                <w:noProof/>
                <w:highlight w:val="white"/>
              </w:rPr>
              <w:t>Direct Declarator</w:t>
            </w:r>
            <w:r w:rsidR="00461860">
              <w:rPr>
                <w:noProof/>
                <w:webHidden/>
              </w:rPr>
              <w:tab/>
            </w:r>
            <w:r w:rsidR="00461860">
              <w:rPr>
                <w:noProof/>
                <w:webHidden/>
              </w:rPr>
              <w:fldChar w:fldCharType="begin"/>
            </w:r>
            <w:r w:rsidR="00461860">
              <w:rPr>
                <w:noProof/>
                <w:webHidden/>
              </w:rPr>
              <w:instrText xml:space="preserve"> PAGEREF _Toc59126085 \h </w:instrText>
            </w:r>
            <w:r w:rsidR="00461860">
              <w:rPr>
                <w:noProof/>
                <w:webHidden/>
              </w:rPr>
            </w:r>
            <w:r w:rsidR="00461860">
              <w:rPr>
                <w:noProof/>
                <w:webHidden/>
              </w:rPr>
              <w:fldChar w:fldCharType="separate"/>
            </w:r>
            <w:r w:rsidR="00461860">
              <w:rPr>
                <w:noProof/>
                <w:webHidden/>
              </w:rPr>
              <w:t>46</w:t>
            </w:r>
            <w:r w:rsidR="00461860">
              <w:rPr>
                <w:noProof/>
                <w:webHidden/>
              </w:rPr>
              <w:fldChar w:fldCharType="end"/>
            </w:r>
          </w:hyperlink>
        </w:p>
        <w:p w14:paraId="33306D40" w14:textId="550803F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86" w:history="1">
            <w:r w:rsidR="00461860" w:rsidRPr="00CB763D">
              <w:rPr>
                <w:rStyle w:val="Hyperlnk"/>
                <w:noProof/>
                <w:highlight w:val="white"/>
              </w:rPr>
              <w:t>3.2.8.</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w:t>
            </w:r>
            <w:r w:rsidR="00461860">
              <w:rPr>
                <w:noProof/>
                <w:webHidden/>
              </w:rPr>
              <w:tab/>
            </w:r>
            <w:r w:rsidR="00461860">
              <w:rPr>
                <w:noProof/>
                <w:webHidden/>
              </w:rPr>
              <w:fldChar w:fldCharType="begin"/>
            </w:r>
            <w:r w:rsidR="00461860">
              <w:rPr>
                <w:noProof/>
                <w:webHidden/>
              </w:rPr>
              <w:instrText xml:space="preserve"> PAGEREF _Toc59126086 \h </w:instrText>
            </w:r>
            <w:r w:rsidR="00461860">
              <w:rPr>
                <w:noProof/>
                <w:webHidden/>
              </w:rPr>
            </w:r>
            <w:r w:rsidR="00461860">
              <w:rPr>
                <w:noProof/>
                <w:webHidden/>
              </w:rPr>
              <w:fldChar w:fldCharType="separate"/>
            </w:r>
            <w:r w:rsidR="00461860">
              <w:rPr>
                <w:noProof/>
                <w:webHidden/>
              </w:rPr>
              <w:t>48</w:t>
            </w:r>
            <w:r w:rsidR="00461860">
              <w:rPr>
                <w:noProof/>
                <w:webHidden/>
              </w:rPr>
              <w:fldChar w:fldCharType="end"/>
            </w:r>
          </w:hyperlink>
        </w:p>
        <w:p w14:paraId="63DBFE8C" w14:textId="0E91561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87" w:history="1">
            <w:r w:rsidR="00461860" w:rsidRPr="00CB763D">
              <w:rPr>
                <w:rStyle w:val="Hyperlnk"/>
                <w:noProof/>
                <w:highlight w:val="white"/>
              </w:rPr>
              <w:t>3.2.9.</w:t>
            </w:r>
            <w:r w:rsidR="00461860">
              <w:rPr>
                <w:rFonts w:asciiTheme="minorHAnsi" w:eastAsiaTheme="minorEastAsia" w:hAnsiTheme="minorHAnsi"/>
                <w:noProof/>
                <w:color w:val="auto"/>
                <w:lang w:val="sv-SE" w:eastAsia="sv-SE"/>
              </w:rPr>
              <w:tab/>
            </w:r>
            <w:r w:rsidR="00461860" w:rsidRPr="00CB763D">
              <w:rPr>
                <w:rStyle w:val="Hyperlnk"/>
                <w:noProof/>
                <w:highlight w:val="white"/>
              </w:rPr>
              <w:t>Abstract Declarator</w:t>
            </w:r>
            <w:r w:rsidR="00461860">
              <w:rPr>
                <w:noProof/>
                <w:webHidden/>
              </w:rPr>
              <w:tab/>
            </w:r>
            <w:r w:rsidR="00461860">
              <w:rPr>
                <w:noProof/>
                <w:webHidden/>
              </w:rPr>
              <w:fldChar w:fldCharType="begin"/>
            </w:r>
            <w:r w:rsidR="00461860">
              <w:rPr>
                <w:noProof/>
                <w:webHidden/>
              </w:rPr>
              <w:instrText xml:space="preserve"> PAGEREF _Toc59126087 \h </w:instrText>
            </w:r>
            <w:r w:rsidR="00461860">
              <w:rPr>
                <w:noProof/>
                <w:webHidden/>
              </w:rPr>
            </w:r>
            <w:r w:rsidR="00461860">
              <w:rPr>
                <w:noProof/>
                <w:webHidden/>
              </w:rPr>
              <w:fldChar w:fldCharType="separate"/>
            </w:r>
            <w:r w:rsidR="00461860">
              <w:rPr>
                <w:noProof/>
                <w:webHidden/>
              </w:rPr>
              <w:t>49</w:t>
            </w:r>
            <w:r w:rsidR="00461860">
              <w:rPr>
                <w:noProof/>
                <w:webHidden/>
              </w:rPr>
              <w:fldChar w:fldCharType="end"/>
            </w:r>
          </w:hyperlink>
        </w:p>
        <w:p w14:paraId="09C139F2" w14:textId="5A974C58"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088" w:history="1">
            <w:r w:rsidR="00461860" w:rsidRPr="00CB763D">
              <w:rPr>
                <w:rStyle w:val="Hyperlnk"/>
                <w:noProof/>
                <w:highlight w:val="white"/>
              </w:rPr>
              <w:t>3.3.</w:t>
            </w:r>
            <w:r w:rsidR="00461860">
              <w:rPr>
                <w:rFonts w:asciiTheme="minorHAnsi" w:eastAsiaTheme="minorEastAsia" w:hAnsiTheme="minorHAnsi"/>
                <w:noProof/>
                <w:color w:val="auto"/>
                <w:lang w:val="sv-SE" w:eastAsia="sv-SE"/>
              </w:rPr>
              <w:tab/>
            </w:r>
            <w:r w:rsidR="00461860" w:rsidRPr="00CB763D">
              <w:rPr>
                <w:rStyle w:val="Hyperlnk"/>
                <w:noProof/>
                <w:highlight w:val="white"/>
              </w:rPr>
              <w:t>Statements</w:t>
            </w:r>
            <w:r w:rsidR="00461860">
              <w:rPr>
                <w:noProof/>
                <w:webHidden/>
              </w:rPr>
              <w:tab/>
            </w:r>
            <w:r w:rsidR="00461860">
              <w:rPr>
                <w:noProof/>
                <w:webHidden/>
              </w:rPr>
              <w:fldChar w:fldCharType="begin"/>
            </w:r>
            <w:r w:rsidR="00461860">
              <w:rPr>
                <w:noProof/>
                <w:webHidden/>
              </w:rPr>
              <w:instrText xml:space="preserve"> PAGEREF _Toc59126088 \h </w:instrText>
            </w:r>
            <w:r w:rsidR="00461860">
              <w:rPr>
                <w:noProof/>
                <w:webHidden/>
              </w:rPr>
            </w:r>
            <w:r w:rsidR="00461860">
              <w:rPr>
                <w:noProof/>
                <w:webHidden/>
              </w:rPr>
              <w:fldChar w:fldCharType="separate"/>
            </w:r>
            <w:r w:rsidR="00461860">
              <w:rPr>
                <w:noProof/>
                <w:webHidden/>
              </w:rPr>
              <w:t>49</w:t>
            </w:r>
            <w:r w:rsidR="00461860">
              <w:rPr>
                <w:noProof/>
                <w:webHidden/>
              </w:rPr>
              <w:fldChar w:fldCharType="end"/>
            </w:r>
          </w:hyperlink>
        </w:p>
        <w:p w14:paraId="54D8C0C5" w14:textId="301E84F8"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89"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if-else Problem</w:t>
            </w:r>
            <w:r w:rsidR="00461860">
              <w:rPr>
                <w:noProof/>
                <w:webHidden/>
              </w:rPr>
              <w:tab/>
            </w:r>
            <w:r w:rsidR="00461860">
              <w:rPr>
                <w:noProof/>
                <w:webHidden/>
              </w:rPr>
              <w:fldChar w:fldCharType="begin"/>
            </w:r>
            <w:r w:rsidR="00461860">
              <w:rPr>
                <w:noProof/>
                <w:webHidden/>
              </w:rPr>
              <w:instrText xml:space="preserve"> PAGEREF _Toc59126089 \h </w:instrText>
            </w:r>
            <w:r w:rsidR="00461860">
              <w:rPr>
                <w:noProof/>
                <w:webHidden/>
              </w:rPr>
            </w:r>
            <w:r w:rsidR="00461860">
              <w:rPr>
                <w:noProof/>
                <w:webHidden/>
              </w:rPr>
              <w:fldChar w:fldCharType="separate"/>
            </w:r>
            <w:r w:rsidR="00461860">
              <w:rPr>
                <w:noProof/>
                <w:webHidden/>
              </w:rPr>
              <w:t>50</w:t>
            </w:r>
            <w:r w:rsidR="00461860">
              <w:rPr>
                <w:noProof/>
                <w:webHidden/>
              </w:rPr>
              <w:fldChar w:fldCharType="end"/>
            </w:r>
          </w:hyperlink>
        </w:p>
        <w:p w14:paraId="1A6826D3" w14:textId="736A0D73"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90"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Forward-Jump Problem (Backpatching)</w:t>
            </w:r>
            <w:r w:rsidR="00461860">
              <w:rPr>
                <w:noProof/>
                <w:webHidden/>
              </w:rPr>
              <w:tab/>
            </w:r>
            <w:r w:rsidR="00461860">
              <w:rPr>
                <w:noProof/>
                <w:webHidden/>
              </w:rPr>
              <w:fldChar w:fldCharType="begin"/>
            </w:r>
            <w:r w:rsidR="00461860">
              <w:rPr>
                <w:noProof/>
                <w:webHidden/>
              </w:rPr>
              <w:instrText xml:space="preserve"> PAGEREF _Toc59126090 \h </w:instrText>
            </w:r>
            <w:r w:rsidR="00461860">
              <w:rPr>
                <w:noProof/>
                <w:webHidden/>
              </w:rPr>
            </w:r>
            <w:r w:rsidR="00461860">
              <w:rPr>
                <w:noProof/>
                <w:webHidden/>
              </w:rPr>
              <w:fldChar w:fldCharType="separate"/>
            </w:r>
            <w:r w:rsidR="00461860">
              <w:rPr>
                <w:noProof/>
                <w:webHidden/>
              </w:rPr>
              <w:t>51</w:t>
            </w:r>
            <w:r w:rsidR="00461860">
              <w:rPr>
                <w:noProof/>
                <w:webHidden/>
              </w:rPr>
              <w:fldChar w:fldCharType="end"/>
            </w:r>
          </w:hyperlink>
        </w:p>
        <w:p w14:paraId="28A63DA7" w14:textId="019932A4"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91" w:history="1">
            <w:r w:rsidR="00461860" w:rsidRPr="00CB763D">
              <w:rPr>
                <w:rStyle w:val="Hyperlnk"/>
                <w:noProof/>
                <w:highlight w:val="white"/>
              </w:rPr>
              <w:t>3.3.2.</w:t>
            </w:r>
            <w:r w:rsidR="00461860">
              <w:rPr>
                <w:rFonts w:asciiTheme="minorHAnsi" w:eastAsiaTheme="minorEastAsia" w:hAnsiTheme="minorHAnsi"/>
                <w:noProof/>
                <w:color w:val="auto"/>
                <w:lang w:val="sv-SE" w:eastAsia="sv-SE"/>
              </w:rPr>
              <w:tab/>
            </w:r>
            <w:r w:rsidR="00461860" w:rsidRPr="00CB763D">
              <w:rPr>
                <w:rStyle w:val="Hyperlnk"/>
                <w:noProof/>
                <w:highlight w:val="white"/>
              </w:rPr>
              <w:t>The Statement Class</w:t>
            </w:r>
            <w:r w:rsidR="00461860">
              <w:rPr>
                <w:noProof/>
                <w:webHidden/>
              </w:rPr>
              <w:tab/>
            </w:r>
            <w:r w:rsidR="00461860">
              <w:rPr>
                <w:noProof/>
                <w:webHidden/>
              </w:rPr>
              <w:fldChar w:fldCharType="begin"/>
            </w:r>
            <w:r w:rsidR="00461860">
              <w:rPr>
                <w:noProof/>
                <w:webHidden/>
              </w:rPr>
              <w:instrText xml:space="preserve"> PAGEREF _Toc59126091 \h </w:instrText>
            </w:r>
            <w:r w:rsidR="00461860">
              <w:rPr>
                <w:noProof/>
                <w:webHidden/>
              </w:rPr>
            </w:r>
            <w:r w:rsidR="00461860">
              <w:rPr>
                <w:noProof/>
                <w:webHidden/>
              </w:rPr>
              <w:fldChar w:fldCharType="separate"/>
            </w:r>
            <w:r w:rsidR="00461860">
              <w:rPr>
                <w:noProof/>
                <w:webHidden/>
              </w:rPr>
              <w:t>53</w:t>
            </w:r>
            <w:r w:rsidR="00461860">
              <w:rPr>
                <w:noProof/>
                <w:webHidden/>
              </w:rPr>
              <w:fldChar w:fldCharType="end"/>
            </w:r>
          </w:hyperlink>
        </w:p>
        <w:p w14:paraId="0C97F0B6" w14:textId="6D51F38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92" w:history="1">
            <w:r w:rsidR="00461860" w:rsidRPr="00CB763D">
              <w:rPr>
                <w:rStyle w:val="Hyperlnk"/>
                <w:noProof/>
              </w:rPr>
              <w:t>3.3.3.</w:t>
            </w:r>
            <w:r w:rsidR="00461860">
              <w:rPr>
                <w:rFonts w:asciiTheme="minorHAnsi" w:eastAsiaTheme="minorEastAsia" w:hAnsiTheme="minorHAnsi"/>
                <w:noProof/>
                <w:color w:val="auto"/>
                <w:lang w:val="sv-SE" w:eastAsia="sv-SE"/>
              </w:rPr>
              <w:tab/>
            </w:r>
            <w:r w:rsidR="00461860" w:rsidRPr="00CB763D">
              <w:rPr>
                <w:rStyle w:val="Hyperlnk"/>
                <w:noProof/>
              </w:rPr>
              <w:t>Statements</w:t>
            </w:r>
            <w:r w:rsidR="00461860">
              <w:rPr>
                <w:noProof/>
                <w:webHidden/>
              </w:rPr>
              <w:tab/>
            </w:r>
            <w:r w:rsidR="00461860">
              <w:rPr>
                <w:noProof/>
                <w:webHidden/>
              </w:rPr>
              <w:fldChar w:fldCharType="begin"/>
            </w:r>
            <w:r w:rsidR="00461860">
              <w:rPr>
                <w:noProof/>
                <w:webHidden/>
              </w:rPr>
              <w:instrText xml:space="preserve"> PAGEREF _Toc59126092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3BFA1CB5" w14:textId="3D0625AD"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93" w:history="1">
            <w:r w:rsidR="00461860" w:rsidRPr="00CB763D">
              <w:rPr>
                <w:rStyle w:val="Hyperlnk"/>
                <w:noProof/>
              </w:rPr>
              <w:t>3.3.4.</w:t>
            </w:r>
            <w:r w:rsidR="00461860">
              <w:rPr>
                <w:rFonts w:asciiTheme="minorHAnsi" w:eastAsiaTheme="minorEastAsia" w:hAnsiTheme="minorHAnsi"/>
                <w:noProof/>
                <w:color w:val="auto"/>
                <w:lang w:val="sv-SE" w:eastAsia="sv-SE"/>
              </w:rPr>
              <w:tab/>
            </w:r>
            <w:r w:rsidR="00461860" w:rsidRPr="00CB763D">
              <w:rPr>
                <w:rStyle w:val="Hyperlnk"/>
                <w:noProof/>
              </w:rPr>
              <w:t>The If Statement</w:t>
            </w:r>
            <w:r w:rsidR="00461860">
              <w:rPr>
                <w:noProof/>
                <w:webHidden/>
              </w:rPr>
              <w:tab/>
            </w:r>
            <w:r w:rsidR="00461860">
              <w:rPr>
                <w:noProof/>
                <w:webHidden/>
              </w:rPr>
              <w:fldChar w:fldCharType="begin"/>
            </w:r>
            <w:r w:rsidR="00461860">
              <w:rPr>
                <w:noProof/>
                <w:webHidden/>
              </w:rPr>
              <w:instrText xml:space="preserve"> PAGEREF _Toc59126093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52C1423" w14:textId="61AD0AC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94"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If-Else Statement</w:t>
            </w:r>
            <w:r w:rsidR="00461860">
              <w:rPr>
                <w:noProof/>
                <w:webHidden/>
              </w:rPr>
              <w:tab/>
            </w:r>
            <w:r w:rsidR="00461860">
              <w:rPr>
                <w:noProof/>
                <w:webHidden/>
              </w:rPr>
              <w:fldChar w:fldCharType="begin"/>
            </w:r>
            <w:r w:rsidR="00461860">
              <w:rPr>
                <w:noProof/>
                <w:webHidden/>
              </w:rPr>
              <w:instrText xml:space="preserve"> PAGEREF _Toc59126094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70D4807" w14:textId="1FC82952"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95" w:history="1">
            <w:r w:rsidR="00461860" w:rsidRPr="00CB763D">
              <w:rPr>
                <w:rStyle w:val="Hyperlnk"/>
                <w:noProof/>
              </w:rPr>
              <w:t>3.3.2.</w:t>
            </w:r>
            <w:r w:rsidR="00461860">
              <w:rPr>
                <w:rFonts w:asciiTheme="minorHAnsi" w:eastAsiaTheme="minorEastAsia" w:hAnsiTheme="minorHAnsi"/>
                <w:noProof/>
                <w:color w:val="auto"/>
                <w:lang w:val="sv-SE" w:eastAsia="sv-SE"/>
              </w:rPr>
              <w:tab/>
            </w:r>
            <w:r w:rsidR="00461860" w:rsidRPr="00CB763D">
              <w:rPr>
                <w:rStyle w:val="Hyperlnk"/>
                <w:noProof/>
              </w:rPr>
              <w:t>The Switch Statement</w:t>
            </w:r>
            <w:r w:rsidR="00461860">
              <w:rPr>
                <w:noProof/>
                <w:webHidden/>
              </w:rPr>
              <w:tab/>
            </w:r>
            <w:r w:rsidR="00461860">
              <w:rPr>
                <w:noProof/>
                <w:webHidden/>
              </w:rPr>
              <w:fldChar w:fldCharType="begin"/>
            </w:r>
            <w:r w:rsidR="00461860">
              <w:rPr>
                <w:noProof/>
                <w:webHidden/>
              </w:rPr>
              <w:instrText xml:space="preserve"> PAGEREF _Toc59126095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2390E8B2" w14:textId="27CE1438"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96" w:history="1">
            <w:r w:rsidR="00461860" w:rsidRPr="00CB763D">
              <w:rPr>
                <w:rStyle w:val="Hyperlnk"/>
                <w:noProof/>
                <w:highlight w:val="white"/>
              </w:rPr>
              <w:t>3.3.3.</w:t>
            </w:r>
            <w:r w:rsidR="00461860">
              <w:rPr>
                <w:rFonts w:asciiTheme="minorHAnsi" w:eastAsiaTheme="minorEastAsia" w:hAnsiTheme="minorHAnsi"/>
                <w:noProof/>
                <w:color w:val="auto"/>
                <w:lang w:val="sv-SE" w:eastAsia="sv-SE"/>
              </w:rPr>
              <w:tab/>
            </w:r>
            <w:r w:rsidR="00461860" w:rsidRPr="00CB763D">
              <w:rPr>
                <w:rStyle w:val="Hyperlnk"/>
                <w:noProof/>
                <w:highlight w:val="white"/>
              </w:rPr>
              <w:t>The Case Statement</w:t>
            </w:r>
            <w:r w:rsidR="00461860">
              <w:rPr>
                <w:noProof/>
                <w:webHidden/>
              </w:rPr>
              <w:tab/>
            </w:r>
            <w:r w:rsidR="00461860">
              <w:rPr>
                <w:noProof/>
                <w:webHidden/>
              </w:rPr>
              <w:fldChar w:fldCharType="begin"/>
            </w:r>
            <w:r w:rsidR="00461860">
              <w:rPr>
                <w:noProof/>
                <w:webHidden/>
              </w:rPr>
              <w:instrText xml:space="preserve"> PAGEREF _Toc59126096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93BB854" w14:textId="03790C6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97"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Default Statement</w:t>
            </w:r>
            <w:r w:rsidR="00461860">
              <w:rPr>
                <w:noProof/>
                <w:webHidden/>
              </w:rPr>
              <w:tab/>
            </w:r>
            <w:r w:rsidR="00461860">
              <w:rPr>
                <w:noProof/>
                <w:webHidden/>
              </w:rPr>
              <w:fldChar w:fldCharType="begin"/>
            </w:r>
            <w:r w:rsidR="00461860">
              <w:rPr>
                <w:noProof/>
                <w:webHidden/>
              </w:rPr>
              <w:instrText xml:space="preserve"> PAGEREF _Toc59126097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531B22D1" w14:textId="6E809B54"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98" w:history="1">
            <w:r w:rsidR="00461860" w:rsidRPr="00CB763D">
              <w:rPr>
                <w:rStyle w:val="Hyperlnk"/>
                <w:noProof/>
              </w:rPr>
              <w:t>3.3.2.</w:t>
            </w:r>
            <w:r w:rsidR="00461860">
              <w:rPr>
                <w:rFonts w:asciiTheme="minorHAnsi" w:eastAsiaTheme="minorEastAsia" w:hAnsiTheme="minorHAnsi"/>
                <w:noProof/>
                <w:color w:val="auto"/>
                <w:lang w:val="sv-SE" w:eastAsia="sv-SE"/>
              </w:rPr>
              <w:tab/>
            </w:r>
            <w:r w:rsidR="00461860" w:rsidRPr="00CB763D">
              <w:rPr>
                <w:rStyle w:val="Hyperlnk"/>
                <w:noProof/>
              </w:rPr>
              <w:t>The While Statement</w:t>
            </w:r>
            <w:r w:rsidR="00461860">
              <w:rPr>
                <w:noProof/>
                <w:webHidden/>
              </w:rPr>
              <w:tab/>
            </w:r>
            <w:r w:rsidR="00461860">
              <w:rPr>
                <w:noProof/>
                <w:webHidden/>
              </w:rPr>
              <w:fldChar w:fldCharType="begin"/>
            </w:r>
            <w:r w:rsidR="00461860">
              <w:rPr>
                <w:noProof/>
                <w:webHidden/>
              </w:rPr>
              <w:instrText xml:space="preserve"> PAGEREF _Toc59126098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53137D86" w14:textId="79C4084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099" w:history="1">
            <w:r w:rsidR="00461860" w:rsidRPr="00CB763D">
              <w:rPr>
                <w:rStyle w:val="Hyperlnk"/>
                <w:noProof/>
              </w:rPr>
              <w:t>3.3.3.</w:t>
            </w:r>
            <w:r w:rsidR="00461860">
              <w:rPr>
                <w:rFonts w:asciiTheme="minorHAnsi" w:eastAsiaTheme="minorEastAsia" w:hAnsiTheme="minorHAnsi"/>
                <w:noProof/>
                <w:color w:val="auto"/>
                <w:lang w:val="sv-SE" w:eastAsia="sv-SE"/>
              </w:rPr>
              <w:tab/>
            </w:r>
            <w:r w:rsidR="00461860" w:rsidRPr="00CB763D">
              <w:rPr>
                <w:rStyle w:val="Hyperlnk"/>
                <w:noProof/>
              </w:rPr>
              <w:t>The Do Statement</w:t>
            </w:r>
            <w:r w:rsidR="00461860">
              <w:rPr>
                <w:noProof/>
                <w:webHidden/>
              </w:rPr>
              <w:tab/>
            </w:r>
            <w:r w:rsidR="00461860">
              <w:rPr>
                <w:noProof/>
                <w:webHidden/>
              </w:rPr>
              <w:fldChar w:fldCharType="begin"/>
            </w:r>
            <w:r w:rsidR="00461860">
              <w:rPr>
                <w:noProof/>
                <w:webHidden/>
              </w:rPr>
              <w:instrText xml:space="preserve"> PAGEREF _Toc59126099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2DC3501A" w14:textId="207B4106"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00" w:history="1">
            <w:r w:rsidR="00461860" w:rsidRPr="00CB763D">
              <w:rPr>
                <w:rStyle w:val="Hyperlnk"/>
                <w:noProof/>
              </w:rPr>
              <w:t>3.3.4.</w:t>
            </w:r>
            <w:r w:rsidR="00461860">
              <w:rPr>
                <w:rFonts w:asciiTheme="minorHAnsi" w:eastAsiaTheme="minorEastAsia" w:hAnsiTheme="minorHAnsi"/>
                <w:noProof/>
                <w:color w:val="auto"/>
                <w:lang w:val="sv-SE" w:eastAsia="sv-SE"/>
              </w:rPr>
              <w:tab/>
            </w:r>
            <w:r w:rsidR="00461860" w:rsidRPr="00CB763D">
              <w:rPr>
                <w:rStyle w:val="Hyperlnk"/>
                <w:noProof/>
              </w:rPr>
              <w:t>The For Statement</w:t>
            </w:r>
            <w:r w:rsidR="00461860">
              <w:rPr>
                <w:noProof/>
                <w:webHidden/>
              </w:rPr>
              <w:tab/>
            </w:r>
            <w:r w:rsidR="00461860">
              <w:rPr>
                <w:noProof/>
                <w:webHidden/>
              </w:rPr>
              <w:fldChar w:fldCharType="begin"/>
            </w:r>
            <w:r w:rsidR="00461860">
              <w:rPr>
                <w:noProof/>
                <w:webHidden/>
              </w:rPr>
              <w:instrText xml:space="preserve"> PAGEREF _Toc59126100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38E4C7CB" w14:textId="09929A4C"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01" w:history="1">
            <w:r w:rsidR="00461860" w:rsidRPr="00CB763D">
              <w:rPr>
                <w:rStyle w:val="Hyperlnk"/>
                <w:noProof/>
              </w:rPr>
              <w:t>3.3.5.</w:t>
            </w:r>
            <w:r w:rsidR="00461860">
              <w:rPr>
                <w:rFonts w:asciiTheme="minorHAnsi" w:eastAsiaTheme="minorEastAsia" w:hAnsiTheme="minorHAnsi"/>
                <w:noProof/>
                <w:color w:val="auto"/>
                <w:lang w:val="sv-SE" w:eastAsia="sv-SE"/>
              </w:rPr>
              <w:tab/>
            </w:r>
            <w:r w:rsidR="00461860" w:rsidRPr="00CB763D">
              <w:rPr>
                <w:rStyle w:val="Hyperlnk"/>
                <w:noProof/>
              </w:rPr>
              <w:t>Label and Jump Statement</w:t>
            </w:r>
            <w:r w:rsidR="00461860">
              <w:rPr>
                <w:noProof/>
                <w:webHidden/>
              </w:rPr>
              <w:tab/>
            </w:r>
            <w:r w:rsidR="00461860">
              <w:rPr>
                <w:noProof/>
                <w:webHidden/>
              </w:rPr>
              <w:fldChar w:fldCharType="begin"/>
            </w:r>
            <w:r w:rsidR="00461860">
              <w:rPr>
                <w:noProof/>
                <w:webHidden/>
              </w:rPr>
              <w:instrText xml:space="preserve"> PAGEREF _Toc59126101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3BD18220" w14:textId="7814877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02" w:history="1">
            <w:r w:rsidR="00461860" w:rsidRPr="00CB763D">
              <w:rPr>
                <w:rStyle w:val="Hyperlnk"/>
                <w:noProof/>
              </w:rPr>
              <w:t>3.3.6.</w:t>
            </w:r>
            <w:r w:rsidR="00461860">
              <w:rPr>
                <w:rFonts w:asciiTheme="minorHAnsi" w:eastAsiaTheme="minorEastAsia" w:hAnsiTheme="minorHAnsi"/>
                <w:noProof/>
                <w:color w:val="auto"/>
                <w:lang w:val="sv-SE" w:eastAsia="sv-SE"/>
              </w:rPr>
              <w:tab/>
            </w:r>
            <w:r w:rsidR="00461860" w:rsidRPr="00CB763D">
              <w:rPr>
                <w:rStyle w:val="Hyperlnk"/>
                <w:noProof/>
              </w:rPr>
              <w:t>The Return Statement</w:t>
            </w:r>
            <w:r w:rsidR="00461860">
              <w:rPr>
                <w:noProof/>
                <w:webHidden/>
              </w:rPr>
              <w:tab/>
            </w:r>
            <w:r w:rsidR="00461860">
              <w:rPr>
                <w:noProof/>
                <w:webHidden/>
              </w:rPr>
              <w:fldChar w:fldCharType="begin"/>
            </w:r>
            <w:r w:rsidR="00461860">
              <w:rPr>
                <w:noProof/>
                <w:webHidden/>
              </w:rPr>
              <w:instrText xml:space="preserve"> PAGEREF _Toc59126102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6F79D51F" w14:textId="1931099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03" w:history="1">
            <w:r w:rsidR="00461860" w:rsidRPr="00CB763D">
              <w:rPr>
                <w:rStyle w:val="Hyperlnk"/>
                <w:noProof/>
              </w:rPr>
              <w:t>3.3.7.</w:t>
            </w:r>
            <w:r w:rsidR="00461860">
              <w:rPr>
                <w:rFonts w:asciiTheme="minorHAnsi" w:eastAsiaTheme="minorEastAsia" w:hAnsiTheme="minorHAnsi"/>
                <w:noProof/>
                <w:color w:val="auto"/>
                <w:lang w:val="sv-SE" w:eastAsia="sv-SE"/>
              </w:rPr>
              <w:tab/>
            </w:r>
            <w:r w:rsidR="00461860" w:rsidRPr="00CB763D">
              <w:rPr>
                <w:rStyle w:val="Hyperlnk"/>
                <w:noProof/>
              </w:rPr>
              <w:t>Optional Expression Statements</w:t>
            </w:r>
            <w:r w:rsidR="00461860">
              <w:rPr>
                <w:noProof/>
                <w:webHidden/>
              </w:rPr>
              <w:tab/>
            </w:r>
            <w:r w:rsidR="00461860">
              <w:rPr>
                <w:noProof/>
                <w:webHidden/>
              </w:rPr>
              <w:fldChar w:fldCharType="begin"/>
            </w:r>
            <w:r w:rsidR="00461860">
              <w:rPr>
                <w:noProof/>
                <w:webHidden/>
              </w:rPr>
              <w:instrText xml:space="preserve"> PAGEREF _Toc59126103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2FF1FBC0" w14:textId="55F068A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04" w:history="1">
            <w:r w:rsidR="00461860" w:rsidRPr="00CB763D">
              <w:rPr>
                <w:rStyle w:val="Hyperlnk"/>
                <w:noProof/>
              </w:rPr>
              <w:t>3.3.8.</w:t>
            </w:r>
            <w:r w:rsidR="00461860">
              <w:rPr>
                <w:rFonts w:asciiTheme="minorHAnsi" w:eastAsiaTheme="minorEastAsia" w:hAnsiTheme="minorHAnsi"/>
                <w:noProof/>
                <w:color w:val="auto"/>
                <w:lang w:val="sv-SE" w:eastAsia="sv-SE"/>
              </w:rPr>
              <w:tab/>
            </w:r>
            <w:r w:rsidR="00461860" w:rsidRPr="00CB763D">
              <w:rPr>
                <w:rStyle w:val="Hyperlnk"/>
                <w:noProof/>
              </w:rPr>
              <w:t>Block Statements</w:t>
            </w:r>
            <w:r w:rsidR="00461860">
              <w:rPr>
                <w:noProof/>
                <w:webHidden/>
              </w:rPr>
              <w:tab/>
            </w:r>
            <w:r w:rsidR="00461860">
              <w:rPr>
                <w:noProof/>
                <w:webHidden/>
              </w:rPr>
              <w:fldChar w:fldCharType="begin"/>
            </w:r>
            <w:r w:rsidR="00461860">
              <w:rPr>
                <w:noProof/>
                <w:webHidden/>
              </w:rPr>
              <w:instrText xml:space="preserve"> PAGEREF _Toc59126104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7153C765" w14:textId="1B5CBB6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05" w:history="1">
            <w:r w:rsidR="00461860" w:rsidRPr="00CB763D">
              <w:rPr>
                <w:rStyle w:val="Hyperlnk"/>
                <w:noProof/>
              </w:rPr>
              <w:t>3.3.9.</w:t>
            </w:r>
            <w:r w:rsidR="00461860">
              <w:rPr>
                <w:rFonts w:asciiTheme="minorHAnsi" w:eastAsiaTheme="minorEastAsia" w:hAnsiTheme="minorHAnsi"/>
                <w:noProof/>
                <w:color w:val="auto"/>
                <w:lang w:val="sv-SE" w:eastAsia="sv-SE"/>
              </w:rPr>
              <w:tab/>
            </w:r>
            <w:r w:rsidR="00461860" w:rsidRPr="00CB763D">
              <w:rPr>
                <w:rStyle w:val="Hyperlnk"/>
                <w:noProof/>
              </w:rPr>
              <w:t>Jump Register Statements</w:t>
            </w:r>
            <w:r w:rsidR="00461860">
              <w:rPr>
                <w:noProof/>
                <w:webHidden/>
              </w:rPr>
              <w:tab/>
            </w:r>
            <w:r w:rsidR="00461860">
              <w:rPr>
                <w:noProof/>
                <w:webHidden/>
              </w:rPr>
              <w:fldChar w:fldCharType="begin"/>
            </w:r>
            <w:r w:rsidR="00461860">
              <w:rPr>
                <w:noProof/>
                <w:webHidden/>
              </w:rPr>
              <w:instrText xml:space="preserve"> PAGEREF _Toc59126105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361554F2" w14:textId="224D7E6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06" w:history="1">
            <w:r w:rsidR="00461860" w:rsidRPr="00CB763D">
              <w:rPr>
                <w:rStyle w:val="Hyperlnk"/>
                <w:noProof/>
              </w:rPr>
              <w:t>3.3.10.</w:t>
            </w:r>
            <w:r w:rsidR="00461860">
              <w:rPr>
                <w:rFonts w:asciiTheme="minorHAnsi" w:eastAsiaTheme="minorEastAsia" w:hAnsiTheme="minorHAnsi"/>
                <w:noProof/>
                <w:color w:val="auto"/>
                <w:lang w:val="sv-SE" w:eastAsia="sv-SE"/>
              </w:rPr>
              <w:tab/>
            </w:r>
            <w:r w:rsidR="00461860" w:rsidRPr="00CB763D">
              <w:rPr>
                <w:rStyle w:val="Hyperlnk"/>
                <w:noProof/>
              </w:rPr>
              <w:t>Interrupt Statements</w:t>
            </w:r>
            <w:r w:rsidR="00461860">
              <w:rPr>
                <w:noProof/>
                <w:webHidden/>
              </w:rPr>
              <w:tab/>
            </w:r>
            <w:r w:rsidR="00461860">
              <w:rPr>
                <w:noProof/>
                <w:webHidden/>
              </w:rPr>
              <w:fldChar w:fldCharType="begin"/>
            </w:r>
            <w:r w:rsidR="00461860">
              <w:rPr>
                <w:noProof/>
                <w:webHidden/>
              </w:rPr>
              <w:instrText xml:space="preserve"> PAGEREF _Toc59126106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6B688714" w14:textId="21BA960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07" w:history="1">
            <w:r w:rsidR="00461860" w:rsidRPr="00CB763D">
              <w:rPr>
                <w:rStyle w:val="Hyperlnk"/>
                <w:noProof/>
              </w:rPr>
              <w:t>3.3.11.</w:t>
            </w:r>
            <w:r w:rsidR="00461860">
              <w:rPr>
                <w:rFonts w:asciiTheme="minorHAnsi" w:eastAsiaTheme="minorEastAsia" w:hAnsiTheme="minorHAnsi"/>
                <w:noProof/>
                <w:color w:val="auto"/>
                <w:lang w:val="sv-SE" w:eastAsia="sv-SE"/>
              </w:rPr>
              <w:tab/>
            </w:r>
            <w:r w:rsidR="00461860" w:rsidRPr="00CB763D">
              <w:rPr>
                <w:rStyle w:val="Hyperlnk"/>
                <w:noProof/>
              </w:rPr>
              <w:t>System Call Statements</w:t>
            </w:r>
            <w:r w:rsidR="00461860">
              <w:rPr>
                <w:noProof/>
                <w:webHidden/>
              </w:rPr>
              <w:tab/>
            </w:r>
            <w:r w:rsidR="00461860">
              <w:rPr>
                <w:noProof/>
                <w:webHidden/>
              </w:rPr>
              <w:fldChar w:fldCharType="begin"/>
            </w:r>
            <w:r w:rsidR="00461860">
              <w:rPr>
                <w:noProof/>
                <w:webHidden/>
              </w:rPr>
              <w:instrText xml:space="preserve"> PAGEREF _Toc59126107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2412E8D4" w14:textId="60A388B0"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108" w:history="1">
            <w:r w:rsidR="00461860" w:rsidRPr="00CB763D">
              <w:rPr>
                <w:rStyle w:val="Hyperlnk"/>
                <w:noProof/>
              </w:rPr>
              <w:t>3.4.</w:t>
            </w:r>
            <w:r w:rsidR="00461860">
              <w:rPr>
                <w:rFonts w:asciiTheme="minorHAnsi" w:eastAsiaTheme="minorEastAsia" w:hAnsiTheme="minorHAnsi"/>
                <w:noProof/>
                <w:color w:val="auto"/>
                <w:lang w:val="sv-SE" w:eastAsia="sv-SE"/>
              </w:rPr>
              <w:tab/>
            </w:r>
            <w:r w:rsidR="00461860" w:rsidRPr="00CB763D">
              <w:rPr>
                <w:rStyle w:val="Hyperlnk"/>
                <w:noProof/>
              </w:rPr>
              <w:t>Expressions</w:t>
            </w:r>
            <w:r w:rsidR="00461860">
              <w:rPr>
                <w:noProof/>
                <w:webHidden/>
              </w:rPr>
              <w:tab/>
            </w:r>
            <w:r w:rsidR="00461860">
              <w:rPr>
                <w:noProof/>
                <w:webHidden/>
              </w:rPr>
              <w:fldChar w:fldCharType="begin"/>
            </w:r>
            <w:r w:rsidR="00461860">
              <w:rPr>
                <w:noProof/>
                <w:webHidden/>
              </w:rPr>
              <w:instrText xml:space="preserve"> PAGEREF _Toc59126108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047AC97D" w14:textId="55C32F98"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09" w:history="1">
            <w:r w:rsidR="00461860" w:rsidRPr="00CB763D">
              <w:rPr>
                <w:rStyle w:val="Hyperlnk"/>
                <w:noProof/>
                <w:highlight w:val="white"/>
              </w:rPr>
              <w:t>3.4.1.</w:t>
            </w:r>
            <w:r w:rsidR="00461860">
              <w:rPr>
                <w:rFonts w:asciiTheme="minorHAnsi" w:eastAsiaTheme="minorEastAsia" w:hAnsiTheme="minorHAnsi"/>
                <w:noProof/>
                <w:color w:val="auto"/>
                <w:lang w:val="sv-SE" w:eastAsia="sv-SE"/>
              </w:rPr>
              <w:tab/>
            </w:r>
            <w:r w:rsidR="00461860" w:rsidRPr="00CB763D">
              <w:rPr>
                <w:rStyle w:val="Hyperlnk"/>
                <w:noProof/>
                <w:highlight w:val="white"/>
              </w:rPr>
              <w:t>The Expression Class (Short and Long List)</w:t>
            </w:r>
            <w:r w:rsidR="00461860">
              <w:rPr>
                <w:noProof/>
                <w:webHidden/>
              </w:rPr>
              <w:tab/>
            </w:r>
            <w:r w:rsidR="00461860">
              <w:rPr>
                <w:noProof/>
                <w:webHidden/>
              </w:rPr>
              <w:fldChar w:fldCharType="begin"/>
            </w:r>
            <w:r w:rsidR="00461860">
              <w:rPr>
                <w:noProof/>
                <w:webHidden/>
              </w:rPr>
              <w:instrText xml:space="preserve"> PAGEREF _Toc59126109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759063EC" w14:textId="08F5CA5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10" w:history="1">
            <w:r w:rsidR="00461860" w:rsidRPr="00CB763D">
              <w:rPr>
                <w:rStyle w:val="Hyperlnk"/>
                <w:noProof/>
                <w:highlight w:val="white"/>
              </w:rPr>
              <w:t>3.4.2.</w:t>
            </w:r>
            <w:r w:rsidR="00461860">
              <w:rPr>
                <w:rFonts w:asciiTheme="minorHAnsi" w:eastAsiaTheme="minorEastAsia" w:hAnsiTheme="minorHAnsi"/>
                <w:noProof/>
                <w:color w:val="auto"/>
                <w:lang w:val="sv-SE" w:eastAsia="sv-SE"/>
              </w:rPr>
              <w:tab/>
            </w:r>
            <w:r w:rsidR="00461860" w:rsidRPr="00CB763D">
              <w:rPr>
                <w:rStyle w:val="Hyperlnk"/>
                <w:noProof/>
                <w:highlight w:val="white"/>
              </w:rPr>
              <w:t>Optional Expressions</w:t>
            </w:r>
            <w:r w:rsidR="00461860">
              <w:rPr>
                <w:noProof/>
                <w:webHidden/>
              </w:rPr>
              <w:tab/>
            </w:r>
            <w:r w:rsidR="00461860">
              <w:rPr>
                <w:noProof/>
                <w:webHidden/>
              </w:rPr>
              <w:fldChar w:fldCharType="begin"/>
            </w:r>
            <w:r w:rsidR="00461860">
              <w:rPr>
                <w:noProof/>
                <w:webHidden/>
              </w:rPr>
              <w:instrText xml:space="preserve"> PAGEREF _Toc59126110 \h </w:instrText>
            </w:r>
            <w:r w:rsidR="00461860">
              <w:rPr>
                <w:noProof/>
                <w:webHidden/>
              </w:rPr>
            </w:r>
            <w:r w:rsidR="00461860">
              <w:rPr>
                <w:noProof/>
                <w:webHidden/>
              </w:rPr>
              <w:fldChar w:fldCharType="separate"/>
            </w:r>
            <w:r w:rsidR="00461860">
              <w:rPr>
                <w:noProof/>
                <w:webHidden/>
              </w:rPr>
              <w:t>58</w:t>
            </w:r>
            <w:r w:rsidR="00461860">
              <w:rPr>
                <w:noProof/>
                <w:webHidden/>
              </w:rPr>
              <w:fldChar w:fldCharType="end"/>
            </w:r>
          </w:hyperlink>
        </w:p>
        <w:p w14:paraId="3F5658AF" w14:textId="0BF0C08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11" w:history="1">
            <w:r w:rsidR="00461860" w:rsidRPr="00CB763D">
              <w:rPr>
                <w:rStyle w:val="Hyperlnk"/>
                <w:noProof/>
                <w:highlight w:val="white"/>
              </w:rPr>
              <w:t>3.4.3.</w:t>
            </w:r>
            <w:r w:rsidR="00461860">
              <w:rPr>
                <w:rFonts w:asciiTheme="minorHAnsi" w:eastAsiaTheme="minorEastAsia" w:hAnsiTheme="minorHAnsi"/>
                <w:noProof/>
                <w:color w:val="auto"/>
                <w:lang w:val="sv-SE" w:eastAsia="sv-SE"/>
              </w:rPr>
              <w:tab/>
            </w:r>
            <w:r w:rsidR="00461860" w:rsidRPr="00CB763D">
              <w:rPr>
                <w:rStyle w:val="Hyperlnk"/>
                <w:noProof/>
                <w:highlight w:val="white"/>
              </w:rPr>
              <w:t>The Comma Expression</w:t>
            </w:r>
            <w:r w:rsidR="00461860">
              <w:rPr>
                <w:noProof/>
                <w:webHidden/>
              </w:rPr>
              <w:tab/>
            </w:r>
            <w:r w:rsidR="00461860">
              <w:rPr>
                <w:noProof/>
                <w:webHidden/>
              </w:rPr>
              <w:fldChar w:fldCharType="begin"/>
            </w:r>
            <w:r w:rsidR="00461860">
              <w:rPr>
                <w:noProof/>
                <w:webHidden/>
              </w:rPr>
              <w:instrText xml:space="preserve"> PAGEREF _Toc59126111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6E950677" w14:textId="5CABDF8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12" w:history="1">
            <w:r w:rsidR="00461860" w:rsidRPr="00CB763D">
              <w:rPr>
                <w:rStyle w:val="Hyperlnk"/>
                <w:noProof/>
              </w:rPr>
              <w:t>3.4.4.</w:t>
            </w:r>
            <w:r w:rsidR="00461860">
              <w:rPr>
                <w:rFonts w:asciiTheme="minorHAnsi" w:eastAsiaTheme="minorEastAsia" w:hAnsiTheme="minorHAnsi"/>
                <w:noProof/>
                <w:color w:val="auto"/>
                <w:lang w:val="sv-SE" w:eastAsia="sv-SE"/>
              </w:rPr>
              <w:tab/>
            </w:r>
            <w:r w:rsidR="00461860" w:rsidRPr="00CB763D">
              <w:rPr>
                <w:rStyle w:val="Hyperlnk"/>
                <w:noProof/>
              </w:rPr>
              <w:t>The Assignment Expression</w:t>
            </w:r>
            <w:r w:rsidR="00461860">
              <w:rPr>
                <w:noProof/>
                <w:webHidden/>
              </w:rPr>
              <w:tab/>
            </w:r>
            <w:r w:rsidR="00461860">
              <w:rPr>
                <w:noProof/>
                <w:webHidden/>
              </w:rPr>
              <w:fldChar w:fldCharType="begin"/>
            </w:r>
            <w:r w:rsidR="00461860">
              <w:rPr>
                <w:noProof/>
                <w:webHidden/>
              </w:rPr>
              <w:instrText xml:space="preserve"> PAGEREF _Toc59126112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6625FBB7" w14:textId="6BE99457"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13"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The Condition Expression</w:t>
            </w:r>
            <w:r w:rsidR="00461860">
              <w:rPr>
                <w:noProof/>
                <w:webHidden/>
              </w:rPr>
              <w:tab/>
            </w:r>
            <w:r w:rsidR="00461860">
              <w:rPr>
                <w:noProof/>
                <w:webHidden/>
              </w:rPr>
              <w:fldChar w:fldCharType="begin"/>
            </w:r>
            <w:r w:rsidR="00461860">
              <w:rPr>
                <w:noProof/>
                <w:webHidden/>
              </w:rPr>
              <w:instrText xml:space="preserve"> PAGEREF _Toc59126113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5A367851" w14:textId="417349C6"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14"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_Toc59126114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76B29749" w14:textId="11CBE2E3"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15"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Logical Expressions</w:t>
            </w:r>
            <w:r w:rsidR="00461860">
              <w:rPr>
                <w:noProof/>
                <w:webHidden/>
              </w:rPr>
              <w:tab/>
            </w:r>
            <w:r w:rsidR="00461860">
              <w:rPr>
                <w:noProof/>
                <w:webHidden/>
              </w:rPr>
              <w:fldChar w:fldCharType="begin"/>
            </w:r>
            <w:r w:rsidR="00461860">
              <w:rPr>
                <w:noProof/>
                <w:webHidden/>
              </w:rPr>
              <w:instrText xml:space="preserve"> PAGEREF _Toc59126115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3C62BFE2" w14:textId="7EC4463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16" w:history="1">
            <w:r w:rsidR="00461860" w:rsidRPr="00CB763D">
              <w:rPr>
                <w:rStyle w:val="Hyperlnk"/>
                <w:noProof/>
                <w:highlight w:val="white"/>
              </w:rPr>
              <w:t>3.4.2.</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Expressions</w:t>
            </w:r>
            <w:r w:rsidR="00461860">
              <w:rPr>
                <w:noProof/>
                <w:webHidden/>
              </w:rPr>
              <w:tab/>
            </w:r>
            <w:r w:rsidR="00461860">
              <w:rPr>
                <w:noProof/>
                <w:webHidden/>
              </w:rPr>
              <w:fldChar w:fldCharType="begin"/>
            </w:r>
            <w:r w:rsidR="00461860">
              <w:rPr>
                <w:noProof/>
                <w:webHidden/>
              </w:rPr>
              <w:instrText xml:space="preserve"> PAGEREF _Toc59126116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33681E63" w14:textId="53FAB9A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17"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Shift Expression</w:t>
            </w:r>
            <w:r w:rsidR="00461860">
              <w:rPr>
                <w:noProof/>
                <w:webHidden/>
              </w:rPr>
              <w:tab/>
            </w:r>
            <w:r w:rsidR="00461860">
              <w:rPr>
                <w:noProof/>
                <w:webHidden/>
              </w:rPr>
              <w:fldChar w:fldCharType="begin"/>
            </w:r>
            <w:r w:rsidR="00461860">
              <w:rPr>
                <w:noProof/>
                <w:webHidden/>
              </w:rPr>
              <w:instrText xml:space="preserve"> PAGEREF _Toc59126117 \h </w:instrText>
            </w:r>
            <w:r w:rsidR="00461860">
              <w:rPr>
                <w:noProof/>
                <w:webHidden/>
              </w:rPr>
            </w:r>
            <w:r w:rsidR="00461860">
              <w:rPr>
                <w:noProof/>
                <w:webHidden/>
              </w:rPr>
              <w:fldChar w:fldCharType="separate"/>
            </w:r>
            <w:r w:rsidR="00461860">
              <w:rPr>
                <w:noProof/>
                <w:webHidden/>
              </w:rPr>
              <w:t>61</w:t>
            </w:r>
            <w:r w:rsidR="00461860">
              <w:rPr>
                <w:noProof/>
                <w:webHidden/>
              </w:rPr>
              <w:fldChar w:fldCharType="end"/>
            </w:r>
          </w:hyperlink>
        </w:p>
        <w:p w14:paraId="3C629B46" w14:textId="368C5D1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18" w:history="1">
            <w:r w:rsidR="00461860" w:rsidRPr="00CB763D">
              <w:rPr>
                <w:rStyle w:val="Hyperlnk"/>
                <w:noProof/>
              </w:rPr>
              <w:t>3.4.2.</w:t>
            </w:r>
            <w:r w:rsidR="00461860">
              <w:rPr>
                <w:rFonts w:asciiTheme="minorHAnsi" w:eastAsiaTheme="minorEastAsia" w:hAnsiTheme="minorHAnsi"/>
                <w:noProof/>
                <w:color w:val="auto"/>
                <w:lang w:val="sv-SE" w:eastAsia="sv-SE"/>
              </w:rPr>
              <w:tab/>
            </w:r>
            <w:r w:rsidR="00461860" w:rsidRPr="00CB763D">
              <w:rPr>
                <w:rStyle w:val="Hyperlnk"/>
                <w:noProof/>
              </w:rPr>
              <w:t>Equality and Relation Expressions</w:t>
            </w:r>
            <w:r w:rsidR="00461860">
              <w:rPr>
                <w:noProof/>
                <w:webHidden/>
              </w:rPr>
              <w:tab/>
            </w:r>
            <w:r w:rsidR="00461860">
              <w:rPr>
                <w:noProof/>
                <w:webHidden/>
              </w:rPr>
              <w:fldChar w:fldCharType="begin"/>
            </w:r>
            <w:r w:rsidR="00461860">
              <w:rPr>
                <w:noProof/>
                <w:webHidden/>
              </w:rPr>
              <w:instrText xml:space="preserve"> PAGEREF _Toc59126118 \h </w:instrText>
            </w:r>
            <w:r w:rsidR="00461860">
              <w:rPr>
                <w:noProof/>
                <w:webHidden/>
              </w:rPr>
            </w:r>
            <w:r w:rsidR="00461860">
              <w:rPr>
                <w:noProof/>
                <w:webHidden/>
              </w:rPr>
              <w:fldChar w:fldCharType="separate"/>
            </w:r>
            <w:r w:rsidR="00461860">
              <w:rPr>
                <w:noProof/>
                <w:webHidden/>
              </w:rPr>
              <w:t>61</w:t>
            </w:r>
            <w:r w:rsidR="00461860">
              <w:rPr>
                <w:noProof/>
                <w:webHidden/>
              </w:rPr>
              <w:fldChar w:fldCharType="end"/>
            </w:r>
          </w:hyperlink>
        </w:p>
        <w:p w14:paraId="2DEBA812" w14:textId="65C56CF4"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19" w:history="1">
            <w:r w:rsidR="00461860" w:rsidRPr="00CB763D">
              <w:rPr>
                <w:rStyle w:val="Hyperlnk"/>
                <w:noProof/>
              </w:rPr>
              <w:t>3.4.3.</w:t>
            </w:r>
            <w:r w:rsidR="00461860">
              <w:rPr>
                <w:rFonts w:asciiTheme="minorHAnsi" w:eastAsiaTheme="minorEastAsia" w:hAnsiTheme="minorHAnsi"/>
                <w:noProof/>
                <w:color w:val="auto"/>
                <w:lang w:val="sv-SE" w:eastAsia="sv-SE"/>
              </w:rPr>
              <w:tab/>
            </w:r>
            <w:r w:rsidR="00461860" w:rsidRPr="00CB763D">
              <w:rPr>
                <w:rStyle w:val="Hyperlnk"/>
                <w:noProof/>
              </w:rPr>
              <w:t>Addition and Subtraction Expression</w:t>
            </w:r>
            <w:r w:rsidR="00461860">
              <w:rPr>
                <w:noProof/>
                <w:webHidden/>
              </w:rPr>
              <w:tab/>
            </w:r>
            <w:r w:rsidR="00461860">
              <w:rPr>
                <w:noProof/>
                <w:webHidden/>
              </w:rPr>
              <w:fldChar w:fldCharType="begin"/>
            </w:r>
            <w:r w:rsidR="00461860">
              <w:rPr>
                <w:noProof/>
                <w:webHidden/>
              </w:rPr>
              <w:instrText xml:space="preserve"> PAGEREF _Toc59126119 \h </w:instrText>
            </w:r>
            <w:r w:rsidR="00461860">
              <w:rPr>
                <w:noProof/>
                <w:webHidden/>
              </w:rPr>
            </w:r>
            <w:r w:rsidR="00461860">
              <w:rPr>
                <w:noProof/>
                <w:webHidden/>
              </w:rPr>
              <w:fldChar w:fldCharType="separate"/>
            </w:r>
            <w:r w:rsidR="00461860">
              <w:rPr>
                <w:noProof/>
                <w:webHidden/>
              </w:rPr>
              <w:t>62</w:t>
            </w:r>
            <w:r w:rsidR="00461860">
              <w:rPr>
                <w:noProof/>
                <w:webHidden/>
              </w:rPr>
              <w:fldChar w:fldCharType="end"/>
            </w:r>
          </w:hyperlink>
        </w:p>
        <w:p w14:paraId="449B73A2" w14:textId="19E5C475"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20" w:history="1">
            <w:r w:rsidR="00461860" w:rsidRPr="00CB763D">
              <w:rPr>
                <w:rStyle w:val="Hyperlnk"/>
                <w:noProof/>
                <w:highlight w:val="white"/>
              </w:rPr>
              <w:t>3.4.4.</w:t>
            </w:r>
            <w:r w:rsidR="00461860">
              <w:rPr>
                <w:rFonts w:asciiTheme="minorHAnsi" w:eastAsiaTheme="minorEastAsia" w:hAnsiTheme="minorHAnsi"/>
                <w:noProof/>
                <w:color w:val="auto"/>
                <w:lang w:val="sv-SE" w:eastAsia="sv-SE"/>
              </w:rPr>
              <w:tab/>
            </w:r>
            <w:r w:rsidR="00461860" w:rsidRPr="00CB763D">
              <w:rPr>
                <w:rStyle w:val="Hyperlnk"/>
                <w:noProof/>
                <w:highlight w:val="white"/>
              </w:rPr>
              <w:t>Multiplication Expressions</w:t>
            </w:r>
            <w:r w:rsidR="00461860">
              <w:rPr>
                <w:noProof/>
                <w:webHidden/>
              </w:rPr>
              <w:tab/>
            </w:r>
            <w:r w:rsidR="00461860">
              <w:rPr>
                <w:noProof/>
                <w:webHidden/>
              </w:rPr>
              <w:fldChar w:fldCharType="begin"/>
            </w:r>
            <w:r w:rsidR="00461860">
              <w:rPr>
                <w:noProof/>
                <w:webHidden/>
              </w:rPr>
              <w:instrText xml:space="preserve"> PAGEREF _Toc59126120 \h </w:instrText>
            </w:r>
            <w:r w:rsidR="00461860">
              <w:rPr>
                <w:noProof/>
                <w:webHidden/>
              </w:rPr>
            </w:r>
            <w:r w:rsidR="00461860">
              <w:rPr>
                <w:noProof/>
                <w:webHidden/>
              </w:rPr>
              <w:fldChar w:fldCharType="separate"/>
            </w:r>
            <w:r w:rsidR="00461860">
              <w:rPr>
                <w:noProof/>
                <w:webHidden/>
              </w:rPr>
              <w:t>62</w:t>
            </w:r>
            <w:r w:rsidR="00461860">
              <w:rPr>
                <w:noProof/>
                <w:webHidden/>
              </w:rPr>
              <w:fldChar w:fldCharType="end"/>
            </w:r>
          </w:hyperlink>
        </w:p>
        <w:p w14:paraId="1AAFF76E" w14:textId="632C8714"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21" w:history="1">
            <w:r w:rsidR="00461860" w:rsidRPr="00CB763D">
              <w:rPr>
                <w:rStyle w:val="Hyperlnk"/>
                <w:noProof/>
              </w:rPr>
              <w:t>3.4.5.</w:t>
            </w:r>
            <w:r w:rsidR="00461860">
              <w:rPr>
                <w:rFonts w:asciiTheme="minorHAnsi" w:eastAsiaTheme="minorEastAsia" w:hAnsiTheme="minorHAnsi"/>
                <w:noProof/>
                <w:color w:val="auto"/>
                <w:lang w:val="sv-SE" w:eastAsia="sv-SE"/>
              </w:rPr>
              <w:tab/>
            </w:r>
            <w:r w:rsidR="00461860" w:rsidRPr="00CB763D">
              <w:rPr>
                <w:rStyle w:val="Hyperlnk"/>
                <w:noProof/>
              </w:rPr>
              <w:t>Cast Expressions</w:t>
            </w:r>
            <w:r w:rsidR="00461860">
              <w:rPr>
                <w:noProof/>
                <w:webHidden/>
              </w:rPr>
              <w:tab/>
            </w:r>
            <w:r w:rsidR="00461860">
              <w:rPr>
                <w:noProof/>
                <w:webHidden/>
              </w:rPr>
              <w:fldChar w:fldCharType="begin"/>
            </w:r>
            <w:r w:rsidR="00461860">
              <w:rPr>
                <w:noProof/>
                <w:webHidden/>
              </w:rPr>
              <w:instrText xml:space="preserve"> PAGEREF _Toc59126121 \h </w:instrText>
            </w:r>
            <w:r w:rsidR="00461860">
              <w:rPr>
                <w:noProof/>
                <w:webHidden/>
              </w:rPr>
            </w:r>
            <w:r w:rsidR="00461860">
              <w:rPr>
                <w:noProof/>
                <w:webHidden/>
              </w:rPr>
              <w:fldChar w:fldCharType="separate"/>
            </w:r>
            <w:r w:rsidR="00461860">
              <w:rPr>
                <w:noProof/>
                <w:webHidden/>
              </w:rPr>
              <w:t>63</w:t>
            </w:r>
            <w:r w:rsidR="00461860">
              <w:rPr>
                <w:noProof/>
                <w:webHidden/>
              </w:rPr>
              <w:fldChar w:fldCharType="end"/>
            </w:r>
          </w:hyperlink>
        </w:p>
        <w:p w14:paraId="6BB3E7D0" w14:textId="29B373AF"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22" w:history="1">
            <w:r w:rsidR="00461860" w:rsidRPr="00CB763D">
              <w:rPr>
                <w:rStyle w:val="Hyperlnk"/>
                <w:noProof/>
              </w:rPr>
              <w:t>3.4.6.</w:t>
            </w:r>
            <w:r w:rsidR="00461860">
              <w:rPr>
                <w:rFonts w:asciiTheme="minorHAnsi" w:eastAsiaTheme="minorEastAsia" w:hAnsiTheme="minorHAnsi"/>
                <w:noProof/>
                <w:color w:val="auto"/>
                <w:lang w:val="sv-SE" w:eastAsia="sv-SE"/>
              </w:rPr>
              <w:tab/>
            </w:r>
            <w:r w:rsidR="00461860" w:rsidRPr="00CB763D">
              <w:rPr>
                <w:rStyle w:val="Hyperlnk"/>
                <w:noProof/>
              </w:rPr>
              <w:t>Prefix Expression</w:t>
            </w:r>
            <w:r w:rsidR="00461860">
              <w:rPr>
                <w:noProof/>
                <w:webHidden/>
              </w:rPr>
              <w:tab/>
            </w:r>
            <w:r w:rsidR="00461860">
              <w:rPr>
                <w:noProof/>
                <w:webHidden/>
              </w:rPr>
              <w:fldChar w:fldCharType="begin"/>
            </w:r>
            <w:r w:rsidR="00461860">
              <w:rPr>
                <w:noProof/>
                <w:webHidden/>
              </w:rPr>
              <w:instrText xml:space="preserve"> PAGEREF _Toc59126122 \h </w:instrText>
            </w:r>
            <w:r w:rsidR="00461860">
              <w:rPr>
                <w:noProof/>
                <w:webHidden/>
              </w:rPr>
            </w:r>
            <w:r w:rsidR="00461860">
              <w:rPr>
                <w:noProof/>
                <w:webHidden/>
              </w:rPr>
              <w:fldChar w:fldCharType="separate"/>
            </w:r>
            <w:r w:rsidR="00461860">
              <w:rPr>
                <w:noProof/>
                <w:webHidden/>
              </w:rPr>
              <w:t>63</w:t>
            </w:r>
            <w:r w:rsidR="00461860">
              <w:rPr>
                <w:noProof/>
                <w:webHidden/>
              </w:rPr>
              <w:fldChar w:fldCharType="end"/>
            </w:r>
          </w:hyperlink>
        </w:p>
        <w:p w14:paraId="6FD100E2" w14:textId="3CA0751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23" w:history="1">
            <w:r w:rsidR="00461860" w:rsidRPr="00CB763D">
              <w:rPr>
                <w:rStyle w:val="Hyperlnk"/>
                <w:noProof/>
                <w:highlight w:val="white"/>
              </w:rPr>
              <w:t>3.4.7.</w:t>
            </w:r>
            <w:r w:rsidR="00461860">
              <w:rPr>
                <w:rFonts w:asciiTheme="minorHAnsi" w:eastAsiaTheme="minorEastAsia" w:hAnsiTheme="minorHAnsi"/>
                <w:noProof/>
                <w:color w:val="auto"/>
                <w:lang w:val="sv-SE" w:eastAsia="sv-SE"/>
              </w:rPr>
              <w:tab/>
            </w:r>
            <w:r w:rsidR="00461860" w:rsidRPr="00CB763D">
              <w:rPr>
                <w:rStyle w:val="Hyperlnk"/>
                <w:noProof/>
                <w:highlight w:val="white"/>
              </w:rPr>
              <w:t>Postfix Expression</w:t>
            </w:r>
            <w:r w:rsidR="00461860">
              <w:rPr>
                <w:noProof/>
                <w:webHidden/>
              </w:rPr>
              <w:tab/>
            </w:r>
            <w:r w:rsidR="00461860">
              <w:rPr>
                <w:noProof/>
                <w:webHidden/>
              </w:rPr>
              <w:fldChar w:fldCharType="begin"/>
            </w:r>
            <w:r w:rsidR="00461860">
              <w:rPr>
                <w:noProof/>
                <w:webHidden/>
              </w:rPr>
              <w:instrText xml:space="preserve"> PAGEREF _Toc59126123 \h </w:instrText>
            </w:r>
            <w:r w:rsidR="00461860">
              <w:rPr>
                <w:noProof/>
                <w:webHidden/>
              </w:rPr>
            </w:r>
            <w:r w:rsidR="00461860">
              <w:rPr>
                <w:noProof/>
                <w:webHidden/>
              </w:rPr>
              <w:fldChar w:fldCharType="separate"/>
            </w:r>
            <w:r w:rsidR="00461860">
              <w:rPr>
                <w:noProof/>
                <w:webHidden/>
              </w:rPr>
              <w:t>64</w:t>
            </w:r>
            <w:r w:rsidR="00461860">
              <w:rPr>
                <w:noProof/>
                <w:webHidden/>
              </w:rPr>
              <w:fldChar w:fldCharType="end"/>
            </w:r>
          </w:hyperlink>
        </w:p>
        <w:p w14:paraId="401BD4B7" w14:textId="5A0F37E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24" w:history="1">
            <w:r w:rsidR="00461860" w:rsidRPr="00CB763D">
              <w:rPr>
                <w:rStyle w:val="Hyperlnk"/>
                <w:noProof/>
                <w:highlight w:val="white"/>
              </w:rPr>
              <w:t>3.4.8.</w:t>
            </w:r>
            <w:r w:rsidR="00461860">
              <w:rPr>
                <w:rFonts w:asciiTheme="minorHAnsi" w:eastAsiaTheme="minorEastAsia" w:hAnsiTheme="minorHAnsi"/>
                <w:noProof/>
                <w:color w:val="auto"/>
                <w:lang w:val="sv-SE" w:eastAsia="sv-SE"/>
              </w:rPr>
              <w:tab/>
            </w:r>
            <w:r w:rsidR="00461860" w:rsidRPr="00CB763D">
              <w:rPr>
                <w:rStyle w:val="Hyperlnk"/>
                <w:noProof/>
                <w:highlight w:val="white"/>
              </w:rPr>
              <w:t>Primary Expressions</w:t>
            </w:r>
            <w:r w:rsidR="00461860">
              <w:rPr>
                <w:noProof/>
                <w:webHidden/>
              </w:rPr>
              <w:tab/>
            </w:r>
            <w:r w:rsidR="00461860">
              <w:rPr>
                <w:noProof/>
                <w:webHidden/>
              </w:rPr>
              <w:fldChar w:fldCharType="begin"/>
            </w:r>
            <w:r w:rsidR="00461860">
              <w:rPr>
                <w:noProof/>
                <w:webHidden/>
              </w:rPr>
              <w:instrText xml:space="preserve"> PAGEREF _Toc59126124 \h </w:instrText>
            </w:r>
            <w:r w:rsidR="00461860">
              <w:rPr>
                <w:noProof/>
                <w:webHidden/>
              </w:rPr>
            </w:r>
            <w:r w:rsidR="00461860">
              <w:rPr>
                <w:noProof/>
                <w:webHidden/>
              </w:rPr>
              <w:fldChar w:fldCharType="separate"/>
            </w:r>
            <w:r w:rsidR="00461860">
              <w:rPr>
                <w:noProof/>
                <w:webHidden/>
              </w:rPr>
              <w:t>65</w:t>
            </w:r>
            <w:r w:rsidR="00461860">
              <w:rPr>
                <w:noProof/>
                <w:webHidden/>
              </w:rPr>
              <w:fldChar w:fldCharType="end"/>
            </w:r>
          </w:hyperlink>
        </w:p>
        <w:p w14:paraId="06BC38A4" w14:textId="19B44445" w:rsidR="00461860" w:rsidRDefault="00DB06E7">
          <w:pPr>
            <w:pStyle w:val="Innehll1"/>
            <w:rPr>
              <w:rFonts w:asciiTheme="minorHAnsi" w:eastAsiaTheme="minorEastAsia" w:hAnsiTheme="minorHAnsi"/>
              <w:noProof/>
              <w:color w:val="auto"/>
              <w:lang w:val="sv-SE" w:eastAsia="sv-SE"/>
            </w:rPr>
          </w:pPr>
          <w:hyperlink w:anchor="_Toc59126125" w:history="1">
            <w:r w:rsidR="00461860" w:rsidRPr="00CB763D">
              <w:rPr>
                <w:rStyle w:val="Hyperlnk"/>
                <w:noProof/>
              </w:rPr>
              <w:t>4.</w:t>
            </w:r>
            <w:r w:rsidR="00461860">
              <w:rPr>
                <w:rFonts w:asciiTheme="minorHAnsi" w:eastAsiaTheme="minorEastAsia" w:hAnsiTheme="minorHAnsi"/>
                <w:noProof/>
                <w:color w:val="auto"/>
                <w:lang w:val="sv-SE" w:eastAsia="sv-SE"/>
              </w:rPr>
              <w:tab/>
            </w:r>
            <w:r w:rsidR="00461860" w:rsidRPr="00CB763D">
              <w:rPr>
                <w:rStyle w:val="Hyperlnk"/>
                <w:noProof/>
              </w:rPr>
              <w:t>Middle Code Generation</w:t>
            </w:r>
            <w:r w:rsidR="00461860">
              <w:rPr>
                <w:noProof/>
                <w:webHidden/>
              </w:rPr>
              <w:tab/>
            </w:r>
            <w:r w:rsidR="00461860">
              <w:rPr>
                <w:noProof/>
                <w:webHidden/>
              </w:rPr>
              <w:fldChar w:fldCharType="begin"/>
            </w:r>
            <w:r w:rsidR="00461860">
              <w:rPr>
                <w:noProof/>
                <w:webHidden/>
              </w:rPr>
              <w:instrText xml:space="preserve"> PAGEREF _Toc59126125 \h </w:instrText>
            </w:r>
            <w:r w:rsidR="00461860">
              <w:rPr>
                <w:noProof/>
                <w:webHidden/>
              </w:rPr>
            </w:r>
            <w:r w:rsidR="00461860">
              <w:rPr>
                <w:noProof/>
                <w:webHidden/>
              </w:rPr>
              <w:fldChar w:fldCharType="separate"/>
            </w:r>
            <w:r w:rsidR="00461860">
              <w:rPr>
                <w:noProof/>
                <w:webHidden/>
              </w:rPr>
              <w:t>67</w:t>
            </w:r>
            <w:r w:rsidR="00461860">
              <w:rPr>
                <w:noProof/>
                <w:webHidden/>
              </w:rPr>
              <w:fldChar w:fldCharType="end"/>
            </w:r>
          </w:hyperlink>
        </w:p>
        <w:p w14:paraId="7DD59BFA" w14:textId="5833A407"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126" w:history="1">
            <w:r w:rsidR="00461860" w:rsidRPr="00CB763D">
              <w:rPr>
                <w:rStyle w:val="Hyperlnk"/>
                <w:noProof/>
              </w:rPr>
              <w:t>4.1.</w:t>
            </w:r>
            <w:r w:rsidR="00461860">
              <w:rPr>
                <w:rFonts w:asciiTheme="minorHAnsi" w:eastAsiaTheme="minorEastAsia" w:hAnsiTheme="minorHAnsi"/>
                <w:noProof/>
                <w:color w:val="auto"/>
                <w:lang w:val="sv-SE" w:eastAsia="sv-SE"/>
              </w:rPr>
              <w:tab/>
            </w:r>
            <w:r w:rsidR="00461860" w:rsidRPr="00CB763D">
              <w:rPr>
                <w:rStyle w:val="Hyperlnk"/>
                <w:noProof/>
              </w:rPr>
              <w:t>The MiddleCode Class</w:t>
            </w:r>
            <w:r w:rsidR="00461860">
              <w:rPr>
                <w:noProof/>
                <w:webHidden/>
              </w:rPr>
              <w:tab/>
            </w:r>
            <w:r w:rsidR="00461860">
              <w:rPr>
                <w:noProof/>
                <w:webHidden/>
              </w:rPr>
              <w:fldChar w:fldCharType="begin"/>
            </w:r>
            <w:r w:rsidR="00461860">
              <w:rPr>
                <w:noProof/>
                <w:webHidden/>
              </w:rPr>
              <w:instrText xml:space="preserve"> PAGEREF _Toc59126126 \h </w:instrText>
            </w:r>
            <w:r w:rsidR="00461860">
              <w:rPr>
                <w:noProof/>
                <w:webHidden/>
              </w:rPr>
            </w:r>
            <w:r w:rsidR="00461860">
              <w:rPr>
                <w:noProof/>
                <w:webHidden/>
              </w:rPr>
              <w:fldChar w:fldCharType="separate"/>
            </w:r>
            <w:r w:rsidR="00461860">
              <w:rPr>
                <w:noProof/>
                <w:webHidden/>
              </w:rPr>
              <w:t>67</w:t>
            </w:r>
            <w:r w:rsidR="00461860">
              <w:rPr>
                <w:noProof/>
                <w:webHidden/>
              </w:rPr>
              <w:fldChar w:fldCharType="end"/>
            </w:r>
          </w:hyperlink>
        </w:p>
        <w:p w14:paraId="06CDD310" w14:textId="10FF4D78"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27" w:history="1">
            <w:r w:rsidR="00461860" w:rsidRPr="00CB763D">
              <w:rPr>
                <w:rStyle w:val="Hyperlnk"/>
                <w:noProof/>
              </w:rPr>
              <w:t>4.1.1.</w:t>
            </w:r>
            <w:r w:rsidR="00461860">
              <w:rPr>
                <w:rFonts w:asciiTheme="minorHAnsi" w:eastAsiaTheme="minorEastAsia" w:hAnsiTheme="minorHAnsi"/>
                <w:noProof/>
                <w:color w:val="auto"/>
                <w:lang w:val="sv-SE" w:eastAsia="sv-SE"/>
              </w:rPr>
              <w:tab/>
            </w:r>
            <w:r w:rsidR="00461860" w:rsidRPr="00CB763D">
              <w:rPr>
                <w:rStyle w:val="Hyperlnk"/>
                <w:noProof/>
              </w:rPr>
              <w:t>Backpatching</w:t>
            </w:r>
            <w:r w:rsidR="00461860">
              <w:rPr>
                <w:noProof/>
                <w:webHidden/>
              </w:rPr>
              <w:tab/>
            </w:r>
            <w:r w:rsidR="00461860">
              <w:rPr>
                <w:noProof/>
                <w:webHidden/>
              </w:rPr>
              <w:fldChar w:fldCharType="begin"/>
            </w:r>
            <w:r w:rsidR="00461860">
              <w:rPr>
                <w:noProof/>
                <w:webHidden/>
              </w:rPr>
              <w:instrText xml:space="preserve"> PAGEREF _Toc59126127 \h </w:instrText>
            </w:r>
            <w:r w:rsidR="00461860">
              <w:rPr>
                <w:noProof/>
                <w:webHidden/>
              </w:rPr>
            </w:r>
            <w:r w:rsidR="00461860">
              <w:rPr>
                <w:noProof/>
                <w:webHidden/>
              </w:rPr>
              <w:fldChar w:fldCharType="separate"/>
            </w:r>
            <w:r w:rsidR="00461860">
              <w:rPr>
                <w:noProof/>
                <w:webHidden/>
              </w:rPr>
              <w:t>70</w:t>
            </w:r>
            <w:r w:rsidR="00461860">
              <w:rPr>
                <w:noProof/>
                <w:webHidden/>
              </w:rPr>
              <w:fldChar w:fldCharType="end"/>
            </w:r>
          </w:hyperlink>
        </w:p>
        <w:p w14:paraId="2126CF6D" w14:textId="0CDAE0BD"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128" w:history="1">
            <w:r w:rsidR="00461860" w:rsidRPr="00CB763D">
              <w:rPr>
                <w:rStyle w:val="Hyperlnk"/>
                <w:noProof/>
              </w:rPr>
              <w:t>4.2.</w:t>
            </w:r>
            <w:r w:rsidR="00461860">
              <w:rPr>
                <w:rFonts w:asciiTheme="minorHAnsi" w:eastAsiaTheme="minorEastAsia" w:hAnsiTheme="minorHAnsi"/>
                <w:noProof/>
                <w:color w:val="auto"/>
                <w:lang w:val="sv-SE" w:eastAsia="sv-SE"/>
              </w:rPr>
              <w:tab/>
            </w:r>
            <w:r w:rsidR="00461860" w:rsidRPr="00CB763D">
              <w:rPr>
                <w:rStyle w:val="Hyperlnk"/>
                <w:noProof/>
              </w:rPr>
              <w:t>Declarations</w:t>
            </w:r>
            <w:r w:rsidR="00461860">
              <w:rPr>
                <w:noProof/>
                <w:webHidden/>
              </w:rPr>
              <w:tab/>
            </w:r>
            <w:r w:rsidR="00461860">
              <w:rPr>
                <w:noProof/>
                <w:webHidden/>
              </w:rPr>
              <w:fldChar w:fldCharType="begin"/>
            </w:r>
            <w:r w:rsidR="00461860">
              <w:rPr>
                <w:noProof/>
                <w:webHidden/>
              </w:rPr>
              <w:instrText xml:space="preserve"> PAGEREF _Toc59126128 \h </w:instrText>
            </w:r>
            <w:r w:rsidR="00461860">
              <w:rPr>
                <w:noProof/>
                <w:webHidden/>
              </w:rPr>
            </w:r>
            <w:r w:rsidR="00461860">
              <w:rPr>
                <w:noProof/>
                <w:webHidden/>
              </w:rPr>
              <w:fldChar w:fldCharType="separate"/>
            </w:r>
            <w:r w:rsidR="00461860">
              <w:rPr>
                <w:noProof/>
                <w:webHidden/>
              </w:rPr>
              <w:t>71</w:t>
            </w:r>
            <w:r w:rsidR="00461860">
              <w:rPr>
                <w:noProof/>
                <w:webHidden/>
              </w:rPr>
              <w:fldChar w:fldCharType="end"/>
            </w:r>
          </w:hyperlink>
        </w:p>
        <w:p w14:paraId="68F04E6E" w14:textId="6F1D98E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29" w:history="1">
            <w:r w:rsidR="00461860" w:rsidRPr="00CB763D">
              <w:rPr>
                <w:rStyle w:val="Hyperlnk"/>
                <w:noProof/>
              </w:rPr>
              <w:t>4.2.1.</w:t>
            </w:r>
            <w:r w:rsidR="00461860">
              <w:rPr>
                <w:rFonts w:asciiTheme="minorHAnsi" w:eastAsiaTheme="minorEastAsia" w:hAnsiTheme="minorHAnsi"/>
                <w:noProof/>
                <w:color w:val="auto"/>
                <w:lang w:val="sv-SE" w:eastAsia="sv-SE"/>
              </w:rPr>
              <w:tab/>
            </w:r>
            <w:r w:rsidR="00461860" w:rsidRPr="00CB763D">
              <w:rPr>
                <w:rStyle w:val="Hyperlnk"/>
                <w:noProof/>
              </w:rPr>
              <w:t>Function Definition</w:t>
            </w:r>
            <w:r w:rsidR="00461860">
              <w:rPr>
                <w:noProof/>
                <w:webHidden/>
              </w:rPr>
              <w:tab/>
            </w:r>
            <w:r w:rsidR="00461860">
              <w:rPr>
                <w:noProof/>
                <w:webHidden/>
              </w:rPr>
              <w:fldChar w:fldCharType="begin"/>
            </w:r>
            <w:r w:rsidR="00461860">
              <w:rPr>
                <w:noProof/>
                <w:webHidden/>
              </w:rPr>
              <w:instrText xml:space="preserve"> PAGEREF _Toc59126129 \h </w:instrText>
            </w:r>
            <w:r w:rsidR="00461860">
              <w:rPr>
                <w:noProof/>
                <w:webHidden/>
              </w:rPr>
            </w:r>
            <w:r w:rsidR="00461860">
              <w:rPr>
                <w:noProof/>
                <w:webHidden/>
              </w:rPr>
              <w:fldChar w:fldCharType="separate"/>
            </w:r>
            <w:r w:rsidR="00461860">
              <w:rPr>
                <w:noProof/>
                <w:webHidden/>
              </w:rPr>
              <w:t>71</w:t>
            </w:r>
            <w:r w:rsidR="00461860">
              <w:rPr>
                <w:noProof/>
                <w:webHidden/>
              </w:rPr>
              <w:fldChar w:fldCharType="end"/>
            </w:r>
          </w:hyperlink>
        </w:p>
        <w:p w14:paraId="65FDB6E3" w14:textId="6265FE5C"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30" w:history="1">
            <w:r w:rsidR="00461860" w:rsidRPr="00CB763D">
              <w:rPr>
                <w:rStyle w:val="Hyperlnk"/>
                <w:noProof/>
                <w:highlight w:val="white"/>
              </w:rPr>
              <w:t>4.2.2.</w:t>
            </w:r>
            <w:r w:rsidR="00461860">
              <w:rPr>
                <w:rFonts w:asciiTheme="minorHAnsi" w:eastAsiaTheme="minorEastAsia" w:hAnsiTheme="minorHAnsi"/>
                <w:noProof/>
                <w:color w:val="auto"/>
                <w:lang w:val="sv-SE" w:eastAsia="sv-SE"/>
              </w:rPr>
              <w:tab/>
            </w:r>
            <w:r w:rsidR="00461860" w:rsidRPr="00CB763D">
              <w:rPr>
                <w:rStyle w:val="Hyperlnk"/>
                <w:noProof/>
                <w:highlight w:val="white"/>
              </w:rPr>
              <w:t>Specifier List</w:t>
            </w:r>
            <w:r w:rsidR="00461860">
              <w:rPr>
                <w:noProof/>
                <w:webHidden/>
              </w:rPr>
              <w:tab/>
            </w:r>
            <w:r w:rsidR="00461860">
              <w:rPr>
                <w:noProof/>
                <w:webHidden/>
              </w:rPr>
              <w:fldChar w:fldCharType="begin"/>
            </w:r>
            <w:r w:rsidR="00461860">
              <w:rPr>
                <w:noProof/>
                <w:webHidden/>
              </w:rPr>
              <w:instrText xml:space="preserve"> PAGEREF _Toc59126130 \h </w:instrText>
            </w:r>
            <w:r w:rsidR="00461860">
              <w:rPr>
                <w:noProof/>
                <w:webHidden/>
              </w:rPr>
            </w:r>
            <w:r w:rsidR="00461860">
              <w:rPr>
                <w:noProof/>
                <w:webHidden/>
              </w:rPr>
              <w:fldChar w:fldCharType="separate"/>
            </w:r>
            <w:r w:rsidR="00461860">
              <w:rPr>
                <w:noProof/>
                <w:webHidden/>
              </w:rPr>
              <w:t>75</w:t>
            </w:r>
            <w:r w:rsidR="00461860">
              <w:rPr>
                <w:noProof/>
                <w:webHidden/>
              </w:rPr>
              <w:fldChar w:fldCharType="end"/>
            </w:r>
          </w:hyperlink>
        </w:p>
        <w:p w14:paraId="515E1601" w14:textId="4CCC2B76"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31" w:history="1">
            <w:r w:rsidR="00461860" w:rsidRPr="00CB763D">
              <w:rPr>
                <w:rStyle w:val="Hyperlnk"/>
                <w:noProof/>
                <w:highlight w:val="white"/>
              </w:rPr>
              <w:t>4.2.3.</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Structs and Unions</w:t>
            </w:r>
            <w:r w:rsidR="00461860">
              <w:rPr>
                <w:noProof/>
                <w:webHidden/>
              </w:rPr>
              <w:tab/>
            </w:r>
            <w:r w:rsidR="00461860">
              <w:rPr>
                <w:noProof/>
                <w:webHidden/>
              </w:rPr>
              <w:fldChar w:fldCharType="begin"/>
            </w:r>
            <w:r w:rsidR="00461860">
              <w:rPr>
                <w:noProof/>
                <w:webHidden/>
              </w:rPr>
              <w:instrText xml:space="preserve"> PAGEREF _Toc59126131 \h </w:instrText>
            </w:r>
            <w:r w:rsidR="00461860">
              <w:rPr>
                <w:noProof/>
                <w:webHidden/>
              </w:rPr>
            </w:r>
            <w:r w:rsidR="00461860">
              <w:rPr>
                <w:noProof/>
                <w:webHidden/>
              </w:rPr>
              <w:fldChar w:fldCharType="separate"/>
            </w:r>
            <w:r w:rsidR="00461860">
              <w:rPr>
                <w:noProof/>
                <w:webHidden/>
              </w:rPr>
              <w:t>75</w:t>
            </w:r>
            <w:r w:rsidR="00461860">
              <w:rPr>
                <w:noProof/>
                <w:webHidden/>
              </w:rPr>
              <w:fldChar w:fldCharType="end"/>
            </w:r>
          </w:hyperlink>
        </w:p>
        <w:p w14:paraId="217F01A7" w14:textId="755FC092"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32" w:history="1">
            <w:r w:rsidR="00461860" w:rsidRPr="00CB763D">
              <w:rPr>
                <w:rStyle w:val="Hyperlnk"/>
                <w:noProof/>
                <w:highlight w:val="white"/>
              </w:rPr>
              <w:t>4.2.4.</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w:t>
            </w:r>
            <w:r w:rsidR="00461860">
              <w:rPr>
                <w:noProof/>
                <w:webHidden/>
              </w:rPr>
              <w:tab/>
            </w:r>
            <w:r w:rsidR="00461860">
              <w:rPr>
                <w:noProof/>
                <w:webHidden/>
              </w:rPr>
              <w:fldChar w:fldCharType="begin"/>
            </w:r>
            <w:r w:rsidR="00461860">
              <w:rPr>
                <w:noProof/>
                <w:webHidden/>
              </w:rPr>
              <w:instrText xml:space="preserve"> PAGEREF _Toc59126132 \h </w:instrText>
            </w:r>
            <w:r w:rsidR="00461860">
              <w:rPr>
                <w:noProof/>
                <w:webHidden/>
              </w:rPr>
            </w:r>
            <w:r w:rsidR="00461860">
              <w:rPr>
                <w:noProof/>
                <w:webHidden/>
              </w:rPr>
              <w:fldChar w:fldCharType="separate"/>
            </w:r>
            <w:r w:rsidR="00461860">
              <w:rPr>
                <w:noProof/>
                <w:webHidden/>
              </w:rPr>
              <w:t>76</w:t>
            </w:r>
            <w:r w:rsidR="00461860">
              <w:rPr>
                <w:noProof/>
                <w:webHidden/>
              </w:rPr>
              <w:fldChar w:fldCharType="end"/>
            </w:r>
          </w:hyperlink>
        </w:p>
        <w:p w14:paraId="206F1C9E" w14:textId="452C42E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33" w:history="1">
            <w:r w:rsidR="00461860" w:rsidRPr="00CB763D">
              <w:rPr>
                <w:rStyle w:val="Hyperlnk"/>
                <w:noProof/>
                <w:highlight w:val="white"/>
              </w:rPr>
              <w:t>4.2.5.</w:t>
            </w:r>
            <w:r w:rsidR="00461860">
              <w:rPr>
                <w:rFonts w:asciiTheme="minorHAnsi" w:eastAsiaTheme="minorEastAsia" w:hAnsiTheme="minorHAnsi"/>
                <w:noProof/>
                <w:color w:val="auto"/>
                <w:lang w:val="sv-SE" w:eastAsia="sv-SE"/>
              </w:rPr>
              <w:tab/>
            </w:r>
            <w:r w:rsidR="00461860" w:rsidRPr="00CB763D">
              <w:rPr>
                <w:rStyle w:val="Hyperlnk"/>
                <w:noProof/>
                <w:highlight w:val="white"/>
              </w:rPr>
              <w:t>Declarator</w:t>
            </w:r>
            <w:r w:rsidR="00461860">
              <w:rPr>
                <w:noProof/>
                <w:webHidden/>
              </w:rPr>
              <w:tab/>
            </w:r>
            <w:r w:rsidR="00461860">
              <w:rPr>
                <w:noProof/>
                <w:webHidden/>
              </w:rPr>
              <w:fldChar w:fldCharType="begin"/>
            </w:r>
            <w:r w:rsidR="00461860">
              <w:rPr>
                <w:noProof/>
                <w:webHidden/>
              </w:rPr>
              <w:instrText xml:space="preserve"> PAGEREF _Toc59126133 \h </w:instrText>
            </w:r>
            <w:r w:rsidR="00461860">
              <w:rPr>
                <w:noProof/>
                <w:webHidden/>
              </w:rPr>
            </w:r>
            <w:r w:rsidR="00461860">
              <w:rPr>
                <w:noProof/>
                <w:webHidden/>
              </w:rPr>
              <w:fldChar w:fldCharType="separate"/>
            </w:r>
            <w:r w:rsidR="00461860">
              <w:rPr>
                <w:noProof/>
                <w:webHidden/>
              </w:rPr>
              <w:t>77</w:t>
            </w:r>
            <w:r w:rsidR="00461860">
              <w:rPr>
                <w:noProof/>
                <w:webHidden/>
              </w:rPr>
              <w:fldChar w:fldCharType="end"/>
            </w:r>
          </w:hyperlink>
        </w:p>
        <w:p w14:paraId="61A98EAC" w14:textId="53F74AC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34" w:history="1">
            <w:r w:rsidR="00461860" w:rsidRPr="00CB763D">
              <w:rPr>
                <w:rStyle w:val="Hyperlnk"/>
                <w:noProof/>
                <w:highlight w:val="white"/>
              </w:rPr>
              <w:t>4.2.6.</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 declarator</w:t>
            </w:r>
            <w:r w:rsidR="00461860">
              <w:rPr>
                <w:noProof/>
                <w:webHidden/>
              </w:rPr>
              <w:tab/>
            </w:r>
            <w:r w:rsidR="00461860">
              <w:rPr>
                <w:noProof/>
                <w:webHidden/>
              </w:rPr>
              <w:fldChar w:fldCharType="begin"/>
            </w:r>
            <w:r w:rsidR="00461860">
              <w:rPr>
                <w:noProof/>
                <w:webHidden/>
              </w:rPr>
              <w:instrText xml:space="preserve"> PAGEREF _Toc59126134 \h </w:instrText>
            </w:r>
            <w:r w:rsidR="00461860">
              <w:rPr>
                <w:noProof/>
                <w:webHidden/>
              </w:rPr>
            </w:r>
            <w:r w:rsidR="00461860">
              <w:rPr>
                <w:noProof/>
                <w:webHidden/>
              </w:rPr>
              <w:fldChar w:fldCharType="separate"/>
            </w:r>
            <w:r w:rsidR="00461860">
              <w:rPr>
                <w:noProof/>
                <w:webHidden/>
              </w:rPr>
              <w:t>80</w:t>
            </w:r>
            <w:r w:rsidR="00461860">
              <w:rPr>
                <w:noProof/>
                <w:webHidden/>
              </w:rPr>
              <w:fldChar w:fldCharType="end"/>
            </w:r>
          </w:hyperlink>
        </w:p>
        <w:p w14:paraId="40D33BF1" w14:textId="7E53CEC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35" w:history="1">
            <w:r w:rsidR="00461860" w:rsidRPr="00CB763D">
              <w:rPr>
                <w:rStyle w:val="Hyperlnk"/>
                <w:noProof/>
                <w:highlight w:val="white"/>
              </w:rPr>
              <w:t>4.2.7.</w:t>
            </w:r>
            <w:r w:rsidR="00461860">
              <w:rPr>
                <w:rFonts w:asciiTheme="minorHAnsi" w:eastAsiaTheme="minorEastAsia" w:hAnsiTheme="minorHAnsi"/>
                <w:noProof/>
                <w:color w:val="auto"/>
                <w:lang w:val="sv-SE" w:eastAsia="sv-SE"/>
              </w:rPr>
              <w:tab/>
            </w:r>
            <w:r w:rsidR="00461860" w:rsidRPr="00CB763D">
              <w:rPr>
                <w:rStyle w:val="Hyperlnk"/>
                <w:noProof/>
                <w:highlight w:val="white"/>
              </w:rPr>
              <w:t>Direct Declarator</w:t>
            </w:r>
            <w:r w:rsidR="00461860">
              <w:rPr>
                <w:noProof/>
                <w:webHidden/>
              </w:rPr>
              <w:tab/>
            </w:r>
            <w:r w:rsidR="00461860">
              <w:rPr>
                <w:noProof/>
                <w:webHidden/>
              </w:rPr>
              <w:fldChar w:fldCharType="begin"/>
            </w:r>
            <w:r w:rsidR="00461860">
              <w:rPr>
                <w:noProof/>
                <w:webHidden/>
              </w:rPr>
              <w:instrText xml:space="preserve"> PAGEREF _Toc59126135 \h </w:instrText>
            </w:r>
            <w:r w:rsidR="00461860">
              <w:rPr>
                <w:noProof/>
                <w:webHidden/>
              </w:rPr>
            </w:r>
            <w:r w:rsidR="00461860">
              <w:rPr>
                <w:noProof/>
                <w:webHidden/>
              </w:rPr>
              <w:fldChar w:fldCharType="separate"/>
            </w:r>
            <w:r w:rsidR="00461860">
              <w:rPr>
                <w:noProof/>
                <w:webHidden/>
              </w:rPr>
              <w:t>80</w:t>
            </w:r>
            <w:r w:rsidR="00461860">
              <w:rPr>
                <w:noProof/>
                <w:webHidden/>
              </w:rPr>
              <w:fldChar w:fldCharType="end"/>
            </w:r>
          </w:hyperlink>
        </w:p>
        <w:p w14:paraId="02AF7621" w14:textId="5D8929C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36" w:history="1">
            <w:r w:rsidR="00461860" w:rsidRPr="00CB763D">
              <w:rPr>
                <w:rStyle w:val="Hyperlnk"/>
                <w:noProof/>
                <w:highlight w:val="white"/>
              </w:rPr>
              <w:t>4.2.8.</w:t>
            </w:r>
            <w:r w:rsidR="00461860">
              <w:rPr>
                <w:rFonts w:asciiTheme="minorHAnsi" w:eastAsiaTheme="minorEastAsia" w:hAnsiTheme="minorHAnsi"/>
                <w:noProof/>
                <w:color w:val="auto"/>
                <w:lang w:val="sv-SE" w:eastAsia="sv-SE"/>
              </w:rPr>
              <w:tab/>
            </w:r>
            <w:r w:rsidR="00461860" w:rsidRPr="00CB763D">
              <w:rPr>
                <w:rStyle w:val="Hyperlnk"/>
                <w:noProof/>
                <w:highlight w:val="white"/>
              </w:rPr>
              <w:t>Parameters</w:t>
            </w:r>
            <w:r w:rsidR="00461860">
              <w:rPr>
                <w:noProof/>
                <w:webHidden/>
              </w:rPr>
              <w:tab/>
            </w:r>
            <w:r w:rsidR="00461860">
              <w:rPr>
                <w:noProof/>
                <w:webHidden/>
              </w:rPr>
              <w:fldChar w:fldCharType="begin"/>
            </w:r>
            <w:r w:rsidR="00461860">
              <w:rPr>
                <w:noProof/>
                <w:webHidden/>
              </w:rPr>
              <w:instrText xml:space="preserve"> PAGEREF _Toc59126136 \h </w:instrText>
            </w:r>
            <w:r w:rsidR="00461860">
              <w:rPr>
                <w:noProof/>
                <w:webHidden/>
              </w:rPr>
            </w:r>
            <w:r w:rsidR="00461860">
              <w:rPr>
                <w:noProof/>
                <w:webHidden/>
              </w:rPr>
              <w:fldChar w:fldCharType="separate"/>
            </w:r>
            <w:r w:rsidR="00461860">
              <w:rPr>
                <w:noProof/>
                <w:webHidden/>
              </w:rPr>
              <w:t>82</w:t>
            </w:r>
            <w:r w:rsidR="00461860">
              <w:rPr>
                <w:noProof/>
                <w:webHidden/>
              </w:rPr>
              <w:fldChar w:fldCharType="end"/>
            </w:r>
          </w:hyperlink>
        </w:p>
        <w:p w14:paraId="205380D8" w14:textId="6FD8189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37" w:history="1">
            <w:r w:rsidR="00461860" w:rsidRPr="00CB763D">
              <w:rPr>
                <w:rStyle w:val="Hyperlnk"/>
                <w:noProof/>
                <w:highlight w:val="white"/>
              </w:rPr>
              <w:t>4.2.9.</w:t>
            </w:r>
            <w:r w:rsidR="00461860">
              <w:rPr>
                <w:rFonts w:asciiTheme="minorHAnsi" w:eastAsiaTheme="minorEastAsia" w:hAnsiTheme="minorHAnsi"/>
                <w:noProof/>
                <w:color w:val="auto"/>
                <w:lang w:val="sv-SE" w:eastAsia="sv-SE"/>
              </w:rPr>
              <w:tab/>
            </w:r>
            <w:r w:rsidR="00461860" w:rsidRPr="00CB763D">
              <w:rPr>
                <w:rStyle w:val="Hyperlnk"/>
                <w:noProof/>
                <w:highlight w:val="white"/>
              </w:rPr>
              <w:t>Abstract Declarator</w:t>
            </w:r>
            <w:r w:rsidR="00461860">
              <w:rPr>
                <w:noProof/>
                <w:webHidden/>
              </w:rPr>
              <w:tab/>
            </w:r>
            <w:r w:rsidR="00461860">
              <w:rPr>
                <w:noProof/>
                <w:webHidden/>
              </w:rPr>
              <w:fldChar w:fldCharType="begin"/>
            </w:r>
            <w:r w:rsidR="00461860">
              <w:rPr>
                <w:noProof/>
                <w:webHidden/>
              </w:rPr>
              <w:instrText xml:space="preserve"> PAGEREF _Toc59126137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E82A26E" w14:textId="244C719F"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138" w:history="1">
            <w:r w:rsidR="00461860" w:rsidRPr="00CB763D">
              <w:rPr>
                <w:rStyle w:val="Hyperlnk"/>
                <w:noProof/>
                <w:highlight w:val="white"/>
              </w:rPr>
              <w:t>4.3.</w:t>
            </w:r>
            <w:r w:rsidR="00461860">
              <w:rPr>
                <w:rFonts w:asciiTheme="minorHAnsi" w:eastAsiaTheme="minorEastAsia" w:hAnsiTheme="minorHAnsi"/>
                <w:noProof/>
                <w:color w:val="auto"/>
                <w:lang w:val="sv-SE" w:eastAsia="sv-SE"/>
              </w:rPr>
              <w:tab/>
            </w:r>
            <w:r w:rsidR="00461860" w:rsidRPr="00CB763D">
              <w:rPr>
                <w:rStyle w:val="Hyperlnk"/>
                <w:noProof/>
                <w:highlight w:val="white"/>
              </w:rPr>
              <w:t>Statements</w:t>
            </w:r>
            <w:r w:rsidR="00461860">
              <w:rPr>
                <w:noProof/>
                <w:webHidden/>
              </w:rPr>
              <w:tab/>
            </w:r>
            <w:r w:rsidR="00461860">
              <w:rPr>
                <w:noProof/>
                <w:webHidden/>
              </w:rPr>
              <w:fldChar w:fldCharType="begin"/>
            </w:r>
            <w:r w:rsidR="00461860">
              <w:rPr>
                <w:noProof/>
                <w:webHidden/>
              </w:rPr>
              <w:instrText xml:space="preserve"> PAGEREF _Toc59126138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49E3D23" w14:textId="7C3AC80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39"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The If Statement</w:t>
            </w:r>
            <w:r w:rsidR="00461860">
              <w:rPr>
                <w:noProof/>
                <w:webHidden/>
              </w:rPr>
              <w:tab/>
            </w:r>
            <w:r w:rsidR="00461860">
              <w:rPr>
                <w:noProof/>
                <w:webHidden/>
              </w:rPr>
              <w:fldChar w:fldCharType="begin"/>
            </w:r>
            <w:r w:rsidR="00461860">
              <w:rPr>
                <w:noProof/>
                <w:webHidden/>
              </w:rPr>
              <w:instrText xml:space="preserve"> PAGEREF _Toc59126139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59C4620" w14:textId="0F2BAADC"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40" w:history="1">
            <w:r w:rsidR="00461860" w:rsidRPr="00CB763D">
              <w:rPr>
                <w:rStyle w:val="Hyperlnk"/>
                <w:noProof/>
                <w:highlight w:val="white"/>
              </w:rPr>
              <w:t>4.3.2.</w:t>
            </w:r>
            <w:r w:rsidR="00461860">
              <w:rPr>
                <w:rFonts w:asciiTheme="minorHAnsi" w:eastAsiaTheme="minorEastAsia" w:hAnsiTheme="minorHAnsi"/>
                <w:noProof/>
                <w:color w:val="auto"/>
                <w:lang w:val="sv-SE" w:eastAsia="sv-SE"/>
              </w:rPr>
              <w:tab/>
            </w:r>
            <w:r w:rsidR="00461860" w:rsidRPr="00CB763D">
              <w:rPr>
                <w:rStyle w:val="Hyperlnk"/>
                <w:noProof/>
                <w:highlight w:val="white"/>
              </w:rPr>
              <w:t>The If-Else Statement</w:t>
            </w:r>
            <w:r w:rsidR="00461860">
              <w:rPr>
                <w:noProof/>
                <w:webHidden/>
              </w:rPr>
              <w:tab/>
            </w:r>
            <w:r w:rsidR="00461860">
              <w:rPr>
                <w:noProof/>
                <w:webHidden/>
              </w:rPr>
              <w:fldChar w:fldCharType="begin"/>
            </w:r>
            <w:r w:rsidR="00461860">
              <w:rPr>
                <w:noProof/>
                <w:webHidden/>
              </w:rPr>
              <w:instrText xml:space="preserve"> PAGEREF _Toc59126140 \h </w:instrText>
            </w:r>
            <w:r w:rsidR="00461860">
              <w:rPr>
                <w:noProof/>
                <w:webHidden/>
              </w:rPr>
            </w:r>
            <w:r w:rsidR="00461860">
              <w:rPr>
                <w:noProof/>
                <w:webHidden/>
              </w:rPr>
              <w:fldChar w:fldCharType="separate"/>
            </w:r>
            <w:r w:rsidR="00461860">
              <w:rPr>
                <w:noProof/>
                <w:webHidden/>
              </w:rPr>
              <w:t>84</w:t>
            </w:r>
            <w:r w:rsidR="00461860">
              <w:rPr>
                <w:noProof/>
                <w:webHidden/>
              </w:rPr>
              <w:fldChar w:fldCharType="end"/>
            </w:r>
          </w:hyperlink>
        </w:p>
        <w:p w14:paraId="473B0E5E" w14:textId="2E4CB133"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41" w:history="1">
            <w:r w:rsidR="00461860" w:rsidRPr="00CB763D">
              <w:rPr>
                <w:rStyle w:val="Hyperlnk"/>
                <w:noProof/>
              </w:rPr>
              <w:t>4.3.3.</w:t>
            </w:r>
            <w:r w:rsidR="00461860">
              <w:rPr>
                <w:rFonts w:asciiTheme="minorHAnsi" w:eastAsiaTheme="minorEastAsia" w:hAnsiTheme="minorHAnsi"/>
                <w:noProof/>
                <w:color w:val="auto"/>
                <w:lang w:val="sv-SE" w:eastAsia="sv-SE"/>
              </w:rPr>
              <w:tab/>
            </w:r>
            <w:r w:rsidR="00461860" w:rsidRPr="00CB763D">
              <w:rPr>
                <w:rStyle w:val="Hyperlnk"/>
                <w:noProof/>
              </w:rPr>
              <w:t>The Switch Statement</w:t>
            </w:r>
            <w:r w:rsidR="00461860">
              <w:rPr>
                <w:noProof/>
                <w:webHidden/>
              </w:rPr>
              <w:tab/>
            </w:r>
            <w:r w:rsidR="00461860">
              <w:rPr>
                <w:noProof/>
                <w:webHidden/>
              </w:rPr>
              <w:fldChar w:fldCharType="begin"/>
            </w:r>
            <w:r w:rsidR="00461860">
              <w:rPr>
                <w:noProof/>
                <w:webHidden/>
              </w:rPr>
              <w:instrText xml:space="preserve"> PAGEREF _Toc59126141 \h </w:instrText>
            </w:r>
            <w:r w:rsidR="00461860">
              <w:rPr>
                <w:noProof/>
                <w:webHidden/>
              </w:rPr>
            </w:r>
            <w:r w:rsidR="00461860">
              <w:rPr>
                <w:noProof/>
                <w:webHidden/>
              </w:rPr>
              <w:fldChar w:fldCharType="separate"/>
            </w:r>
            <w:r w:rsidR="00461860">
              <w:rPr>
                <w:noProof/>
                <w:webHidden/>
              </w:rPr>
              <w:t>84</w:t>
            </w:r>
            <w:r w:rsidR="00461860">
              <w:rPr>
                <w:noProof/>
                <w:webHidden/>
              </w:rPr>
              <w:fldChar w:fldCharType="end"/>
            </w:r>
          </w:hyperlink>
        </w:p>
        <w:p w14:paraId="3FA316B2" w14:textId="4CD2273C"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42" w:history="1">
            <w:r w:rsidR="00461860" w:rsidRPr="00CB763D">
              <w:rPr>
                <w:rStyle w:val="Hyperlnk"/>
                <w:noProof/>
              </w:rPr>
              <w:t>4.3.4.</w:t>
            </w:r>
            <w:r w:rsidR="00461860">
              <w:rPr>
                <w:rFonts w:asciiTheme="minorHAnsi" w:eastAsiaTheme="minorEastAsia" w:hAnsiTheme="minorHAnsi"/>
                <w:noProof/>
                <w:color w:val="auto"/>
                <w:lang w:val="sv-SE" w:eastAsia="sv-SE"/>
              </w:rPr>
              <w:tab/>
            </w:r>
            <w:r w:rsidR="00461860" w:rsidRPr="00CB763D">
              <w:rPr>
                <w:rStyle w:val="Hyperlnk"/>
                <w:noProof/>
              </w:rPr>
              <w:t>The Case Statement</w:t>
            </w:r>
            <w:r w:rsidR="00461860">
              <w:rPr>
                <w:noProof/>
                <w:webHidden/>
              </w:rPr>
              <w:tab/>
            </w:r>
            <w:r w:rsidR="00461860">
              <w:rPr>
                <w:noProof/>
                <w:webHidden/>
              </w:rPr>
              <w:fldChar w:fldCharType="begin"/>
            </w:r>
            <w:r w:rsidR="00461860">
              <w:rPr>
                <w:noProof/>
                <w:webHidden/>
              </w:rPr>
              <w:instrText xml:space="preserve"> PAGEREF _Toc59126142 \h </w:instrText>
            </w:r>
            <w:r w:rsidR="00461860">
              <w:rPr>
                <w:noProof/>
                <w:webHidden/>
              </w:rPr>
            </w:r>
            <w:r w:rsidR="00461860">
              <w:rPr>
                <w:noProof/>
                <w:webHidden/>
              </w:rPr>
              <w:fldChar w:fldCharType="separate"/>
            </w:r>
            <w:r w:rsidR="00461860">
              <w:rPr>
                <w:noProof/>
                <w:webHidden/>
              </w:rPr>
              <w:t>86</w:t>
            </w:r>
            <w:r w:rsidR="00461860">
              <w:rPr>
                <w:noProof/>
                <w:webHidden/>
              </w:rPr>
              <w:fldChar w:fldCharType="end"/>
            </w:r>
          </w:hyperlink>
        </w:p>
        <w:p w14:paraId="6EAA8FBD" w14:textId="6EE3AFE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43" w:history="1">
            <w:r w:rsidR="00461860" w:rsidRPr="00CB763D">
              <w:rPr>
                <w:rStyle w:val="Hyperlnk"/>
                <w:noProof/>
              </w:rPr>
              <w:t>4.3.5.</w:t>
            </w:r>
            <w:r w:rsidR="00461860">
              <w:rPr>
                <w:rFonts w:asciiTheme="minorHAnsi" w:eastAsiaTheme="minorEastAsia" w:hAnsiTheme="minorHAnsi"/>
                <w:noProof/>
                <w:color w:val="auto"/>
                <w:lang w:val="sv-SE" w:eastAsia="sv-SE"/>
              </w:rPr>
              <w:tab/>
            </w:r>
            <w:r w:rsidR="00461860" w:rsidRPr="00CB763D">
              <w:rPr>
                <w:rStyle w:val="Hyperlnk"/>
                <w:noProof/>
              </w:rPr>
              <w:t>The Default Statement</w:t>
            </w:r>
            <w:r w:rsidR="00461860">
              <w:rPr>
                <w:noProof/>
                <w:webHidden/>
              </w:rPr>
              <w:tab/>
            </w:r>
            <w:r w:rsidR="00461860">
              <w:rPr>
                <w:noProof/>
                <w:webHidden/>
              </w:rPr>
              <w:fldChar w:fldCharType="begin"/>
            </w:r>
            <w:r w:rsidR="00461860">
              <w:rPr>
                <w:noProof/>
                <w:webHidden/>
              </w:rPr>
              <w:instrText xml:space="preserve"> PAGEREF _Toc59126143 \h </w:instrText>
            </w:r>
            <w:r w:rsidR="00461860">
              <w:rPr>
                <w:noProof/>
                <w:webHidden/>
              </w:rPr>
            </w:r>
            <w:r w:rsidR="00461860">
              <w:rPr>
                <w:noProof/>
                <w:webHidden/>
              </w:rPr>
              <w:fldChar w:fldCharType="separate"/>
            </w:r>
            <w:r w:rsidR="00461860">
              <w:rPr>
                <w:noProof/>
                <w:webHidden/>
              </w:rPr>
              <w:t>87</w:t>
            </w:r>
            <w:r w:rsidR="00461860">
              <w:rPr>
                <w:noProof/>
                <w:webHidden/>
              </w:rPr>
              <w:fldChar w:fldCharType="end"/>
            </w:r>
          </w:hyperlink>
        </w:p>
        <w:p w14:paraId="20594723" w14:textId="131759D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44" w:history="1">
            <w:r w:rsidR="00461860" w:rsidRPr="00CB763D">
              <w:rPr>
                <w:rStyle w:val="Hyperlnk"/>
                <w:noProof/>
              </w:rPr>
              <w:t>4.3.6.</w:t>
            </w:r>
            <w:r w:rsidR="00461860">
              <w:rPr>
                <w:rFonts w:asciiTheme="minorHAnsi" w:eastAsiaTheme="minorEastAsia" w:hAnsiTheme="minorHAnsi"/>
                <w:noProof/>
                <w:color w:val="auto"/>
                <w:lang w:val="sv-SE" w:eastAsia="sv-SE"/>
              </w:rPr>
              <w:tab/>
            </w:r>
            <w:r w:rsidR="00461860" w:rsidRPr="00CB763D">
              <w:rPr>
                <w:rStyle w:val="Hyperlnk"/>
                <w:noProof/>
              </w:rPr>
              <w:t>The While Statement</w:t>
            </w:r>
            <w:r w:rsidR="00461860">
              <w:rPr>
                <w:noProof/>
                <w:webHidden/>
              </w:rPr>
              <w:tab/>
            </w:r>
            <w:r w:rsidR="00461860">
              <w:rPr>
                <w:noProof/>
                <w:webHidden/>
              </w:rPr>
              <w:fldChar w:fldCharType="begin"/>
            </w:r>
            <w:r w:rsidR="00461860">
              <w:rPr>
                <w:noProof/>
                <w:webHidden/>
              </w:rPr>
              <w:instrText xml:space="preserve"> PAGEREF _Toc59126144 \h </w:instrText>
            </w:r>
            <w:r w:rsidR="00461860">
              <w:rPr>
                <w:noProof/>
                <w:webHidden/>
              </w:rPr>
            </w:r>
            <w:r w:rsidR="00461860">
              <w:rPr>
                <w:noProof/>
                <w:webHidden/>
              </w:rPr>
              <w:fldChar w:fldCharType="separate"/>
            </w:r>
            <w:r w:rsidR="00461860">
              <w:rPr>
                <w:noProof/>
                <w:webHidden/>
              </w:rPr>
              <w:t>87</w:t>
            </w:r>
            <w:r w:rsidR="00461860">
              <w:rPr>
                <w:noProof/>
                <w:webHidden/>
              </w:rPr>
              <w:fldChar w:fldCharType="end"/>
            </w:r>
          </w:hyperlink>
        </w:p>
        <w:p w14:paraId="1C0ADEC3" w14:textId="0CB14EE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45" w:history="1">
            <w:r w:rsidR="00461860" w:rsidRPr="00CB763D">
              <w:rPr>
                <w:rStyle w:val="Hyperlnk"/>
                <w:noProof/>
              </w:rPr>
              <w:t>4.3.7.</w:t>
            </w:r>
            <w:r w:rsidR="00461860">
              <w:rPr>
                <w:rFonts w:asciiTheme="minorHAnsi" w:eastAsiaTheme="minorEastAsia" w:hAnsiTheme="minorHAnsi"/>
                <w:noProof/>
                <w:color w:val="auto"/>
                <w:lang w:val="sv-SE" w:eastAsia="sv-SE"/>
              </w:rPr>
              <w:tab/>
            </w:r>
            <w:r w:rsidR="00461860" w:rsidRPr="00CB763D">
              <w:rPr>
                <w:rStyle w:val="Hyperlnk"/>
                <w:noProof/>
              </w:rPr>
              <w:t>The Do Statement</w:t>
            </w:r>
            <w:r w:rsidR="00461860">
              <w:rPr>
                <w:noProof/>
                <w:webHidden/>
              </w:rPr>
              <w:tab/>
            </w:r>
            <w:r w:rsidR="00461860">
              <w:rPr>
                <w:noProof/>
                <w:webHidden/>
              </w:rPr>
              <w:fldChar w:fldCharType="begin"/>
            </w:r>
            <w:r w:rsidR="00461860">
              <w:rPr>
                <w:noProof/>
                <w:webHidden/>
              </w:rPr>
              <w:instrText xml:space="preserve"> PAGEREF _Toc59126145 \h </w:instrText>
            </w:r>
            <w:r w:rsidR="00461860">
              <w:rPr>
                <w:noProof/>
                <w:webHidden/>
              </w:rPr>
            </w:r>
            <w:r w:rsidR="00461860">
              <w:rPr>
                <w:noProof/>
                <w:webHidden/>
              </w:rPr>
              <w:fldChar w:fldCharType="separate"/>
            </w:r>
            <w:r w:rsidR="00461860">
              <w:rPr>
                <w:noProof/>
                <w:webHidden/>
              </w:rPr>
              <w:t>88</w:t>
            </w:r>
            <w:r w:rsidR="00461860">
              <w:rPr>
                <w:noProof/>
                <w:webHidden/>
              </w:rPr>
              <w:fldChar w:fldCharType="end"/>
            </w:r>
          </w:hyperlink>
        </w:p>
        <w:p w14:paraId="68109888" w14:textId="222D0D7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46" w:history="1">
            <w:r w:rsidR="00461860" w:rsidRPr="00CB763D">
              <w:rPr>
                <w:rStyle w:val="Hyperlnk"/>
                <w:noProof/>
              </w:rPr>
              <w:t>4.3.8.</w:t>
            </w:r>
            <w:r w:rsidR="00461860">
              <w:rPr>
                <w:rFonts w:asciiTheme="minorHAnsi" w:eastAsiaTheme="minorEastAsia" w:hAnsiTheme="minorHAnsi"/>
                <w:noProof/>
                <w:color w:val="auto"/>
                <w:lang w:val="sv-SE" w:eastAsia="sv-SE"/>
              </w:rPr>
              <w:tab/>
            </w:r>
            <w:r w:rsidR="00461860" w:rsidRPr="00CB763D">
              <w:rPr>
                <w:rStyle w:val="Hyperlnk"/>
                <w:noProof/>
              </w:rPr>
              <w:t>The For Statement</w:t>
            </w:r>
            <w:r w:rsidR="00461860">
              <w:rPr>
                <w:noProof/>
                <w:webHidden/>
              </w:rPr>
              <w:tab/>
            </w:r>
            <w:r w:rsidR="00461860">
              <w:rPr>
                <w:noProof/>
                <w:webHidden/>
              </w:rPr>
              <w:fldChar w:fldCharType="begin"/>
            </w:r>
            <w:r w:rsidR="00461860">
              <w:rPr>
                <w:noProof/>
                <w:webHidden/>
              </w:rPr>
              <w:instrText xml:space="preserve"> PAGEREF _Toc59126146 \h </w:instrText>
            </w:r>
            <w:r w:rsidR="00461860">
              <w:rPr>
                <w:noProof/>
                <w:webHidden/>
              </w:rPr>
            </w:r>
            <w:r w:rsidR="00461860">
              <w:rPr>
                <w:noProof/>
                <w:webHidden/>
              </w:rPr>
              <w:fldChar w:fldCharType="separate"/>
            </w:r>
            <w:r w:rsidR="00461860">
              <w:rPr>
                <w:noProof/>
                <w:webHidden/>
              </w:rPr>
              <w:t>88</w:t>
            </w:r>
            <w:r w:rsidR="00461860">
              <w:rPr>
                <w:noProof/>
                <w:webHidden/>
              </w:rPr>
              <w:fldChar w:fldCharType="end"/>
            </w:r>
          </w:hyperlink>
        </w:p>
        <w:p w14:paraId="5FB8945D" w14:textId="13E614B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47" w:history="1">
            <w:r w:rsidR="00461860" w:rsidRPr="00CB763D">
              <w:rPr>
                <w:rStyle w:val="Hyperlnk"/>
                <w:noProof/>
              </w:rPr>
              <w:t>4.3.9.</w:t>
            </w:r>
            <w:r w:rsidR="00461860">
              <w:rPr>
                <w:rFonts w:asciiTheme="minorHAnsi" w:eastAsiaTheme="minorEastAsia" w:hAnsiTheme="minorHAnsi"/>
                <w:noProof/>
                <w:color w:val="auto"/>
                <w:lang w:val="sv-SE" w:eastAsia="sv-SE"/>
              </w:rPr>
              <w:tab/>
            </w:r>
            <w:r w:rsidR="00461860" w:rsidRPr="00CB763D">
              <w:rPr>
                <w:rStyle w:val="Hyperlnk"/>
                <w:noProof/>
              </w:rPr>
              <w:t>The Label and Goto Statements</w:t>
            </w:r>
            <w:r w:rsidR="00461860">
              <w:rPr>
                <w:noProof/>
                <w:webHidden/>
              </w:rPr>
              <w:tab/>
            </w:r>
            <w:r w:rsidR="00461860">
              <w:rPr>
                <w:noProof/>
                <w:webHidden/>
              </w:rPr>
              <w:fldChar w:fldCharType="begin"/>
            </w:r>
            <w:r w:rsidR="00461860">
              <w:rPr>
                <w:noProof/>
                <w:webHidden/>
              </w:rPr>
              <w:instrText xml:space="preserve"> PAGEREF _Toc59126147 \h </w:instrText>
            </w:r>
            <w:r w:rsidR="00461860">
              <w:rPr>
                <w:noProof/>
                <w:webHidden/>
              </w:rPr>
            </w:r>
            <w:r w:rsidR="00461860">
              <w:rPr>
                <w:noProof/>
                <w:webHidden/>
              </w:rPr>
              <w:fldChar w:fldCharType="separate"/>
            </w:r>
            <w:r w:rsidR="00461860">
              <w:rPr>
                <w:noProof/>
                <w:webHidden/>
              </w:rPr>
              <w:t>89</w:t>
            </w:r>
            <w:r w:rsidR="00461860">
              <w:rPr>
                <w:noProof/>
                <w:webHidden/>
              </w:rPr>
              <w:fldChar w:fldCharType="end"/>
            </w:r>
          </w:hyperlink>
        </w:p>
        <w:p w14:paraId="47209065" w14:textId="388C7414"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48" w:history="1">
            <w:r w:rsidR="00461860" w:rsidRPr="00CB763D">
              <w:rPr>
                <w:rStyle w:val="Hyperlnk"/>
                <w:noProof/>
              </w:rPr>
              <w:t>4.3.10.</w:t>
            </w:r>
            <w:r w:rsidR="00461860">
              <w:rPr>
                <w:rFonts w:asciiTheme="minorHAnsi" w:eastAsiaTheme="minorEastAsia" w:hAnsiTheme="minorHAnsi"/>
                <w:noProof/>
                <w:color w:val="auto"/>
                <w:lang w:val="sv-SE" w:eastAsia="sv-SE"/>
              </w:rPr>
              <w:tab/>
            </w:r>
            <w:r w:rsidR="00461860" w:rsidRPr="00CB763D">
              <w:rPr>
                <w:rStyle w:val="Hyperlnk"/>
                <w:noProof/>
              </w:rPr>
              <w:t>Return Statement</w:t>
            </w:r>
            <w:r w:rsidR="00461860">
              <w:rPr>
                <w:noProof/>
                <w:webHidden/>
              </w:rPr>
              <w:tab/>
            </w:r>
            <w:r w:rsidR="00461860">
              <w:rPr>
                <w:noProof/>
                <w:webHidden/>
              </w:rPr>
              <w:fldChar w:fldCharType="begin"/>
            </w:r>
            <w:r w:rsidR="00461860">
              <w:rPr>
                <w:noProof/>
                <w:webHidden/>
              </w:rPr>
              <w:instrText xml:space="preserve"> PAGEREF _Toc59126148 \h </w:instrText>
            </w:r>
            <w:r w:rsidR="00461860">
              <w:rPr>
                <w:noProof/>
                <w:webHidden/>
              </w:rPr>
            </w:r>
            <w:r w:rsidR="00461860">
              <w:rPr>
                <w:noProof/>
                <w:webHidden/>
              </w:rPr>
              <w:fldChar w:fldCharType="separate"/>
            </w:r>
            <w:r w:rsidR="00461860">
              <w:rPr>
                <w:noProof/>
                <w:webHidden/>
              </w:rPr>
              <w:t>90</w:t>
            </w:r>
            <w:r w:rsidR="00461860">
              <w:rPr>
                <w:noProof/>
                <w:webHidden/>
              </w:rPr>
              <w:fldChar w:fldCharType="end"/>
            </w:r>
          </w:hyperlink>
        </w:p>
        <w:p w14:paraId="47506003" w14:textId="5F06C2C2"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49" w:history="1">
            <w:r w:rsidR="00461860" w:rsidRPr="00CB763D">
              <w:rPr>
                <w:rStyle w:val="Hyperlnk"/>
                <w:noProof/>
              </w:rPr>
              <w:t>4.3.11.</w:t>
            </w:r>
            <w:r w:rsidR="00461860">
              <w:rPr>
                <w:rFonts w:asciiTheme="minorHAnsi" w:eastAsiaTheme="minorEastAsia" w:hAnsiTheme="minorHAnsi"/>
                <w:noProof/>
                <w:color w:val="auto"/>
                <w:lang w:val="sv-SE" w:eastAsia="sv-SE"/>
              </w:rPr>
              <w:tab/>
            </w:r>
            <w:r w:rsidR="00461860" w:rsidRPr="00CB763D">
              <w:rPr>
                <w:rStyle w:val="Hyperlnk"/>
                <w:noProof/>
              </w:rPr>
              <w:t>Optional Expression Statement</w:t>
            </w:r>
            <w:r w:rsidR="00461860">
              <w:rPr>
                <w:noProof/>
                <w:webHidden/>
              </w:rPr>
              <w:tab/>
            </w:r>
            <w:r w:rsidR="00461860">
              <w:rPr>
                <w:noProof/>
                <w:webHidden/>
              </w:rPr>
              <w:fldChar w:fldCharType="begin"/>
            </w:r>
            <w:r w:rsidR="00461860">
              <w:rPr>
                <w:noProof/>
                <w:webHidden/>
              </w:rPr>
              <w:instrText xml:space="preserve"> PAGEREF _Toc59126149 \h </w:instrText>
            </w:r>
            <w:r w:rsidR="00461860">
              <w:rPr>
                <w:noProof/>
                <w:webHidden/>
              </w:rPr>
            </w:r>
            <w:r w:rsidR="00461860">
              <w:rPr>
                <w:noProof/>
                <w:webHidden/>
              </w:rPr>
              <w:fldChar w:fldCharType="separate"/>
            </w:r>
            <w:r w:rsidR="00461860">
              <w:rPr>
                <w:noProof/>
                <w:webHidden/>
              </w:rPr>
              <w:t>91</w:t>
            </w:r>
            <w:r w:rsidR="00461860">
              <w:rPr>
                <w:noProof/>
                <w:webHidden/>
              </w:rPr>
              <w:fldChar w:fldCharType="end"/>
            </w:r>
          </w:hyperlink>
        </w:p>
        <w:p w14:paraId="71802D73" w14:textId="6402397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50" w:history="1">
            <w:r w:rsidR="00461860" w:rsidRPr="00CB763D">
              <w:rPr>
                <w:rStyle w:val="Hyperlnk"/>
                <w:noProof/>
              </w:rPr>
              <w:t>4.3.12.</w:t>
            </w:r>
            <w:r w:rsidR="00461860">
              <w:rPr>
                <w:rFonts w:asciiTheme="minorHAnsi" w:eastAsiaTheme="minorEastAsia" w:hAnsiTheme="minorHAnsi"/>
                <w:noProof/>
                <w:color w:val="auto"/>
                <w:lang w:val="sv-SE" w:eastAsia="sv-SE"/>
              </w:rPr>
              <w:tab/>
            </w:r>
            <w:r w:rsidR="00461860" w:rsidRPr="00CB763D">
              <w:rPr>
                <w:rStyle w:val="Hyperlnk"/>
                <w:noProof/>
              </w:rPr>
              <w:t>Jump Register Statements</w:t>
            </w:r>
            <w:r w:rsidR="00461860">
              <w:rPr>
                <w:noProof/>
                <w:webHidden/>
              </w:rPr>
              <w:tab/>
            </w:r>
            <w:r w:rsidR="00461860">
              <w:rPr>
                <w:noProof/>
                <w:webHidden/>
              </w:rPr>
              <w:fldChar w:fldCharType="begin"/>
            </w:r>
            <w:r w:rsidR="00461860">
              <w:rPr>
                <w:noProof/>
                <w:webHidden/>
              </w:rPr>
              <w:instrText xml:space="preserve"> PAGEREF _Toc59126150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5D5C973A" w14:textId="49F107C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51"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Interrupt Statements</w:t>
            </w:r>
            <w:r w:rsidR="00461860">
              <w:rPr>
                <w:noProof/>
                <w:webHidden/>
              </w:rPr>
              <w:tab/>
            </w:r>
            <w:r w:rsidR="00461860">
              <w:rPr>
                <w:noProof/>
                <w:webHidden/>
              </w:rPr>
              <w:fldChar w:fldCharType="begin"/>
            </w:r>
            <w:r w:rsidR="00461860">
              <w:rPr>
                <w:noProof/>
                <w:webHidden/>
              </w:rPr>
              <w:instrText xml:space="preserve"> PAGEREF _Toc59126151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44226F0D" w14:textId="6295F61F"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52"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System Call Statements</w:t>
            </w:r>
            <w:r w:rsidR="00461860">
              <w:rPr>
                <w:noProof/>
                <w:webHidden/>
              </w:rPr>
              <w:tab/>
            </w:r>
            <w:r w:rsidR="00461860">
              <w:rPr>
                <w:noProof/>
                <w:webHidden/>
              </w:rPr>
              <w:fldChar w:fldCharType="begin"/>
            </w:r>
            <w:r w:rsidR="00461860">
              <w:rPr>
                <w:noProof/>
                <w:webHidden/>
              </w:rPr>
              <w:instrText xml:space="preserve"> PAGEREF _Toc59126152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780B1D89" w14:textId="6E63FA0C"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153" w:history="1">
            <w:r w:rsidR="00461860" w:rsidRPr="00CB763D">
              <w:rPr>
                <w:rStyle w:val="Hyperlnk"/>
                <w:noProof/>
              </w:rPr>
              <w:t>4.4.</w:t>
            </w:r>
            <w:r w:rsidR="00461860">
              <w:rPr>
                <w:rFonts w:asciiTheme="minorHAnsi" w:eastAsiaTheme="minorEastAsia" w:hAnsiTheme="minorHAnsi"/>
                <w:noProof/>
                <w:color w:val="auto"/>
                <w:lang w:val="sv-SE" w:eastAsia="sv-SE"/>
              </w:rPr>
              <w:tab/>
            </w:r>
            <w:r w:rsidR="00461860" w:rsidRPr="00CB763D">
              <w:rPr>
                <w:rStyle w:val="Hyperlnk"/>
                <w:noProof/>
              </w:rPr>
              <w:t>Expressions</w:t>
            </w:r>
            <w:r w:rsidR="00461860">
              <w:rPr>
                <w:noProof/>
                <w:webHidden/>
              </w:rPr>
              <w:tab/>
            </w:r>
            <w:r w:rsidR="00461860">
              <w:rPr>
                <w:noProof/>
                <w:webHidden/>
              </w:rPr>
              <w:fldChar w:fldCharType="begin"/>
            </w:r>
            <w:r w:rsidR="00461860">
              <w:rPr>
                <w:noProof/>
                <w:webHidden/>
              </w:rPr>
              <w:instrText xml:space="preserve"> PAGEREF _Toc59126153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5D790C7A" w14:textId="3DA69E75"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54" w:history="1">
            <w:r w:rsidR="00461860" w:rsidRPr="00CB763D">
              <w:rPr>
                <w:rStyle w:val="Hyperlnk"/>
                <w:noProof/>
                <w:highlight w:val="white"/>
              </w:rPr>
              <w:t>4.4.1.</w:t>
            </w:r>
            <w:r w:rsidR="00461860">
              <w:rPr>
                <w:rFonts w:asciiTheme="minorHAnsi" w:eastAsiaTheme="minorEastAsia" w:hAnsiTheme="minorHAnsi"/>
                <w:noProof/>
                <w:color w:val="auto"/>
                <w:lang w:val="sv-SE" w:eastAsia="sv-SE"/>
              </w:rPr>
              <w:tab/>
            </w:r>
            <w:r w:rsidR="00461860" w:rsidRPr="00CB763D">
              <w:rPr>
                <w:rStyle w:val="Hyperlnk"/>
                <w:noProof/>
                <w:highlight w:val="white"/>
              </w:rPr>
              <w:t>The Comma Expression</w:t>
            </w:r>
            <w:r w:rsidR="00461860">
              <w:rPr>
                <w:noProof/>
                <w:webHidden/>
              </w:rPr>
              <w:tab/>
            </w:r>
            <w:r w:rsidR="00461860">
              <w:rPr>
                <w:noProof/>
                <w:webHidden/>
              </w:rPr>
              <w:fldChar w:fldCharType="begin"/>
            </w:r>
            <w:r w:rsidR="00461860">
              <w:rPr>
                <w:noProof/>
                <w:webHidden/>
              </w:rPr>
              <w:instrText xml:space="preserve"> PAGEREF _Toc59126154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07E079F8" w14:textId="3113B4F6"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55" w:history="1">
            <w:r w:rsidR="00461860" w:rsidRPr="00CB763D">
              <w:rPr>
                <w:rStyle w:val="Hyperlnk"/>
                <w:noProof/>
              </w:rPr>
              <w:t>4.4.2.</w:t>
            </w:r>
            <w:r w:rsidR="00461860">
              <w:rPr>
                <w:rFonts w:asciiTheme="minorHAnsi" w:eastAsiaTheme="minorEastAsia" w:hAnsiTheme="minorHAnsi"/>
                <w:noProof/>
                <w:color w:val="auto"/>
                <w:lang w:val="sv-SE" w:eastAsia="sv-SE"/>
              </w:rPr>
              <w:tab/>
            </w:r>
            <w:r w:rsidR="00461860" w:rsidRPr="00CB763D">
              <w:rPr>
                <w:rStyle w:val="Hyperlnk"/>
                <w:noProof/>
              </w:rPr>
              <w:t>The Assignment Expression</w:t>
            </w:r>
            <w:r w:rsidR="00461860">
              <w:rPr>
                <w:noProof/>
                <w:webHidden/>
              </w:rPr>
              <w:tab/>
            </w:r>
            <w:r w:rsidR="00461860">
              <w:rPr>
                <w:noProof/>
                <w:webHidden/>
              </w:rPr>
              <w:fldChar w:fldCharType="begin"/>
            </w:r>
            <w:r w:rsidR="00461860">
              <w:rPr>
                <w:noProof/>
                <w:webHidden/>
              </w:rPr>
              <w:instrText xml:space="preserve"> PAGEREF _Toc59126155 \h </w:instrText>
            </w:r>
            <w:r w:rsidR="00461860">
              <w:rPr>
                <w:noProof/>
                <w:webHidden/>
              </w:rPr>
            </w:r>
            <w:r w:rsidR="00461860">
              <w:rPr>
                <w:noProof/>
                <w:webHidden/>
              </w:rPr>
              <w:fldChar w:fldCharType="separate"/>
            </w:r>
            <w:r w:rsidR="00461860">
              <w:rPr>
                <w:noProof/>
                <w:webHidden/>
              </w:rPr>
              <w:t>93</w:t>
            </w:r>
            <w:r w:rsidR="00461860">
              <w:rPr>
                <w:noProof/>
                <w:webHidden/>
              </w:rPr>
              <w:fldChar w:fldCharType="end"/>
            </w:r>
          </w:hyperlink>
        </w:p>
        <w:p w14:paraId="49B3C3CF" w14:textId="01FD2D3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56"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The Condition Expression</w:t>
            </w:r>
            <w:r w:rsidR="00461860">
              <w:rPr>
                <w:noProof/>
                <w:webHidden/>
              </w:rPr>
              <w:tab/>
            </w:r>
            <w:r w:rsidR="00461860">
              <w:rPr>
                <w:noProof/>
                <w:webHidden/>
              </w:rPr>
              <w:fldChar w:fldCharType="begin"/>
            </w:r>
            <w:r w:rsidR="00461860">
              <w:rPr>
                <w:noProof/>
                <w:webHidden/>
              </w:rPr>
              <w:instrText xml:space="preserve"> PAGEREF _Toc59126156 \h </w:instrText>
            </w:r>
            <w:r w:rsidR="00461860">
              <w:rPr>
                <w:noProof/>
                <w:webHidden/>
              </w:rPr>
            </w:r>
            <w:r w:rsidR="00461860">
              <w:rPr>
                <w:noProof/>
                <w:webHidden/>
              </w:rPr>
              <w:fldChar w:fldCharType="separate"/>
            </w:r>
            <w:r w:rsidR="00461860">
              <w:rPr>
                <w:noProof/>
                <w:webHidden/>
              </w:rPr>
              <w:t>95</w:t>
            </w:r>
            <w:r w:rsidR="00461860">
              <w:rPr>
                <w:noProof/>
                <w:webHidden/>
              </w:rPr>
              <w:fldChar w:fldCharType="end"/>
            </w:r>
          </w:hyperlink>
        </w:p>
        <w:p w14:paraId="106BB631" w14:textId="1DCEFABF"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57" w:history="1">
            <w:r w:rsidR="00461860" w:rsidRPr="00CB763D">
              <w:rPr>
                <w:rStyle w:val="Hyperlnk"/>
                <w:noProof/>
              </w:rPr>
              <w:t>4.4.4.</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_Toc59126157 \h </w:instrText>
            </w:r>
            <w:r w:rsidR="00461860">
              <w:rPr>
                <w:noProof/>
                <w:webHidden/>
              </w:rPr>
            </w:r>
            <w:r w:rsidR="00461860">
              <w:rPr>
                <w:noProof/>
                <w:webHidden/>
              </w:rPr>
              <w:fldChar w:fldCharType="separate"/>
            </w:r>
            <w:r w:rsidR="00461860">
              <w:rPr>
                <w:noProof/>
                <w:webHidden/>
              </w:rPr>
              <w:t>98</w:t>
            </w:r>
            <w:r w:rsidR="00461860">
              <w:rPr>
                <w:noProof/>
                <w:webHidden/>
              </w:rPr>
              <w:fldChar w:fldCharType="end"/>
            </w:r>
          </w:hyperlink>
        </w:p>
        <w:p w14:paraId="0F392F0D" w14:textId="0EB17B0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58" w:history="1">
            <w:r w:rsidR="00461860" w:rsidRPr="00CB763D">
              <w:rPr>
                <w:rStyle w:val="Hyperlnk"/>
                <w:noProof/>
              </w:rPr>
              <w:t>4.4.5.</w:t>
            </w:r>
            <w:r w:rsidR="00461860">
              <w:rPr>
                <w:rFonts w:asciiTheme="minorHAnsi" w:eastAsiaTheme="minorEastAsia" w:hAnsiTheme="minorHAnsi"/>
                <w:noProof/>
                <w:color w:val="auto"/>
                <w:lang w:val="sv-SE" w:eastAsia="sv-SE"/>
              </w:rPr>
              <w:tab/>
            </w:r>
            <w:r w:rsidR="00461860" w:rsidRPr="00CB763D">
              <w:rPr>
                <w:rStyle w:val="Hyperlnk"/>
                <w:noProof/>
              </w:rPr>
              <w:t>The Logical Or Expression</w:t>
            </w:r>
            <w:r w:rsidR="00461860">
              <w:rPr>
                <w:noProof/>
                <w:webHidden/>
              </w:rPr>
              <w:tab/>
            </w:r>
            <w:r w:rsidR="00461860">
              <w:rPr>
                <w:noProof/>
                <w:webHidden/>
              </w:rPr>
              <w:fldChar w:fldCharType="begin"/>
            </w:r>
            <w:r w:rsidR="00461860">
              <w:rPr>
                <w:noProof/>
                <w:webHidden/>
              </w:rPr>
              <w:instrText xml:space="preserve"> PAGEREF _Toc59126158 \h </w:instrText>
            </w:r>
            <w:r w:rsidR="00461860">
              <w:rPr>
                <w:noProof/>
                <w:webHidden/>
              </w:rPr>
            </w:r>
            <w:r w:rsidR="00461860">
              <w:rPr>
                <w:noProof/>
                <w:webHidden/>
              </w:rPr>
              <w:fldChar w:fldCharType="separate"/>
            </w:r>
            <w:r w:rsidR="00461860">
              <w:rPr>
                <w:noProof/>
                <w:webHidden/>
              </w:rPr>
              <w:t>98</w:t>
            </w:r>
            <w:r w:rsidR="00461860">
              <w:rPr>
                <w:noProof/>
                <w:webHidden/>
              </w:rPr>
              <w:fldChar w:fldCharType="end"/>
            </w:r>
          </w:hyperlink>
        </w:p>
        <w:p w14:paraId="1FCEB082" w14:textId="3BCCE96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59" w:history="1">
            <w:r w:rsidR="00461860" w:rsidRPr="00CB763D">
              <w:rPr>
                <w:rStyle w:val="Hyperlnk"/>
                <w:noProof/>
              </w:rPr>
              <w:t>4.4.1.</w:t>
            </w:r>
            <w:r w:rsidR="00461860">
              <w:rPr>
                <w:rFonts w:asciiTheme="minorHAnsi" w:eastAsiaTheme="minorEastAsia" w:hAnsiTheme="minorHAnsi"/>
                <w:noProof/>
                <w:color w:val="auto"/>
                <w:lang w:val="sv-SE" w:eastAsia="sv-SE"/>
              </w:rPr>
              <w:tab/>
            </w:r>
            <w:r w:rsidR="00461860" w:rsidRPr="00CB763D">
              <w:rPr>
                <w:rStyle w:val="Hyperlnk"/>
                <w:noProof/>
              </w:rPr>
              <w:t>The Logical And Expression</w:t>
            </w:r>
            <w:r w:rsidR="00461860">
              <w:rPr>
                <w:noProof/>
                <w:webHidden/>
              </w:rPr>
              <w:tab/>
            </w:r>
            <w:r w:rsidR="00461860">
              <w:rPr>
                <w:noProof/>
                <w:webHidden/>
              </w:rPr>
              <w:fldChar w:fldCharType="begin"/>
            </w:r>
            <w:r w:rsidR="00461860">
              <w:rPr>
                <w:noProof/>
                <w:webHidden/>
              </w:rPr>
              <w:instrText xml:space="preserve"> PAGEREF _Toc59126159 \h </w:instrText>
            </w:r>
            <w:r w:rsidR="00461860">
              <w:rPr>
                <w:noProof/>
                <w:webHidden/>
              </w:rPr>
            </w:r>
            <w:r w:rsidR="00461860">
              <w:rPr>
                <w:noProof/>
                <w:webHidden/>
              </w:rPr>
              <w:fldChar w:fldCharType="separate"/>
            </w:r>
            <w:r w:rsidR="00461860">
              <w:rPr>
                <w:noProof/>
                <w:webHidden/>
              </w:rPr>
              <w:t>99</w:t>
            </w:r>
            <w:r w:rsidR="00461860">
              <w:rPr>
                <w:noProof/>
                <w:webHidden/>
              </w:rPr>
              <w:fldChar w:fldCharType="end"/>
            </w:r>
          </w:hyperlink>
        </w:p>
        <w:p w14:paraId="57563A33" w14:textId="072AC862"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60" w:history="1">
            <w:r w:rsidR="00461860" w:rsidRPr="00CB763D">
              <w:rPr>
                <w:rStyle w:val="Hyperlnk"/>
                <w:noProof/>
                <w:highlight w:val="white"/>
              </w:rPr>
              <w:t>1.1.1.</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Expressions</w:t>
            </w:r>
            <w:r w:rsidR="00461860">
              <w:rPr>
                <w:noProof/>
                <w:webHidden/>
              </w:rPr>
              <w:tab/>
            </w:r>
            <w:r w:rsidR="00461860">
              <w:rPr>
                <w:noProof/>
                <w:webHidden/>
              </w:rPr>
              <w:fldChar w:fldCharType="begin"/>
            </w:r>
            <w:r w:rsidR="00461860">
              <w:rPr>
                <w:noProof/>
                <w:webHidden/>
              </w:rPr>
              <w:instrText xml:space="preserve"> PAGEREF _Toc59126160 \h </w:instrText>
            </w:r>
            <w:r w:rsidR="00461860">
              <w:rPr>
                <w:noProof/>
                <w:webHidden/>
              </w:rPr>
            </w:r>
            <w:r w:rsidR="00461860">
              <w:rPr>
                <w:noProof/>
                <w:webHidden/>
              </w:rPr>
              <w:fldChar w:fldCharType="separate"/>
            </w:r>
            <w:r w:rsidR="00461860">
              <w:rPr>
                <w:noProof/>
                <w:webHidden/>
              </w:rPr>
              <w:t>100</w:t>
            </w:r>
            <w:r w:rsidR="00461860">
              <w:rPr>
                <w:noProof/>
                <w:webHidden/>
              </w:rPr>
              <w:fldChar w:fldCharType="end"/>
            </w:r>
          </w:hyperlink>
        </w:p>
        <w:p w14:paraId="2203A19A" w14:textId="6C04AAD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61" w:history="1">
            <w:r w:rsidR="00461860" w:rsidRPr="00CB763D">
              <w:rPr>
                <w:rStyle w:val="Hyperlnk"/>
                <w:noProof/>
              </w:rPr>
              <w:t>4.4.2.</w:t>
            </w:r>
            <w:r w:rsidR="00461860">
              <w:rPr>
                <w:rFonts w:asciiTheme="minorHAnsi" w:eastAsiaTheme="minorEastAsia" w:hAnsiTheme="minorHAnsi"/>
                <w:noProof/>
                <w:color w:val="auto"/>
                <w:lang w:val="sv-SE" w:eastAsia="sv-SE"/>
              </w:rPr>
              <w:tab/>
            </w:r>
            <w:r w:rsidR="00461860" w:rsidRPr="00CB763D">
              <w:rPr>
                <w:rStyle w:val="Hyperlnk"/>
                <w:noProof/>
              </w:rPr>
              <w:t>Shift Expression</w:t>
            </w:r>
            <w:r w:rsidR="00461860">
              <w:rPr>
                <w:noProof/>
                <w:webHidden/>
              </w:rPr>
              <w:tab/>
            </w:r>
            <w:r w:rsidR="00461860">
              <w:rPr>
                <w:noProof/>
                <w:webHidden/>
              </w:rPr>
              <w:fldChar w:fldCharType="begin"/>
            </w:r>
            <w:r w:rsidR="00461860">
              <w:rPr>
                <w:noProof/>
                <w:webHidden/>
              </w:rPr>
              <w:instrText xml:space="preserve"> PAGEREF _Toc59126161 \h </w:instrText>
            </w:r>
            <w:r w:rsidR="00461860">
              <w:rPr>
                <w:noProof/>
                <w:webHidden/>
              </w:rPr>
            </w:r>
            <w:r w:rsidR="00461860">
              <w:rPr>
                <w:noProof/>
                <w:webHidden/>
              </w:rPr>
              <w:fldChar w:fldCharType="separate"/>
            </w:r>
            <w:r w:rsidR="00461860">
              <w:rPr>
                <w:noProof/>
                <w:webHidden/>
              </w:rPr>
              <w:t>101</w:t>
            </w:r>
            <w:r w:rsidR="00461860">
              <w:rPr>
                <w:noProof/>
                <w:webHidden/>
              </w:rPr>
              <w:fldChar w:fldCharType="end"/>
            </w:r>
          </w:hyperlink>
        </w:p>
        <w:p w14:paraId="005B5A14" w14:textId="1392E1BC"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62"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Equality and Relation Expressions</w:t>
            </w:r>
            <w:r w:rsidR="00461860">
              <w:rPr>
                <w:noProof/>
                <w:webHidden/>
              </w:rPr>
              <w:tab/>
            </w:r>
            <w:r w:rsidR="00461860">
              <w:rPr>
                <w:noProof/>
                <w:webHidden/>
              </w:rPr>
              <w:fldChar w:fldCharType="begin"/>
            </w:r>
            <w:r w:rsidR="00461860">
              <w:rPr>
                <w:noProof/>
                <w:webHidden/>
              </w:rPr>
              <w:instrText xml:space="preserve"> PAGEREF _Toc59126162 \h </w:instrText>
            </w:r>
            <w:r w:rsidR="00461860">
              <w:rPr>
                <w:noProof/>
                <w:webHidden/>
              </w:rPr>
            </w:r>
            <w:r w:rsidR="00461860">
              <w:rPr>
                <w:noProof/>
                <w:webHidden/>
              </w:rPr>
              <w:fldChar w:fldCharType="separate"/>
            </w:r>
            <w:r w:rsidR="00461860">
              <w:rPr>
                <w:noProof/>
                <w:webHidden/>
              </w:rPr>
              <w:t>101</w:t>
            </w:r>
            <w:r w:rsidR="00461860">
              <w:rPr>
                <w:noProof/>
                <w:webHidden/>
              </w:rPr>
              <w:fldChar w:fldCharType="end"/>
            </w:r>
          </w:hyperlink>
        </w:p>
        <w:p w14:paraId="4B9B6F88" w14:textId="12C5E76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63" w:history="1">
            <w:r w:rsidR="00461860" w:rsidRPr="00CB763D">
              <w:rPr>
                <w:rStyle w:val="Hyperlnk"/>
                <w:noProof/>
              </w:rPr>
              <w:t>4.4.4.</w:t>
            </w:r>
            <w:r w:rsidR="00461860">
              <w:rPr>
                <w:rFonts w:asciiTheme="minorHAnsi" w:eastAsiaTheme="minorEastAsia" w:hAnsiTheme="minorHAnsi"/>
                <w:noProof/>
                <w:color w:val="auto"/>
                <w:lang w:val="sv-SE" w:eastAsia="sv-SE"/>
              </w:rPr>
              <w:tab/>
            </w:r>
            <w:r w:rsidR="00461860" w:rsidRPr="00CB763D">
              <w:rPr>
                <w:rStyle w:val="Hyperlnk"/>
                <w:noProof/>
              </w:rPr>
              <w:t>Addition and Subtraction Expression</w:t>
            </w:r>
            <w:r w:rsidR="00461860">
              <w:rPr>
                <w:noProof/>
                <w:webHidden/>
              </w:rPr>
              <w:tab/>
            </w:r>
            <w:r w:rsidR="00461860">
              <w:rPr>
                <w:noProof/>
                <w:webHidden/>
              </w:rPr>
              <w:fldChar w:fldCharType="begin"/>
            </w:r>
            <w:r w:rsidR="00461860">
              <w:rPr>
                <w:noProof/>
                <w:webHidden/>
              </w:rPr>
              <w:instrText xml:space="preserve"> PAGEREF _Toc59126163 \h </w:instrText>
            </w:r>
            <w:r w:rsidR="00461860">
              <w:rPr>
                <w:noProof/>
                <w:webHidden/>
              </w:rPr>
            </w:r>
            <w:r w:rsidR="00461860">
              <w:rPr>
                <w:noProof/>
                <w:webHidden/>
              </w:rPr>
              <w:fldChar w:fldCharType="separate"/>
            </w:r>
            <w:r w:rsidR="00461860">
              <w:rPr>
                <w:noProof/>
                <w:webHidden/>
              </w:rPr>
              <w:t>103</w:t>
            </w:r>
            <w:r w:rsidR="00461860">
              <w:rPr>
                <w:noProof/>
                <w:webHidden/>
              </w:rPr>
              <w:fldChar w:fldCharType="end"/>
            </w:r>
          </w:hyperlink>
        </w:p>
        <w:p w14:paraId="25128C13" w14:textId="410344A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64" w:history="1">
            <w:r w:rsidR="00461860" w:rsidRPr="00CB763D">
              <w:rPr>
                <w:rStyle w:val="Hyperlnk"/>
                <w:noProof/>
                <w:highlight w:val="white"/>
              </w:rPr>
              <w:t>4.4.5.</w:t>
            </w:r>
            <w:r w:rsidR="00461860">
              <w:rPr>
                <w:rFonts w:asciiTheme="minorHAnsi" w:eastAsiaTheme="minorEastAsia" w:hAnsiTheme="minorHAnsi"/>
                <w:noProof/>
                <w:color w:val="auto"/>
                <w:lang w:val="sv-SE" w:eastAsia="sv-SE"/>
              </w:rPr>
              <w:tab/>
            </w:r>
            <w:r w:rsidR="00461860" w:rsidRPr="00CB763D">
              <w:rPr>
                <w:rStyle w:val="Hyperlnk"/>
                <w:noProof/>
                <w:highlight w:val="white"/>
              </w:rPr>
              <w:t>Multiplication Expressions // XXX</w:t>
            </w:r>
            <w:r w:rsidR="00461860">
              <w:rPr>
                <w:noProof/>
                <w:webHidden/>
              </w:rPr>
              <w:tab/>
            </w:r>
            <w:r w:rsidR="00461860">
              <w:rPr>
                <w:noProof/>
                <w:webHidden/>
              </w:rPr>
              <w:fldChar w:fldCharType="begin"/>
            </w:r>
            <w:r w:rsidR="00461860">
              <w:rPr>
                <w:noProof/>
                <w:webHidden/>
              </w:rPr>
              <w:instrText xml:space="preserve"> PAGEREF _Toc59126164 \h </w:instrText>
            </w:r>
            <w:r w:rsidR="00461860">
              <w:rPr>
                <w:noProof/>
                <w:webHidden/>
              </w:rPr>
            </w:r>
            <w:r w:rsidR="00461860">
              <w:rPr>
                <w:noProof/>
                <w:webHidden/>
              </w:rPr>
              <w:fldChar w:fldCharType="separate"/>
            </w:r>
            <w:r w:rsidR="00461860">
              <w:rPr>
                <w:noProof/>
                <w:webHidden/>
              </w:rPr>
              <w:t>106</w:t>
            </w:r>
            <w:r w:rsidR="00461860">
              <w:rPr>
                <w:noProof/>
                <w:webHidden/>
              </w:rPr>
              <w:fldChar w:fldCharType="end"/>
            </w:r>
          </w:hyperlink>
        </w:p>
        <w:p w14:paraId="53948AB2" w14:textId="4E15132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65" w:history="1">
            <w:r w:rsidR="00461860" w:rsidRPr="00CB763D">
              <w:rPr>
                <w:rStyle w:val="Hyperlnk"/>
                <w:noProof/>
              </w:rPr>
              <w:t>4.4.6.</w:t>
            </w:r>
            <w:r w:rsidR="00461860">
              <w:rPr>
                <w:rFonts w:asciiTheme="minorHAnsi" w:eastAsiaTheme="minorEastAsia" w:hAnsiTheme="minorHAnsi"/>
                <w:noProof/>
                <w:color w:val="auto"/>
                <w:lang w:val="sv-SE" w:eastAsia="sv-SE"/>
              </w:rPr>
              <w:tab/>
            </w:r>
            <w:r w:rsidR="00461860" w:rsidRPr="00CB763D">
              <w:rPr>
                <w:rStyle w:val="Hyperlnk"/>
                <w:noProof/>
              </w:rPr>
              <w:t>Cast Expressions</w:t>
            </w:r>
            <w:r w:rsidR="00461860">
              <w:rPr>
                <w:noProof/>
                <w:webHidden/>
              </w:rPr>
              <w:tab/>
            </w:r>
            <w:r w:rsidR="00461860">
              <w:rPr>
                <w:noProof/>
                <w:webHidden/>
              </w:rPr>
              <w:fldChar w:fldCharType="begin"/>
            </w:r>
            <w:r w:rsidR="00461860">
              <w:rPr>
                <w:noProof/>
                <w:webHidden/>
              </w:rPr>
              <w:instrText xml:space="preserve"> PAGEREF _Toc59126165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0499A7AF" w14:textId="487481D7"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66" w:history="1">
            <w:r w:rsidR="00461860" w:rsidRPr="00CB763D">
              <w:rPr>
                <w:rStyle w:val="Hyperlnk"/>
                <w:noProof/>
              </w:rPr>
              <w:t>4.4.7.</w:t>
            </w:r>
            <w:r w:rsidR="00461860">
              <w:rPr>
                <w:rFonts w:asciiTheme="minorHAnsi" w:eastAsiaTheme="minorEastAsia" w:hAnsiTheme="minorHAnsi"/>
                <w:noProof/>
                <w:color w:val="auto"/>
                <w:lang w:val="sv-SE" w:eastAsia="sv-SE"/>
              </w:rPr>
              <w:tab/>
            </w:r>
            <w:r w:rsidR="00461860" w:rsidRPr="00CB763D">
              <w:rPr>
                <w:rStyle w:val="Hyperlnk"/>
                <w:noProof/>
              </w:rPr>
              <w:t>Unary Addition Expressions</w:t>
            </w:r>
            <w:r w:rsidR="00461860">
              <w:rPr>
                <w:noProof/>
                <w:webHidden/>
              </w:rPr>
              <w:tab/>
            </w:r>
            <w:r w:rsidR="00461860">
              <w:rPr>
                <w:noProof/>
                <w:webHidden/>
              </w:rPr>
              <w:fldChar w:fldCharType="begin"/>
            </w:r>
            <w:r w:rsidR="00461860">
              <w:rPr>
                <w:noProof/>
                <w:webHidden/>
              </w:rPr>
              <w:instrText xml:space="preserve"> PAGEREF _Toc59126166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15C28FF6" w14:textId="137F9464"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67" w:history="1">
            <w:r w:rsidR="00461860" w:rsidRPr="00CB763D">
              <w:rPr>
                <w:rStyle w:val="Hyperlnk"/>
                <w:noProof/>
                <w:highlight w:val="white"/>
              </w:rPr>
              <w:t>4.4.8.</w:t>
            </w:r>
            <w:r w:rsidR="00461860">
              <w:rPr>
                <w:rFonts w:asciiTheme="minorHAnsi" w:eastAsiaTheme="minorEastAsia" w:hAnsiTheme="minorHAnsi"/>
                <w:noProof/>
                <w:color w:val="auto"/>
                <w:lang w:val="sv-SE" w:eastAsia="sv-SE"/>
              </w:rPr>
              <w:tab/>
            </w:r>
            <w:r w:rsidR="00461860" w:rsidRPr="00CB763D">
              <w:rPr>
                <w:rStyle w:val="Hyperlnk"/>
                <w:noProof/>
                <w:highlight w:val="white"/>
              </w:rPr>
              <w:t>Logical Not Expression</w:t>
            </w:r>
            <w:r w:rsidR="00461860">
              <w:rPr>
                <w:noProof/>
                <w:webHidden/>
              </w:rPr>
              <w:tab/>
            </w:r>
            <w:r w:rsidR="00461860">
              <w:rPr>
                <w:noProof/>
                <w:webHidden/>
              </w:rPr>
              <w:fldChar w:fldCharType="begin"/>
            </w:r>
            <w:r w:rsidR="00461860">
              <w:rPr>
                <w:noProof/>
                <w:webHidden/>
              </w:rPr>
              <w:instrText xml:space="preserve"> PAGEREF _Toc59126167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64198A5C" w14:textId="7F5E801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68" w:history="1">
            <w:r w:rsidR="00461860" w:rsidRPr="00CB763D">
              <w:rPr>
                <w:rStyle w:val="Hyperlnk"/>
                <w:noProof/>
                <w:highlight w:val="white"/>
              </w:rPr>
              <w:t>4.4.9.</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Not Expression</w:t>
            </w:r>
            <w:r w:rsidR="00461860">
              <w:rPr>
                <w:noProof/>
                <w:webHidden/>
              </w:rPr>
              <w:tab/>
            </w:r>
            <w:r w:rsidR="00461860">
              <w:rPr>
                <w:noProof/>
                <w:webHidden/>
              </w:rPr>
              <w:fldChar w:fldCharType="begin"/>
            </w:r>
            <w:r w:rsidR="00461860">
              <w:rPr>
                <w:noProof/>
                <w:webHidden/>
              </w:rPr>
              <w:instrText xml:space="preserve"> PAGEREF _Toc59126168 \h </w:instrText>
            </w:r>
            <w:r w:rsidR="00461860">
              <w:rPr>
                <w:noProof/>
                <w:webHidden/>
              </w:rPr>
            </w:r>
            <w:r w:rsidR="00461860">
              <w:rPr>
                <w:noProof/>
                <w:webHidden/>
              </w:rPr>
              <w:fldChar w:fldCharType="separate"/>
            </w:r>
            <w:r w:rsidR="00461860">
              <w:rPr>
                <w:noProof/>
                <w:webHidden/>
              </w:rPr>
              <w:t>108</w:t>
            </w:r>
            <w:r w:rsidR="00461860">
              <w:rPr>
                <w:noProof/>
                <w:webHidden/>
              </w:rPr>
              <w:fldChar w:fldCharType="end"/>
            </w:r>
          </w:hyperlink>
        </w:p>
        <w:p w14:paraId="42DDDBE4" w14:textId="0CD8CDC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69" w:history="1">
            <w:r w:rsidR="00461860" w:rsidRPr="00CB763D">
              <w:rPr>
                <w:rStyle w:val="Hyperlnk"/>
                <w:noProof/>
                <w:highlight w:val="white"/>
              </w:rPr>
              <w:t>4.4.10.</w:t>
            </w:r>
            <w:r w:rsidR="00461860">
              <w:rPr>
                <w:rFonts w:asciiTheme="minorHAnsi" w:eastAsiaTheme="minorEastAsia" w:hAnsiTheme="minorHAnsi"/>
                <w:noProof/>
                <w:color w:val="auto"/>
                <w:lang w:val="sv-SE" w:eastAsia="sv-SE"/>
              </w:rPr>
              <w:tab/>
            </w:r>
            <w:r w:rsidR="00461860" w:rsidRPr="00CB763D">
              <w:rPr>
                <w:rStyle w:val="Hyperlnk"/>
                <w:noProof/>
                <w:highlight w:val="white"/>
              </w:rPr>
              <w:t>The sizeof Expression</w:t>
            </w:r>
            <w:r w:rsidR="00461860">
              <w:rPr>
                <w:noProof/>
                <w:webHidden/>
              </w:rPr>
              <w:tab/>
            </w:r>
            <w:r w:rsidR="00461860">
              <w:rPr>
                <w:noProof/>
                <w:webHidden/>
              </w:rPr>
              <w:fldChar w:fldCharType="begin"/>
            </w:r>
            <w:r w:rsidR="00461860">
              <w:rPr>
                <w:noProof/>
                <w:webHidden/>
              </w:rPr>
              <w:instrText xml:space="preserve"> PAGEREF _Toc59126169 \h </w:instrText>
            </w:r>
            <w:r w:rsidR="00461860">
              <w:rPr>
                <w:noProof/>
                <w:webHidden/>
              </w:rPr>
            </w:r>
            <w:r w:rsidR="00461860">
              <w:rPr>
                <w:noProof/>
                <w:webHidden/>
              </w:rPr>
              <w:fldChar w:fldCharType="separate"/>
            </w:r>
            <w:r w:rsidR="00461860">
              <w:rPr>
                <w:noProof/>
                <w:webHidden/>
              </w:rPr>
              <w:t>108</w:t>
            </w:r>
            <w:r w:rsidR="00461860">
              <w:rPr>
                <w:noProof/>
                <w:webHidden/>
              </w:rPr>
              <w:fldChar w:fldCharType="end"/>
            </w:r>
          </w:hyperlink>
        </w:p>
        <w:p w14:paraId="544985F4" w14:textId="6D7C205F"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70" w:history="1">
            <w:r w:rsidR="00461860" w:rsidRPr="00CB763D">
              <w:rPr>
                <w:rStyle w:val="Hyperlnk"/>
                <w:noProof/>
                <w:highlight w:val="white"/>
              </w:rPr>
              <w:t>4.4.11.</w:t>
            </w:r>
            <w:r w:rsidR="00461860">
              <w:rPr>
                <w:rFonts w:asciiTheme="minorHAnsi" w:eastAsiaTheme="minorEastAsia" w:hAnsiTheme="minorHAnsi"/>
                <w:noProof/>
                <w:color w:val="auto"/>
                <w:lang w:val="sv-SE" w:eastAsia="sv-SE"/>
              </w:rPr>
              <w:tab/>
            </w:r>
            <w:r w:rsidR="00461860" w:rsidRPr="00CB763D">
              <w:rPr>
                <w:rStyle w:val="Hyperlnk"/>
                <w:noProof/>
                <w:highlight w:val="white"/>
              </w:rPr>
              <w:t>Address Expression // XXX</w:t>
            </w:r>
            <w:r w:rsidR="00461860">
              <w:rPr>
                <w:noProof/>
                <w:webHidden/>
              </w:rPr>
              <w:tab/>
            </w:r>
            <w:r w:rsidR="00461860">
              <w:rPr>
                <w:noProof/>
                <w:webHidden/>
              </w:rPr>
              <w:fldChar w:fldCharType="begin"/>
            </w:r>
            <w:r w:rsidR="00461860">
              <w:rPr>
                <w:noProof/>
                <w:webHidden/>
              </w:rPr>
              <w:instrText xml:space="preserve"> PAGEREF _Toc59126170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23A4D076" w14:textId="4DD0AEC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71" w:history="1">
            <w:r w:rsidR="00461860" w:rsidRPr="00CB763D">
              <w:rPr>
                <w:rStyle w:val="Hyperlnk"/>
                <w:noProof/>
                <w:highlight w:val="white"/>
              </w:rPr>
              <w:t>4.4.12.</w:t>
            </w:r>
            <w:r w:rsidR="00461860">
              <w:rPr>
                <w:rFonts w:asciiTheme="minorHAnsi" w:eastAsiaTheme="minorEastAsia" w:hAnsiTheme="minorHAnsi"/>
                <w:noProof/>
                <w:color w:val="auto"/>
                <w:lang w:val="sv-SE" w:eastAsia="sv-SE"/>
              </w:rPr>
              <w:tab/>
            </w:r>
            <w:r w:rsidR="00461860" w:rsidRPr="00CB763D">
              <w:rPr>
                <w:rStyle w:val="Hyperlnk"/>
                <w:noProof/>
                <w:highlight w:val="white"/>
              </w:rPr>
              <w:t>Dereference Expression</w:t>
            </w:r>
            <w:r w:rsidR="00461860">
              <w:rPr>
                <w:noProof/>
                <w:webHidden/>
              </w:rPr>
              <w:tab/>
            </w:r>
            <w:r w:rsidR="00461860">
              <w:rPr>
                <w:noProof/>
                <w:webHidden/>
              </w:rPr>
              <w:fldChar w:fldCharType="begin"/>
            </w:r>
            <w:r w:rsidR="00461860">
              <w:rPr>
                <w:noProof/>
                <w:webHidden/>
              </w:rPr>
              <w:instrText xml:space="preserve"> PAGEREF _Toc59126171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04DE0B26" w14:textId="2EF77D2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72" w:history="1">
            <w:r w:rsidR="00461860" w:rsidRPr="00CB763D">
              <w:rPr>
                <w:rStyle w:val="Hyperlnk"/>
                <w:noProof/>
                <w:highlight w:val="white"/>
              </w:rPr>
              <w:t>4.4.13.</w:t>
            </w:r>
            <w:r w:rsidR="00461860">
              <w:rPr>
                <w:rFonts w:asciiTheme="minorHAnsi" w:eastAsiaTheme="minorEastAsia" w:hAnsiTheme="minorHAnsi"/>
                <w:noProof/>
                <w:color w:val="auto"/>
                <w:lang w:val="sv-SE" w:eastAsia="sv-SE"/>
              </w:rPr>
              <w:tab/>
            </w:r>
            <w:r w:rsidR="00461860" w:rsidRPr="00CB763D">
              <w:rPr>
                <w:rStyle w:val="Hyperlnk"/>
                <w:noProof/>
                <w:highlight w:val="white"/>
              </w:rPr>
              <w:t>Prefix Increment and Decrement Expression</w:t>
            </w:r>
            <w:r w:rsidR="00461860">
              <w:rPr>
                <w:noProof/>
                <w:webHidden/>
              </w:rPr>
              <w:tab/>
            </w:r>
            <w:r w:rsidR="00461860">
              <w:rPr>
                <w:noProof/>
                <w:webHidden/>
              </w:rPr>
              <w:fldChar w:fldCharType="begin"/>
            </w:r>
            <w:r w:rsidR="00461860">
              <w:rPr>
                <w:noProof/>
                <w:webHidden/>
              </w:rPr>
              <w:instrText xml:space="preserve"> PAGEREF _Toc59126172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555E60D5" w14:textId="3A17A058"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73" w:history="1">
            <w:r w:rsidR="00461860" w:rsidRPr="00CB763D">
              <w:rPr>
                <w:rStyle w:val="Hyperlnk"/>
                <w:noProof/>
                <w:highlight w:val="white"/>
              </w:rPr>
              <w:t>4.4.14.</w:t>
            </w:r>
            <w:r w:rsidR="00461860">
              <w:rPr>
                <w:rFonts w:asciiTheme="minorHAnsi" w:eastAsiaTheme="minorEastAsia" w:hAnsiTheme="minorHAnsi"/>
                <w:noProof/>
                <w:color w:val="auto"/>
                <w:lang w:val="sv-SE" w:eastAsia="sv-SE"/>
              </w:rPr>
              <w:tab/>
            </w:r>
            <w:r w:rsidR="00461860" w:rsidRPr="00CB763D">
              <w:rPr>
                <w:rStyle w:val="Hyperlnk"/>
                <w:noProof/>
                <w:highlight w:val="white"/>
              </w:rPr>
              <w:t>Postfix Increment and Decrement Expression</w:t>
            </w:r>
            <w:r w:rsidR="00461860">
              <w:rPr>
                <w:noProof/>
                <w:webHidden/>
              </w:rPr>
              <w:tab/>
            </w:r>
            <w:r w:rsidR="00461860">
              <w:rPr>
                <w:noProof/>
                <w:webHidden/>
              </w:rPr>
              <w:fldChar w:fldCharType="begin"/>
            </w:r>
            <w:r w:rsidR="00461860">
              <w:rPr>
                <w:noProof/>
                <w:webHidden/>
              </w:rPr>
              <w:instrText xml:space="preserve"> PAGEREF _Toc59126173 \h </w:instrText>
            </w:r>
            <w:r w:rsidR="00461860">
              <w:rPr>
                <w:noProof/>
                <w:webHidden/>
              </w:rPr>
            </w:r>
            <w:r w:rsidR="00461860">
              <w:rPr>
                <w:noProof/>
                <w:webHidden/>
              </w:rPr>
              <w:fldChar w:fldCharType="separate"/>
            </w:r>
            <w:r w:rsidR="00461860">
              <w:rPr>
                <w:noProof/>
                <w:webHidden/>
              </w:rPr>
              <w:t>111</w:t>
            </w:r>
            <w:r w:rsidR="00461860">
              <w:rPr>
                <w:noProof/>
                <w:webHidden/>
              </w:rPr>
              <w:fldChar w:fldCharType="end"/>
            </w:r>
          </w:hyperlink>
        </w:p>
        <w:p w14:paraId="20B5B5C8" w14:textId="6E30FAC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74" w:history="1">
            <w:r w:rsidR="00461860" w:rsidRPr="00CB763D">
              <w:rPr>
                <w:rStyle w:val="Hyperlnk"/>
                <w:noProof/>
                <w:highlight w:val="white"/>
              </w:rPr>
              <w:t>4.4.15.</w:t>
            </w:r>
            <w:r w:rsidR="00461860">
              <w:rPr>
                <w:rFonts w:asciiTheme="minorHAnsi" w:eastAsiaTheme="minorEastAsia" w:hAnsiTheme="minorHAnsi"/>
                <w:noProof/>
                <w:color w:val="auto"/>
                <w:lang w:val="sv-SE" w:eastAsia="sv-SE"/>
              </w:rPr>
              <w:tab/>
            </w:r>
            <w:r w:rsidR="00461860" w:rsidRPr="00CB763D">
              <w:rPr>
                <w:rStyle w:val="Hyperlnk"/>
                <w:noProof/>
                <w:highlight w:val="white"/>
              </w:rPr>
              <w:t>Arrow Expression</w:t>
            </w:r>
            <w:r w:rsidR="00461860">
              <w:rPr>
                <w:noProof/>
                <w:webHidden/>
              </w:rPr>
              <w:tab/>
            </w:r>
            <w:r w:rsidR="00461860">
              <w:rPr>
                <w:noProof/>
                <w:webHidden/>
              </w:rPr>
              <w:fldChar w:fldCharType="begin"/>
            </w:r>
            <w:r w:rsidR="00461860">
              <w:rPr>
                <w:noProof/>
                <w:webHidden/>
              </w:rPr>
              <w:instrText xml:space="preserve"> PAGEREF _Toc59126174 \h </w:instrText>
            </w:r>
            <w:r w:rsidR="00461860">
              <w:rPr>
                <w:noProof/>
                <w:webHidden/>
              </w:rPr>
            </w:r>
            <w:r w:rsidR="00461860">
              <w:rPr>
                <w:noProof/>
                <w:webHidden/>
              </w:rPr>
              <w:fldChar w:fldCharType="separate"/>
            </w:r>
            <w:r w:rsidR="00461860">
              <w:rPr>
                <w:noProof/>
                <w:webHidden/>
              </w:rPr>
              <w:t>112</w:t>
            </w:r>
            <w:r w:rsidR="00461860">
              <w:rPr>
                <w:noProof/>
                <w:webHidden/>
              </w:rPr>
              <w:fldChar w:fldCharType="end"/>
            </w:r>
          </w:hyperlink>
        </w:p>
        <w:p w14:paraId="760B6A6E" w14:textId="0C1BC043"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75" w:history="1">
            <w:r w:rsidR="00461860" w:rsidRPr="00CB763D">
              <w:rPr>
                <w:rStyle w:val="Hyperlnk"/>
                <w:noProof/>
                <w:highlight w:val="white"/>
              </w:rPr>
              <w:t>4.4.16.</w:t>
            </w:r>
            <w:r w:rsidR="00461860">
              <w:rPr>
                <w:rFonts w:asciiTheme="minorHAnsi" w:eastAsiaTheme="minorEastAsia" w:hAnsiTheme="minorHAnsi"/>
                <w:noProof/>
                <w:color w:val="auto"/>
                <w:lang w:val="sv-SE" w:eastAsia="sv-SE"/>
              </w:rPr>
              <w:tab/>
            </w:r>
            <w:r w:rsidR="00461860" w:rsidRPr="00CB763D">
              <w:rPr>
                <w:rStyle w:val="Hyperlnk"/>
                <w:noProof/>
                <w:highlight w:val="white"/>
              </w:rPr>
              <w:t>Index Expression</w:t>
            </w:r>
            <w:r w:rsidR="00461860">
              <w:rPr>
                <w:noProof/>
                <w:webHidden/>
              </w:rPr>
              <w:tab/>
            </w:r>
            <w:r w:rsidR="00461860">
              <w:rPr>
                <w:noProof/>
                <w:webHidden/>
              </w:rPr>
              <w:fldChar w:fldCharType="begin"/>
            </w:r>
            <w:r w:rsidR="00461860">
              <w:rPr>
                <w:noProof/>
                <w:webHidden/>
              </w:rPr>
              <w:instrText xml:space="preserve"> PAGEREF _Toc59126175 \h </w:instrText>
            </w:r>
            <w:r w:rsidR="00461860">
              <w:rPr>
                <w:noProof/>
                <w:webHidden/>
              </w:rPr>
            </w:r>
            <w:r w:rsidR="00461860">
              <w:rPr>
                <w:noProof/>
                <w:webHidden/>
              </w:rPr>
              <w:fldChar w:fldCharType="separate"/>
            </w:r>
            <w:r w:rsidR="00461860">
              <w:rPr>
                <w:noProof/>
                <w:webHidden/>
              </w:rPr>
              <w:t>112</w:t>
            </w:r>
            <w:r w:rsidR="00461860">
              <w:rPr>
                <w:noProof/>
                <w:webHidden/>
              </w:rPr>
              <w:fldChar w:fldCharType="end"/>
            </w:r>
          </w:hyperlink>
        </w:p>
        <w:p w14:paraId="2EFF07AE" w14:textId="373455EA"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76" w:history="1">
            <w:r w:rsidR="00461860" w:rsidRPr="00CB763D">
              <w:rPr>
                <w:rStyle w:val="Hyperlnk"/>
                <w:noProof/>
                <w:highlight w:val="white"/>
              </w:rPr>
              <w:t>4.4.1.</w:t>
            </w:r>
            <w:r w:rsidR="00461860">
              <w:rPr>
                <w:rFonts w:asciiTheme="minorHAnsi" w:eastAsiaTheme="minorEastAsia" w:hAnsiTheme="minorHAnsi"/>
                <w:noProof/>
                <w:color w:val="auto"/>
                <w:lang w:val="sv-SE" w:eastAsia="sv-SE"/>
              </w:rPr>
              <w:tab/>
            </w:r>
            <w:r w:rsidR="00461860" w:rsidRPr="00CB763D">
              <w:rPr>
                <w:rStyle w:val="Hyperlnk"/>
                <w:noProof/>
                <w:highlight w:val="white"/>
              </w:rPr>
              <w:t>Dot Expression</w:t>
            </w:r>
            <w:r w:rsidR="00461860">
              <w:rPr>
                <w:noProof/>
                <w:webHidden/>
              </w:rPr>
              <w:tab/>
            </w:r>
            <w:r w:rsidR="00461860">
              <w:rPr>
                <w:noProof/>
                <w:webHidden/>
              </w:rPr>
              <w:fldChar w:fldCharType="begin"/>
            </w:r>
            <w:r w:rsidR="00461860">
              <w:rPr>
                <w:noProof/>
                <w:webHidden/>
              </w:rPr>
              <w:instrText xml:space="preserve"> PAGEREF _Toc59126176 \h </w:instrText>
            </w:r>
            <w:r w:rsidR="00461860">
              <w:rPr>
                <w:noProof/>
                <w:webHidden/>
              </w:rPr>
            </w:r>
            <w:r w:rsidR="00461860">
              <w:rPr>
                <w:noProof/>
                <w:webHidden/>
              </w:rPr>
              <w:fldChar w:fldCharType="separate"/>
            </w:r>
            <w:r w:rsidR="00461860">
              <w:rPr>
                <w:noProof/>
                <w:webHidden/>
              </w:rPr>
              <w:t>114</w:t>
            </w:r>
            <w:r w:rsidR="00461860">
              <w:rPr>
                <w:noProof/>
                <w:webHidden/>
              </w:rPr>
              <w:fldChar w:fldCharType="end"/>
            </w:r>
          </w:hyperlink>
        </w:p>
        <w:p w14:paraId="08D672A9" w14:textId="65FEBD82"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77" w:history="1">
            <w:r w:rsidR="00461860" w:rsidRPr="00CB763D">
              <w:rPr>
                <w:rStyle w:val="Hyperlnk"/>
                <w:noProof/>
                <w:highlight w:val="white"/>
              </w:rPr>
              <w:t>4.4.2.</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Call Expression</w:t>
            </w:r>
            <w:r w:rsidR="00461860">
              <w:rPr>
                <w:noProof/>
                <w:webHidden/>
              </w:rPr>
              <w:tab/>
            </w:r>
            <w:r w:rsidR="00461860">
              <w:rPr>
                <w:noProof/>
                <w:webHidden/>
              </w:rPr>
              <w:fldChar w:fldCharType="begin"/>
            </w:r>
            <w:r w:rsidR="00461860">
              <w:rPr>
                <w:noProof/>
                <w:webHidden/>
              </w:rPr>
              <w:instrText xml:space="preserve"> PAGEREF _Toc59126177 \h </w:instrText>
            </w:r>
            <w:r w:rsidR="00461860">
              <w:rPr>
                <w:noProof/>
                <w:webHidden/>
              </w:rPr>
            </w:r>
            <w:r w:rsidR="00461860">
              <w:rPr>
                <w:noProof/>
                <w:webHidden/>
              </w:rPr>
              <w:fldChar w:fldCharType="separate"/>
            </w:r>
            <w:r w:rsidR="00461860">
              <w:rPr>
                <w:noProof/>
                <w:webHidden/>
              </w:rPr>
              <w:t>114</w:t>
            </w:r>
            <w:r w:rsidR="00461860">
              <w:rPr>
                <w:noProof/>
                <w:webHidden/>
              </w:rPr>
              <w:fldChar w:fldCharType="end"/>
            </w:r>
          </w:hyperlink>
        </w:p>
        <w:p w14:paraId="25F965B5" w14:textId="4D64AF8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78"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Argument Expression List</w:t>
            </w:r>
            <w:r w:rsidR="00461860">
              <w:rPr>
                <w:noProof/>
                <w:webHidden/>
              </w:rPr>
              <w:tab/>
            </w:r>
            <w:r w:rsidR="00461860">
              <w:rPr>
                <w:noProof/>
                <w:webHidden/>
              </w:rPr>
              <w:fldChar w:fldCharType="begin"/>
            </w:r>
            <w:r w:rsidR="00461860">
              <w:rPr>
                <w:noProof/>
                <w:webHidden/>
              </w:rPr>
              <w:instrText xml:space="preserve"> PAGEREF _Toc59126178 \h </w:instrText>
            </w:r>
            <w:r w:rsidR="00461860">
              <w:rPr>
                <w:noProof/>
                <w:webHidden/>
              </w:rPr>
            </w:r>
            <w:r w:rsidR="00461860">
              <w:rPr>
                <w:noProof/>
                <w:webHidden/>
              </w:rPr>
              <w:fldChar w:fldCharType="separate"/>
            </w:r>
            <w:r w:rsidR="00461860">
              <w:rPr>
                <w:noProof/>
                <w:webHidden/>
              </w:rPr>
              <w:t>117</w:t>
            </w:r>
            <w:r w:rsidR="00461860">
              <w:rPr>
                <w:noProof/>
                <w:webHidden/>
              </w:rPr>
              <w:fldChar w:fldCharType="end"/>
            </w:r>
          </w:hyperlink>
        </w:p>
        <w:p w14:paraId="6BBF9FF3" w14:textId="32FB7933"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79" w:history="1">
            <w:r w:rsidR="00461860" w:rsidRPr="00CB763D">
              <w:rPr>
                <w:rStyle w:val="Hyperlnk"/>
                <w:noProof/>
                <w:highlight w:val="white"/>
              </w:rPr>
              <w:t>4.4.4.</w:t>
            </w:r>
            <w:r w:rsidR="00461860">
              <w:rPr>
                <w:rFonts w:asciiTheme="minorHAnsi" w:eastAsiaTheme="minorEastAsia" w:hAnsiTheme="minorHAnsi"/>
                <w:noProof/>
                <w:color w:val="auto"/>
                <w:lang w:val="sv-SE" w:eastAsia="sv-SE"/>
              </w:rPr>
              <w:tab/>
            </w:r>
            <w:r w:rsidR="00461860" w:rsidRPr="00CB763D">
              <w:rPr>
                <w:rStyle w:val="Hyperlnk"/>
                <w:noProof/>
                <w:highlight w:val="white"/>
              </w:rPr>
              <w:t>Primary Expressions</w:t>
            </w:r>
            <w:r w:rsidR="00461860">
              <w:rPr>
                <w:noProof/>
                <w:webHidden/>
              </w:rPr>
              <w:tab/>
            </w:r>
            <w:r w:rsidR="00461860">
              <w:rPr>
                <w:noProof/>
                <w:webHidden/>
              </w:rPr>
              <w:fldChar w:fldCharType="begin"/>
            </w:r>
            <w:r w:rsidR="00461860">
              <w:rPr>
                <w:noProof/>
                <w:webHidden/>
              </w:rPr>
              <w:instrText xml:space="preserve"> PAGEREF _Toc59126179 \h </w:instrText>
            </w:r>
            <w:r w:rsidR="00461860">
              <w:rPr>
                <w:noProof/>
                <w:webHidden/>
              </w:rPr>
            </w:r>
            <w:r w:rsidR="00461860">
              <w:rPr>
                <w:noProof/>
                <w:webHidden/>
              </w:rPr>
              <w:fldChar w:fldCharType="separate"/>
            </w:r>
            <w:r w:rsidR="00461860">
              <w:rPr>
                <w:noProof/>
                <w:webHidden/>
              </w:rPr>
              <w:t>118</w:t>
            </w:r>
            <w:r w:rsidR="00461860">
              <w:rPr>
                <w:noProof/>
                <w:webHidden/>
              </w:rPr>
              <w:fldChar w:fldCharType="end"/>
            </w:r>
          </w:hyperlink>
        </w:p>
        <w:p w14:paraId="31682D42" w14:textId="2789A8F9" w:rsidR="00461860" w:rsidRDefault="00DB06E7">
          <w:pPr>
            <w:pStyle w:val="Innehll1"/>
            <w:rPr>
              <w:rFonts w:asciiTheme="minorHAnsi" w:eastAsiaTheme="minorEastAsia" w:hAnsiTheme="minorHAnsi"/>
              <w:noProof/>
              <w:color w:val="auto"/>
              <w:lang w:val="sv-SE" w:eastAsia="sv-SE"/>
            </w:rPr>
          </w:pPr>
          <w:hyperlink w:anchor="_Toc59126180" w:history="1">
            <w:r w:rsidR="00461860" w:rsidRPr="00CB763D">
              <w:rPr>
                <w:rStyle w:val="Hyperlnk"/>
                <w:noProof/>
              </w:rPr>
              <w:t>5.</w:t>
            </w:r>
            <w:r w:rsidR="00461860">
              <w:rPr>
                <w:rFonts w:asciiTheme="minorHAnsi" w:eastAsiaTheme="minorEastAsia" w:hAnsiTheme="minorHAnsi"/>
                <w:noProof/>
                <w:color w:val="auto"/>
                <w:lang w:val="sv-SE" w:eastAsia="sv-SE"/>
              </w:rPr>
              <w:tab/>
            </w:r>
            <w:r w:rsidR="00461860" w:rsidRPr="00CB763D">
              <w:rPr>
                <w:rStyle w:val="Hyperlnk"/>
                <w:noProof/>
              </w:rPr>
              <w:t>Declaration Specifiers and Declarators</w:t>
            </w:r>
            <w:r w:rsidR="00461860">
              <w:rPr>
                <w:noProof/>
                <w:webHidden/>
              </w:rPr>
              <w:tab/>
            </w:r>
            <w:r w:rsidR="00461860">
              <w:rPr>
                <w:noProof/>
                <w:webHidden/>
              </w:rPr>
              <w:fldChar w:fldCharType="begin"/>
            </w:r>
            <w:r w:rsidR="00461860">
              <w:rPr>
                <w:noProof/>
                <w:webHidden/>
              </w:rPr>
              <w:instrText xml:space="preserve"> PAGEREF _Toc59126180 \h </w:instrText>
            </w:r>
            <w:r w:rsidR="00461860">
              <w:rPr>
                <w:noProof/>
                <w:webHidden/>
              </w:rPr>
            </w:r>
            <w:r w:rsidR="00461860">
              <w:rPr>
                <w:noProof/>
                <w:webHidden/>
              </w:rPr>
              <w:fldChar w:fldCharType="separate"/>
            </w:r>
            <w:r w:rsidR="00461860">
              <w:rPr>
                <w:noProof/>
                <w:webHidden/>
              </w:rPr>
              <w:t>120</w:t>
            </w:r>
            <w:r w:rsidR="00461860">
              <w:rPr>
                <w:noProof/>
                <w:webHidden/>
              </w:rPr>
              <w:fldChar w:fldCharType="end"/>
            </w:r>
          </w:hyperlink>
        </w:p>
        <w:p w14:paraId="049CF9BF" w14:textId="19C11A6C"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181" w:history="1">
            <w:r w:rsidR="00461860" w:rsidRPr="00CB763D">
              <w:rPr>
                <w:rStyle w:val="Hyperlnk"/>
                <w:noProof/>
              </w:rPr>
              <w:t>5.1.</w:t>
            </w:r>
            <w:r w:rsidR="00461860">
              <w:rPr>
                <w:rFonts w:asciiTheme="minorHAnsi" w:eastAsiaTheme="minorEastAsia" w:hAnsiTheme="minorHAnsi"/>
                <w:noProof/>
                <w:color w:val="auto"/>
                <w:lang w:val="sv-SE" w:eastAsia="sv-SE"/>
              </w:rPr>
              <w:tab/>
            </w:r>
            <w:r w:rsidR="00461860" w:rsidRPr="00CB763D">
              <w:rPr>
                <w:rStyle w:val="Hyperlnk"/>
                <w:noProof/>
              </w:rPr>
              <w:t>Declarators</w:t>
            </w:r>
            <w:r w:rsidR="00461860">
              <w:rPr>
                <w:noProof/>
                <w:webHidden/>
              </w:rPr>
              <w:tab/>
            </w:r>
            <w:r w:rsidR="00461860">
              <w:rPr>
                <w:noProof/>
                <w:webHidden/>
              </w:rPr>
              <w:fldChar w:fldCharType="begin"/>
            </w:r>
            <w:r w:rsidR="00461860">
              <w:rPr>
                <w:noProof/>
                <w:webHidden/>
              </w:rPr>
              <w:instrText xml:space="preserve"> PAGEREF _Toc59126181 \h </w:instrText>
            </w:r>
            <w:r w:rsidR="00461860">
              <w:rPr>
                <w:noProof/>
                <w:webHidden/>
              </w:rPr>
            </w:r>
            <w:r w:rsidR="00461860">
              <w:rPr>
                <w:noProof/>
                <w:webHidden/>
              </w:rPr>
              <w:fldChar w:fldCharType="separate"/>
            </w:r>
            <w:r w:rsidR="00461860">
              <w:rPr>
                <w:noProof/>
                <w:webHidden/>
              </w:rPr>
              <w:t>126</w:t>
            </w:r>
            <w:r w:rsidR="00461860">
              <w:rPr>
                <w:noProof/>
                <w:webHidden/>
              </w:rPr>
              <w:fldChar w:fldCharType="end"/>
            </w:r>
          </w:hyperlink>
        </w:p>
        <w:p w14:paraId="1525D3C7" w14:textId="6A607938" w:rsidR="00461860" w:rsidRDefault="00DB06E7">
          <w:pPr>
            <w:pStyle w:val="Innehll1"/>
            <w:rPr>
              <w:rFonts w:asciiTheme="minorHAnsi" w:eastAsiaTheme="minorEastAsia" w:hAnsiTheme="minorHAnsi"/>
              <w:noProof/>
              <w:color w:val="auto"/>
              <w:lang w:val="sv-SE" w:eastAsia="sv-SE"/>
            </w:rPr>
          </w:pPr>
          <w:hyperlink w:anchor="_Toc59126182" w:history="1">
            <w:r w:rsidR="00461860" w:rsidRPr="00CB763D">
              <w:rPr>
                <w:rStyle w:val="Hyperlnk"/>
                <w:noProof/>
              </w:rPr>
              <w:t>6.</w:t>
            </w:r>
            <w:r w:rsidR="00461860">
              <w:rPr>
                <w:rFonts w:asciiTheme="minorHAnsi" w:eastAsiaTheme="minorEastAsia" w:hAnsiTheme="minorHAnsi"/>
                <w:noProof/>
                <w:color w:val="auto"/>
                <w:lang w:val="sv-SE" w:eastAsia="sv-SE"/>
              </w:rPr>
              <w:tab/>
            </w:r>
            <w:r w:rsidR="00461860" w:rsidRPr="00CB763D">
              <w:rPr>
                <w:rStyle w:val="Hyperlnk"/>
                <w:noProof/>
              </w:rPr>
              <w:t>The Symbol Table</w:t>
            </w:r>
            <w:r w:rsidR="00461860">
              <w:rPr>
                <w:noProof/>
                <w:webHidden/>
              </w:rPr>
              <w:tab/>
            </w:r>
            <w:r w:rsidR="00461860">
              <w:rPr>
                <w:noProof/>
                <w:webHidden/>
              </w:rPr>
              <w:fldChar w:fldCharType="begin"/>
            </w:r>
            <w:r w:rsidR="00461860">
              <w:rPr>
                <w:noProof/>
                <w:webHidden/>
              </w:rPr>
              <w:instrText xml:space="preserve"> PAGEREF _Toc59126182 \h </w:instrText>
            </w:r>
            <w:r w:rsidR="00461860">
              <w:rPr>
                <w:noProof/>
                <w:webHidden/>
              </w:rPr>
            </w:r>
            <w:r w:rsidR="00461860">
              <w:rPr>
                <w:noProof/>
                <w:webHidden/>
              </w:rPr>
              <w:fldChar w:fldCharType="separate"/>
            </w:r>
            <w:r w:rsidR="00461860">
              <w:rPr>
                <w:noProof/>
                <w:webHidden/>
              </w:rPr>
              <w:t>128</w:t>
            </w:r>
            <w:r w:rsidR="00461860">
              <w:rPr>
                <w:noProof/>
                <w:webHidden/>
              </w:rPr>
              <w:fldChar w:fldCharType="end"/>
            </w:r>
          </w:hyperlink>
        </w:p>
        <w:p w14:paraId="673A4664" w14:textId="1CFE8FE6"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183" w:history="1">
            <w:r w:rsidR="00461860" w:rsidRPr="00CB763D">
              <w:rPr>
                <w:rStyle w:val="Hyperlnk"/>
                <w:noProof/>
              </w:rPr>
              <w:t>6.1.</w:t>
            </w:r>
            <w:r w:rsidR="00461860">
              <w:rPr>
                <w:rFonts w:asciiTheme="minorHAnsi" w:eastAsiaTheme="minorEastAsia" w:hAnsiTheme="minorHAnsi"/>
                <w:noProof/>
                <w:color w:val="auto"/>
                <w:lang w:val="sv-SE" w:eastAsia="sv-SE"/>
              </w:rPr>
              <w:tab/>
            </w:r>
            <w:r w:rsidR="00461860" w:rsidRPr="00CB763D">
              <w:rPr>
                <w:rStyle w:val="Hyperlnk"/>
                <w:noProof/>
              </w:rPr>
              <w:t>The Symbol</w:t>
            </w:r>
            <w:r w:rsidR="00461860">
              <w:rPr>
                <w:noProof/>
                <w:webHidden/>
              </w:rPr>
              <w:tab/>
            </w:r>
            <w:r w:rsidR="00461860">
              <w:rPr>
                <w:noProof/>
                <w:webHidden/>
              </w:rPr>
              <w:fldChar w:fldCharType="begin"/>
            </w:r>
            <w:r w:rsidR="00461860">
              <w:rPr>
                <w:noProof/>
                <w:webHidden/>
              </w:rPr>
              <w:instrText xml:space="preserve"> PAGEREF _Toc59126183 \h </w:instrText>
            </w:r>
            <w:r w:rsidR="00461860">
              <w:rPr>
                <w:noProof/>
                <w:webHidden/>
              </w:rPr>
            </w:r>
            <w:r w:rsidR="00461860">
              <w:rPr>
                <w:noProof/>
                <w:webHidden/>
              </w:rPr>
              <w:fldChar w:fldCharType="separate"/>
            </w:r>
            <w:r w:rsidR="00461860">
              <w:rPr>
                <w:noProof/>
                <w:webHidden/>
              </w:rPr>
              <w:t>134</w:t>
            </w:r>
            <w:r w:rsidR="00461860">
              <w:rPr>
                <w:noProof/>
                <w:webHidden/>
              </w:rPr>
              <w:fldChar w:fldCharType="end"/>
            </w:r>
          </w:hyperlink>
        </w:p>
        <w:p w14:paraId="41AB6702" w14:textId="579AA5BA"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184" w:history="1">
            <w:r w:rsidR="00461860" w:rsidRPr="00CB763D">
              <w:rPr>
                <w:rStyle w:val="Hyperlnk"/>
                <w:noProof/>
              </w:rPr>
              <w:t>6.2.</w:t>
            </w:r>
            <w:r w:rsidR="00461860">
              <w:rPr>
                <w:rFonts w:asciiTheme="minorHAnsi" w:eastAsiaTheme="minorEastAsia" w:hAnsiTheme="minorHAnsi"/>
                <w:noProof/>
                <w:color w:val="auto"/>
                <w:lang w:val="sv-SE" w:eastAsia="sv-SE"/>
              </w:rPr>
              <w:tab/>
            </w:r>
            <w:r w:rsidR="00461860" w:rsidRPr="00CB763D">
              <w:rPr>
                <w:rStyle w:val="Hyperlnk"/>
                <w:noProof/>
              </w:rPr>
              <w:t>The Static Symbol</w:t>
            </w:r>
            <w:r w:rsidR="00461860">
              <w:rPr>
                <w:noProof/>
                <w:webHidden/>
              </w:rPr>
              <w:tab/>
            </w:r>
            <w:r w:rsidR="00461860">
              <w:rPr>
                <w:noProof/>
                <w:webHidden/>
              </w:rPr>
              <w:fldChar w:fldCharType="begin"/>
            </w:r>
            <w:r w:rsidR="00461860">
              <w:rPr>
                <w:noProof/>
                <w:webHidden/>
              </w:rPr>
              <w:instrText xml:space="preserve"> PAGEREF _Toc59126184 \h </w:instrText>
            </w:r>
            <w:r w:rsidR="00461860">
              <w:rPr>
                <w:noProof/>
                <w:webHidden/>
              </w:rPr>
            </w:r>
            <w:r w:rsidR="00461860">
              <w:rPr>
                <w:noProof/>
                <w:webHidden/>
              </w:rPr>
              <w:fldChar w:fldCharType="separate"/>
            </w:r>
            <w:r w:rsidR="00461860">
              <w:rPr>
                <w:noProof/>
                <w:webHidden/>
              </w:rPr>
              <w:t>140</w:t>
            </w:r>
            <w:r w:rsidR="00461860">
              <w:rPr>
                <w:noProof/>
                <w:webHidden/>
              </w:rPr>
              <w:fldChar w:fldCharType="end"/>
            </w:r>
          </w:hyperlink>
        </w:p>
        <w:p w14:paraId="679B9B28" w14:textId="1FC444F7" w:rsidR="00461860" w:rsidRDefault="00DB06E7">
          <w:pPr>
            <w:pStyle w:val="Innehll1"/>
            <w:rPr>
              <w:rFonts w:asciiTheme="minorHAnsi" w:eastAsiaTheme="minorEastAsia" w:hAnsiTheme="minorHAnsi"/>
              <w:noProof/>
              <w:color w:val="auto"/>
              <w:lang w:val="sv-SE" w:eastAsia="sv-SE"/>
            </w:rPr>
          </w:pPr>
          <w:hyperlink w:anchor="_Toc59126185" w:history="1">
            <w:r w:rsidR="00461860" w:rsidRPr="00CB763D">
              <w:rPr>
                <w:rStyle w:val="Hyperlnk"/>
                <w:noProof/>
              </w:rPr>
              <w:t>7.</w:t>
            </w:r>
            <w:r w:rsidR="00461860">
              <w:rPr>
                <w:rFonts w:asciiTheme="minorHAnsi" w:eastAsiaTheme="minorEastAsia" w:hAnsiTheme="minorHAnsi"/>
                <w:noProof/>
                <w:color w:val="auto"/>
                <w:lang w:val="sv-SE" w:eastAsia="sv-SE"/>
              </w:rPr>
              <w:tab/>
            </w:r>
            <w:r w:rsidR="00461860" w:rsidRPr="00CB763D">
              <w:rPr>
                <w:rStyle w:val="Hyperlnk"/>
                <w:noProof/>
              </w:rPr>
              <w:t>The Type System</w:t>
            </w:r>
            <w:r w:rsidR="00461860">
              <w:rPr>
                <w:noProof/>
                <w:webHidden/>
              </w:rPr>
              <w:tab/>
            </w:r>
            <w:r w:rsidR="00461860">
              <w:rPr>
                <w:noProof/>
                <w:webHidden/>
              </w:rPr>
              <w:fldChar w:fldCharType="begin"/>
            </w:r>
            <w:r w:rsidR="00461860">
              <w:rPr>
                <w:noProof/>
                <w:webHidden/>
              </w:rPr>
              <w:instrText xml:space="preserve"> PAGEREF _Toc59126185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579C28CB" w14:textId="70485ED0"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186" w:history="1">
            <w:r w:rsidR="00461860" w:rsidRPr="00CB763D">
              <w:rPr>
                <w:rStyle w:val="Hyperlnk"/>
                <w:noProof/>
              </w:rPr>
              <w:t>7.1.</w:t>
            </w:r>
            <w:r w:rsidR="00461860">
              <w:rPr>
                <w:rFonts w:asciiTheme="minorHAnsi" w:eastAsiaTheme="minorEastAsia" w:hAnsiTheme="minorHAnsi"/>
                <w:noProof/>
                <w:color w:val="auto"/>
                <w:lang w:val="sv-SE" w:eastAsia="sv-SE"/>
              </w:rPr>
              <w:tab/>
            </w:r>
            <w:r w:rsidR="00461860" w:rsidRPr="00CB763D">
              <w:rPr>
                <w:rStyle w:val="Hyperlnk"/>
                <w:noProof/>
              </w:rPr>
              <w:t>The Sort Enumeration</w:t>
            </w:r>
            <w:r w:rsidR="00461860">
              <w:rPr>
                <w:noProof/>
                <w:webHidden/>
              </w:rPr>
              <w:tab/>
            </w:r>
            <w:r w:rsidR="00461860">
              <w:rPr>
                <w:noProof/>
                <w:webHidden/>
              </w:rPr>
              <w:fldChar w:fldCharType="begin"/>
            </w:r>
            <w:r w:rsidR="00461860">
              <w:rPr>
                <w:noProof/>
                <w:webHidden/>
              </w:rPr>
              <w:instrText xml:space="preserve"> PAGEREF _Toc59126186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1CD5D6BB" w14:textId="06738BB6"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187" w:history="1">
            <w:r w:rsidR="00461860" w:rsidRPr="00CB763D">
              <w:rPr>
                <w:rStyle w:val="Hyperlnk"/>
                <w:noProof/>
              </w:rPr>
              <w:t>7.2.</w:t>
            </w:r>
            <w:r w:rsidR="00461860">
              <w:rPr>
                <w:rFonts w:asciiTheme="minorHAnsi" w:eastAsiaTheme="minorEastAsia" w:hAnsiTheme="minorHAnsi"/>
                <w:noProof/>
                <w:color w:val="auto"/>
                <w:lang w:val="sv-SE" w:eastAsia="sv-SE"/>
              </w:rPr>
              <w:tab/>
            </w:r>
            <w:r w:rsidR="00461860" w:rsidRPr="00CB763D">
              <w:rPr>
                <w:rStyle w:val="Hyperlnk"/>
                <w:noProof/>
              </w:rPr>
              <w:t>The Type Class</w:t>
            </w:r>
            <w:r w:rsidR="00461860">
              <w:rPr>
                <w:noProof/>
                <w:webHidden/>
              </w:rPr>
              <w:tab/>
            </w:r>
            <w:r w:rsidR="00461860">
              <w:rPr>
                <w:noProof/>
                <w:webHidden/>
              </w:rPr>
              <w:fldChar w:fldCharType="begin"/>
            </w:r>
            <w:r w:rsidR="00461860">
              <w:rPr>
                <w:noProof/>
                <w:webHidden/>
              </w:rPr>
              <w:instrText xml:space="preserve"> PAGEREF _Toc59126187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529B7563" w14:textId="27C41AE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88" w:history="1">
            <w:r w:rsidR="00461860" w:rsidRPr="00CB763D">
              <w:rPr>
                <w:rStyle w:val="Hyperlnk"/>
                <w:noProof/>
                <w:highlight w:val="white"/>
              </w:rPr>
              <w:t>7.2.1.</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Floating, and String</w:t>
            </w:r>
            <w:r w:rsidR="00461860">
              <w:rPr>
                <w:noProof/>
                <w:webHidden/>
              </w:rPr>
              <w:tab/>
            </w:r>
            <w:r w:rsidR="00461860">
              <w:rPr>
                <w:noProof/>
                <w:webHidden/>
              </w:rPr>
              <w:fldChar w:fldCharType="begin"/>
            </w:r>
            <w:r w:rsidR="00461860">
              <w:rPr>
                <w:noProof/>
                <w:webHidden/>
              </w:rPr>
              <w:instrText xml:space="preserve"> PAGEREF _Toc59126188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30F32C4F" w14:textId="3B4C3B1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89" w:history="1">
            <w:r w:rsidR="00461860" w:rsidRPr="00CB763D">
              <w:rPr>
                <w:rStyle w:val="Hyperlnk"/>
                <w:noProof/>
                <w:highlight w:val="white"/>
              </w:rPr>
              <w:t>7.2.2.</w:t>
            </w:r>
            <w:r w:rsidR="00461860">
              <w:rPr>
                <w:rFonts w:asciiTheme="minorHAnsi" w:eastAsiaTheme="minorEastAsia" w:hAnsiTheme="minorHAnsi"/>
                <w:noProof/>
                <w:color w:val="auto"/>
                <w:lang w:val="sv-SE" w:eastAsia="sv-SE"/>
              </w:rPr>
              <w:tab/>
            </w:r>
            <w:r w:rsidR="00461860" w:rsidRPr="00CB763D">
              <w:rPr>
                <w:rStyle w:val="Hyperlnk"/>
                <w:noProof/>
                <w:highlight w:val="white"/>
              </w:rPr>
              <w:t>Logical Types</w:t>
            </w:r>
            <w:r w:rsidR="00461860">
              <w:rPr>
                <w:noProof/>
                <w:webHidden/>
              </w:rPr>
              <w:tab/>
            </w:r>
            <w:r w:rsidR="00461860">
              <w:rPr>
                <w:noProof/>
                <w:webHidden/>
              </w:rPr>
              <w:fldChar w:fldCharType="begin"/>
            </w:r>
            <w:r w:rsidR="00461860">
              <w:rPr>
                <w:noProof/>
                <w:webHidden/>
              </w:rPr>
              <w:instrText xml:space="preserve"> PAGEREF _Toc59126189 \h </w:instrText>
            </w:r>
            <w:r w:rsidR="00461860">
              <w:rPr>
                <w:noProof/>
                <w:webHidden/>
              </w:rPr>
            </w:r>
            <w:r w:rsidR="00461860">
              <w:rPr>
                <w:noProof/>
                <w:webHidden/>
              </w:rPr>
              <w:fldChar w:fldCharType="separate"/>
            </w:r>
            <w:r w:rsidR="00461860">
              <w:rPr>
                <w:noProof/>
                <w:webHidden/>
              </w:rPr>
              <w:t>145</w:t>
            </w:r>
            <w:r w:rsidR="00461860">
              <w:rPr>
                <w:noProof/>
                <w:webHidden/>
              </w:rPr>
              <w:fldChar w:fldCharType="end"/>
            </w:r>
          </w:hyperlink>
        </w:p>
        <w:p w14:paraId="7BF7A844" w14:textId="4C58D067"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90" w:history="1">
            <w:r w:rsidR="00461860" w:rsidRPr="00CB763D">
              <w:rPr>
                <w:rStyle w:val="Hyperlnk"/>
                <w:noProof/>
                <w:highlight w:val="white"/>
              </w:rPr>
              <w:t>7.2.3.</w:t>
            </w:r>
            <w:r w:rsidR="00461860">
              <w:rPr>
                <w:rFonts w:asciiTheme="minorHAnsi" w:eastAsiaTheme="minorEastAsia" w:hAnsiTheme="minorHAnsi"/>
                <w:noProof/>
                <w:color w:val="auto"/>
                <w:lang w:val="sv-SE" w:eastAsia="sv-SE"/>
              </w:rPr>
              <w:tab/>
            </w:r>
            <w:r w:rsidR="00461860" w:rsidRPr="00CB763D">
              <w:rPr>
                <w:rStyle w:val="Hyperlnk"/>
                <w:noProof/>
                <w:highlight w:val="white"/>
              </w:rPr>
              <w:t>Bitfields</w:t>
            </w:r>
            <w:r w:rsidR="00461860">
              <w:rPr>
                <w:noProof/>
                <w:webHidden/>
              </w:rPr>
              <w:tab/>
            </w:r>
            <w:r w:rsidR="00461860">
              <w:rPr>
                <w:noProof/>
                <w:webHidden/>
              </w:rPr>
              <w:fldChar w:fldCharType="begin"/>
            </w:r>
            <w:r w:rsidR="00461860">
              <w:rPr>
                <w:noProof/>
                <w:webHidden/>
              </w:rPr>
              <w:instrText xml:space="preserve"> PAGEREF _Toc59126190 \h </w:instrText>
            </w:r>
            <w:r w:rsidR="00461860">
              <w:rPr>
                <w:noProof/>
                <w:webHidden/>
              </w:rPr>
            </w:r>
            <w:r w:rsidR="00461860">
              <w:rPr>
                <w:noProof/>
                <w:webHidden/>
              </w:rPr>
              <w:fldChar w:fldCharType="separate"/>
            </w:r>
            <w:r w:rsidR="00461860">
              <w:rPr>
                <w:noProof/>
                <w:webHidden/>
              </w:rPr>
              <w:t>145</w:t>
            </w:r>
            <w:r w:rsidR="00461860">
              <w:rPr>
                <w:noProof/>
                <w:webHidden/>
              </w:rPr>
              <w:fldChar w:fldCharType="end"/>
            </w:r>
          </w:hyperlink>
        </w:p>
        <w:p w14:paraId="66FF232D" w14:textId="6C82408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91" w:history="1">
            <w:r w:rsidR="00461860" w:rsidRPr="00CB763D">
              <w:rPr>
                <w:rStyle w:val="Hyperlnk"/>
                <w:noProof/>
                <w:highlight w:val="white"/>
              </w:rPr>
              <w:t>7.2.4.</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Pointers</w:t>
            </w:r>
            <w:r w:rsidR="00461860">
              <w:rPr>
                <w:noProof/>
                <w:webHidden/>
              </w:rPr>
              <w:tab/>
            </w:r>
            <w:r w:rsidR="00461860">
              <w:rPr>
                <w:noProof/>
                <w:webHidden/>
              </w:rPr>
              <w:fldChar w:fldCharType="begin"/>
            </w:r>
            <w:r w:rsidR="00461860">
              <w:rPr>
                <w:noProof/>
                <w:webHidden/>
              </w:rPr>
              <w:instrText xml:space="preserve"> PAGEREF _Toc59126191 \h </w:instrText>
            </w:r>
            <w:r w:rsidR="00461860">
              <w:rPr>
                <w:noProof/>
                <w:webHidden/>
              </w:rPr>
            </w:r>
            <w:r w:rsidR="00461860">
              <w:rPr>
                <w:noProof/>
                <w:webHidden/>
              </w:rPr>
              <w:fldChar w:fldCharType="separate"/>
            </w:r>
            <w:r w:rsidR="00461860">
              <w:rPr>
                <w:noProof/>
                <w:webHidden/>
              </w:rPr>
              <w:t>146</w:t>
            </w:r>
            <w:r w:rsidR="00461860">
              <w:rPr>
                <w:noProof/>
                <w:webHidden/>
              </w:rPr>
              <w:fldChar w:fldCharType="end"/>
            </w:r>
          </w:hyperlink>
        </w:p>
        <w:p w14:paraId="64F55388" w14:textId="3FE2441A"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92" w:history="1">
            <w:r w:rsidR="00461860" w:rsidRPr="00CB763D">
              <w:rPr>
                <w:rStyle w:val="Hyperlnk"/>
                <w:noProof/>
                <w:highlight w:val="white"/>
              </w:rPr>
              <w:t>7.2.5.</w:t>
            </w:r>
            <w:r w:rsidR="00461860">
              <w:rPr>
                <w:rFonts w:asciiTheme="minorHAnsi" w:eastAsiaTheme="minorEastAsia" w:hAnsiTheme="minorHAnsi"/>
                <w:noProof/>
                <w:color w:val="auto"/>
                <w:lang w:val="sv-SE" w:eastAsia="sv-SE"/>
              </w:rPr>
              <w:tab/>
            </w:r>
            <w:r w:rsidR="00461860" w:rsidRPr="00CB763D">
              <w:rPr>
                <w:rStyle w:val="Hyperlnk"/>
                <w:noProof/>
                <w:highlight w:val="white"/>
              </w:rPr>
              <w:t>Arrays</w:t>
            </w:r>
            <w:r w:rsidR="00461860">
              <w:rPr>
                <w:noProof/>
                <w:webHidden/>
              </w:rPr>
              <w:tab/>
            </w:r>
            <w:r w:rsidR="00461860">
              <w:rPr>
                <w:noProof/>
                <w:webHidden/>
              </w:rPr>
              <w:fldChar w:fldCharType="begin"/>
            </w:r>
            <w:r w:rsidR="00461860">
              <w:rPr>
                <w:noProof/>
                <w:webHidden/>
              </w:rPr>
              <w:instrText xml:space="preserve"> PAGEREF _Toc59126192 \h </w:instrText>
            </w:r>
            <w:r w:rsidR="00461860">
              <w:rPr>
                <w:noProof/>
                <w:webHidden/>
              </w:rPr>
            </w:r>
            <w:r w:rsidR="00461860">
              <w:rPr>
                <w:noProof/>
                <w:webHidden/>
              </w:rPr>
              <w:fldChar w:fldCharType="separate"/>
            </w:r>
            <w:r w:rsidR="00461860">
              <w:rPr>
                <w:noProof/>
                <w:webHidden/>
              </w:rPr>
              <w:t>146</w:t>
            </w:r>
            <w:r w:rsidR="00461860">
              <w:rPr>
                <w:noProof/>
                <w:webHidden/>
              </w:rPr>
              <w:fldChar w:fldCharType="end"/>
            </w:r>
          </w:hyperlink>
        </w:p>
        <w:p w14:paraId="32926E9C" w14:textId="28D9095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93" w:history="1">
            <w:r w:rsidR="00461860" w:rsidRPr="00CB763D">
              <w:rPr>
                <w:rStyle w:val="Hyperlnk"/>
                <w:noProof/>
                <w:highlight w:val="white"/>
              </w:rPr>
              <w:t>7.2.6.</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Functions</w:t>
            </w:r>
            <w:r w:rsidR="00461860">
              <w:rPr>
                <w:noProof/>
                <w:webHidden/>
              </w:rPr>
              <w:tab/>
            </w:r>
            <w:r w:rsidR="00461860">
              <w:rPr>
                <w:noProof/>
                <w:webHidden/>
              </w:rPr>
              <w:fldChar w:fldCharType="begin"/>
            </w:r>
            <w:r w:rsidR="00461860">
              <w:rPr>
                <w:noProof/>
                <w:webHidden/>
              </w:rPr>
              <w:instrText xml:space="preserve"> PAGEREF _Toc59126193 \h </w:instrText>
            </w:r>
            <w:r w:rsidR="00461860">
              <w:rPr>
                <w:noProof/>
                <w:webHidden/>
              </w:rPr>
            </w:r>
            <w:r w:rsidR="00461860">
              <w:rPr>
                <w:noProof/>
                <w:webHidden/>
              </w:rPr>
              <w:fldChar w:fldCharType="separate"/>
            </w:r>
            <w:r w:rsidR="00461860">
              <w:rPr>
                <w:noProof/>
                <w:webHidden/>
              </w:rPr>
              <w:t>147</w:t>
            </w:r>
            <w:r w:rsidR="00461860">
              <w:rPr>
                <w:noProof/>
                <w:webHidden/>
              </w:rPr>
              <w:fldChar w:fldCharType="end"/>
            </w:r>
          </w:hyperlink>
        </w:p>
        <w:p w14:paraId="36AA2738" w14:textId="54E3AD53"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94" w:history="1">
            <w:r w:rsidR="00461860" w:rsidRPr="00CB763D">
              <w:rPr>
                <w:rStyle w:val="Hyperlnk"/>
                <w:noProof/>
              </w:rPr>
              <w:t>7.2.7.</w:t>
            </w:r>
            <w:r w:rsidR="00461860">
              <w:rPr>
                <w:rFonts w:asciiTheme="minorHAnsi" w:eastAsiaTheme="minorEastAsia" w:hAnsiTheme="minorHAnsi"/>
                <w:noProof/>
                <w:color w:val="auto"/>
                <w:lang w:val="sv-SE" w:eastAsia="sv-SE"/>
              </w:rPr>
              <w:tab/>
            </w:r>
            <w:r w:rsidR="00461860" w:rsidRPr="00CB763D">
              <w:rPr>
                <w:rStyle w:val="Hyperlnk"/>
                <w:noProof/>
              </w:rPr>
              <w:t>Structs and Unions</w:t>
            </w:r>
            <w:r w:rsidR="00461860">
              <w:rPr>
                <w:noProof/>
                <w:webHidden/>
              </w:rPr>
              <w:tab/>
            </w:r>
            <w:r w:rsidR="00461860">
              <w:rPr>
                <w:noProof/>
                <w:webHidden/>
              </w:rPr>
              <w:fldChar w:fldCharType="begin"/>
            </w:r>
            <w:r w:rsidR="00461860">
              <w:rPr>
                <w:noProof/>
                <w:webHidden/>
              </w:rPr>
              <w:instrText xml:space="preserve"> PAGEREF _Toc59126194 \h </w:instrText>
            </w:r>
            <w:r w:rsidR="00461860">
              <w:rPr>
                <w:noProof/>
                <w:webHidden/>
              </w:rPr>
            </w:r>
            <w:r w:rsidR="00461860">
              <w:rPr>
                <w:noProof/>
                <w:webHidden/>
              </w:rPr>
              <w:fldChar w:fldCharType="separate"/>
            </w:r>
            <w:r w:rsidR="00461860">
              <w:rPr>
                <w:noProof/>
                <w:webHidden/>
              </w:rPr>
              <w:t>149</w:t>
            </w:r>
            <w:r w:rsidR="00461860">
              <w:rPr>
                <w:noProof/>
                <w:webHidden/>
              </w:rPr>
              <w:fldChar w:fldCharType="end"/>
            </w:r>
          </w:hyperlink>
        </w:p>
        <w:p w14:paraId="38AF734D" w14:textId="1478D50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95" w:history="1">
            <w:r w:rsidR="00461860" w:rsidRPr="00CB763D">
              <w:rPr>
                <w:rStyle w:val="Hyperlnk"/>
                <w:noProof/>
                <w:highlight w:val="white"/>
              </w:rPr>
              <w:t>7.2.8.</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Enumerations</w:t>
            </w:r>
            <w:r w:rsidR="00461860">
              <w:rPr>
                <w:noProof/>
                <w:webHidden/>
              </w:rPr>
              <w:tab/>
            </w:r>
            <w:r w:rsidR="00461860">
              <w:rPr>
                <w:noProof/>
                <w:webHidden/>
              </w:rPr>
              <w:fldChar w:fldCharType="begin"/>
            </w:r>
            <w:r w:rsidR="00461860">
              <w:rPr>
                <w:noProof/>
                <w:webHidden/>
              </w:rPr>
              <w:instrText xml:space="preserve"> PAGEREF _Toc59126195 \h </w:instrText>
            </w:r>
            <w:r w:rsidR="00461860">
              <w:rPr>
                <w:noProof/>
                <w:webHidden/>
              </w:rPr>
            </w:r>
            <w:r w:rsidR="00461860">
              <w:rPr>
                <w:noProof/>
                <w:webHidden/>
              </w:rPr>
              <w:fldChar w:fldCharType="separate"/>
            </w:r>
            <w:r w:rsidR="00461860">
              <w:rPr>
                <w:noProof/>
                <w:webHidden/>
              </w:rPr>
              <w:t>150</w:t>
            </w:r>
            <w:r w:rsidR="00461860">
              <w:rPr>
                <w:noProof/>
                <w:webHidden/>
              </w:rPr>
              <w:fldChar w:fldCharType="end"/>
            </w:r>
          </w:hyperlink>
        </w:p>
        <w:p w14:paraId="3DE7104A" w14:textId="08EDC556"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96" w:history="1">
            <w:r w:rsidR="00461860" w:rsidRPr="00CB763D">
              <w:rPr>
                <w:rStyle w:val="Hyperlnk"/>
                <w:noProof/>
                <w:highlight w:val="white"/>
              </w:rPr>
              <w:t>7.2.9.</w:t>
            </w:r>
            <w:r w:rsidR="00461860">
              <w:rPr>
                <w:rFonts w:asciiTheme="minorHAnsi" w:eastAsiaTheme="minorEastAsia" w:hAnsiTheme="minorHAnsi"/>
                <w:noProof/>
                <w:color w:val="auto"/>
                <w:lang w:val="sv-SE" w:eastAsia="sv-SE"/>
              </w:rPr>
              <w:tab/>
            </w:r>
            <w:r w:rsidR="00461860" w:rsidRPr="00CB763D">
              <w:rPr>
                <w:rStyle w:val="Hyperlnk"/>
                <w:noProof/>
                <w:highlight w:val="white"/>
              </w:rPr>
              <w:t>Type Size</w:t>
            </w:r>
            <w:r w:rsidR="00461860">
              <w:rPr>
                <w:noProof/>
                <w:webHidden/>
              </w:rPr>
              <w:tab/>
            </w:r>
            <w:r w:rsidR="00461860">
              <w:rPr>
                <w:noProof/>
                <w:webHidden/>
              </w:rPr>
              <w:fldChar w:fldCharType="begin"/>
            </w:r>
            <w:r w:rsidR="00461860">
              <w:rPr>
                <w:noProof/>
                <w:webHidden/>
              </w:rPr>
              <w:instrText xml:space="preserve"> PAGEREF _Toc59126196 \h </w:instrText>
            </w:r>
            <w:r w:rsidR="00461860">
              <w:rPr>
                <w:noProof/>
                <w:webHidden/>
              </w:rPr>
            </w:r>
            <w:r w:rsidR="00461860">
              <w:rPr>
                <w:noProof/>
                <w:webHidden/>
              </w:rPr>
              <w:fldChar w:fldCharType="separate"/>
            </w:r>
            <w:r w:rsidR="00461860">
              <w:rPr>
                <w:noProof/>
                <w:webHidden/>
              </w:rPr>
              <w:t>151</w:t>
            </w:r>
            <w:r w:rsidR="00461860">
              <w:rPr>
                <w:noProof/>
                <w:webHidden/>
              </w:rPr>
              <w:fldChar w:fldCharType="end"/>
            </w:r>
          </w:hyperlink>
        </w:p>
        <w:p w14:paraId="6468AD04" w14:textId="4D063D12"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97" w:history="1">
            <w:r w:rsidR="00461860" w:rsidRPr="00CB763D">
              <w:rPr>
                <w:rStyle w:val="Hyperlnk"/>
                <w:noProof/>
                <w:highlight w:val="white"/>
              </w:rPr>
              <w:t>7.2.10.</w:t>
            </w:r>
            <w:r w:rsidR="00461860">
              <w:rPr>
                <w:rFonts w:asciiTheme="minorHAnsi" w:eastAsiaTheme="minorEastAsia" w:hAnsiTheme="minorHAnsi"/>
                <w:noProof/>
                <w:color w:val="auto"/>
                <w:lang w:val="sv-SE" w:eastAsia="sv-SE"/>
              </w:rPr>
              <w:tab/>
            </w:r>
            <w:r w:rsidR="00461860" w:rsidRPr="00CB763D">
              <w:rPr>
                <w:rStyle w:val="Hyperlnk"/>
                <w:noProof/>
                <w:highlight w:val="white"/>
              </w:rPr>
              <w:t>Complete Types</w:t>
            </w:r>
            <w:r w:rsidR="00461860">
              <w:rPr>
                <w:noProof/>
                <w:webHidden/>
              </w:rPr>
              <w:tab/>
            </w:r>
            <w:r w:rsidR="00461860">
              <w:rPr>
                <w:noProof/>
                <w:webHidden/>
              </w:rPr>
              <w:fldChar w:fldCharType="begin"/>
            </w:r>
            <w:r w:rsidR="00461860">
              <w:rPr>
                <w:noProof/>
                <w:webHidden/>
              </w:rPr>
              <w:instrText xml:space="preserve"> PAGEREF _Toc59126197 \h </w:instrText>
            </w:r>
            <w:r w:rsidR="00461860">
              <w:rPr>
                <w:noProof/>
                <w:webHidden/>
              </w:rPr>
            </w:r>
            <w:r w:rsidR="00461860">
              <w:rPr>
                <w:noProof/>
                <w:webHidden/>
              </w:rPr>
              <w:fldChar w:fldCharType="separate"/>
            </w:r>
            <w:r w:rsidR="00461860">
              <w:rPr>
                <w:noProof/>
                <w:webHidden/>
              </w:rPr>
              <w:t>152</w:t>
            </w:r>
            <w:r w:rsidR="00461860">
              <w:rPr>
                <w:noProof/>
                <w:webHidden/>
              </w:rPr>
              <w:fldChar w:fldCharType="end"/>
            </w:r>
          </w:hyperlink>
        </w:p>
        <w:p w14:paraId="1EC24CE5" w14:textId="05AD9E3F"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98" w:history="1">
            <w:r w:rsidR="00461860" w:rsidRPr="00CB763D">
              <w:rPr>
                <w:rStyle w:val="Hyperlnk"/>
                <w:noProof/>
                <w:highlight w:val="white"/>
              </w:rPr>
              <w:t>7.2.11.</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and Volatile</w:t>
            </w:r>
            <w:r w:rsidR="00461860">
              <w:rPr>
                <w:noProof/>
                <w:webHidden/>
              </w:rPr>
              <w:tab/>
            </w:r>
            <w:r w:rsidR="00461860">
              <w:rPr>
                <w:noProof/>
                <w:webHidden/>
              </w:rPr>
              <w:fldChar w:fldCharType="begin"/>
            </w:r>
            <w:r w:rsidR="00461860">
              <w:rPr>
                <w:noProof/>
                <w:webHidden/>
              </w:rPr>
              <w:instrText xml:space="preserve"> PAGEREF _Toc59126198 \h </w:instrText>
            </w:r>
            <w:r w:rsidR="00461860">
              <w:rPr>
                <w:noProof/>
                <w:webHidden/>
              </w:rPr>
            </w:r>
            <w:r w:rsidR="00461860">
              <w:rPr>
                <w:noProof/>
                <w:webHidden/>
              </w:rPr>
              <w:fldChar w:fldCharType="separate"/>
            </w:r>
            <w:r w:rsidR="00461860">
              <w:rPr>
                <w:noProof/>
                <w:webHidden/>
              </w:rPr>
              <w:t>152</w:t>
            </w:r>
            <w:r w:rsidR="00461860">
              <w:rPr>
                <w:noProof/>
                <w:webHidden/>
              </w:rPr>
              <w:fldChar w:fldCharType="end"/>
            </w:r>
          </w:hyperlink>
        </w:p>
        <w:p w14:paraId="1F0CA9E3" w14:textId="528CD783"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199" w:history="1">
            <w:r w:rsidR="00461860" w:rsidRPr="00CB763D">
              <w:rPr>
                <w:rStyle w:val="Hyperlnk"/>
                <w:noProof/>
                <w:highlight w:val="white"/>
              </w:rPr>
              <w:t>7.2.12.</w:t>
            </w:r>
            <w:r w:rsidR="00461860">
              <w:rPr>
                <w:rFonts w:asciiTheme="minorHAnsi" w:eastAsiaTheme="minorEastAsia" w:hAnsiTheme="minorHAnsi"/>
                <w:noProof/>
                <w:color w:val="auto"/>
                <w:lang w:val="sv-SE" w:eastAsia="sv-SE"/>
              </w:rPr>
              <w:tab/>
            </w:r>
            <w:r w:rsidR="00461860" w:rsidRPr="00CB763D">
              <w:rPr>
                <w:rStyle w:val="Hyperlnk"/>
                <w:noProof/>
                <w:highlight w:val="white"/>
              </w:rPr>
              <w:t>Hash Code and Equals</w:t>
            </w:r>
            <w:r w:rsidR="00461860">
              <w:rPr>
                <w:noProof/>
                <w:webHidden/>
              </w:rPr>
              <w:tab/>
            </w:r>
            <w:r w:rsidR="00461860">
              <w:rPr>
                <w:noProof/>
                <w:webHidden/>
              </w:rPr>
              <w:fldChar w:fldCharType="begin"/>
            </w:r>
            <w:r w:rsidR="00461860">
              <w:rPr>
                <w:noProof/>
                <w:webHidden/>
              </w:rPr>
              <w:instrText xml:space="preserve"> PAGEREF _Toc59126199 \h </w:instrText>
            </w:r>
            <w:r w:rsidR="00461860">
              <w:rPr>
                <w:noProof/>
                <w:webHidden/>
              </w:rPr>
            </w:r>
            <w:r w:rsidR="00461860">
              <w:rPr>
                <w:noProof/>
                <w:webHidden/>
              </w:rPr>
              <w:fldChar w:fldCharType="separate"/>
            </w:r>
            <w:r w:rsidR="00461860">
              <w:rPr>
                <w:noProof/>
                <w:webHidden/>
              </w:rPr>
              <w:t>153</w:t>
            </w:r>
            <w:r w:rsidR="00461860">
              <w:rPr>
                <w:noProof/>
                <w:webHidden/>
              </w:rPr>
              <w:fldChar w:fldCharType="end"/>
            </w:r>
          </w:hyperlink>
        </w:p>
        <w:p w14:paraId="43DE21E3" w14:textId="6E79C272"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00" w:history="1">
            <w:r w:rsidR="00461860" w:rsidRPr="00CB763D">
              <w:rPr>
                <w:rStyle w:val="Hyperlnk"/>
                <w:noProof/>
                <w:highlight w:val="white"/>
              </w:rPr>
              <w:t>7.2.13.</w:t>
            </w:r>
            <w:r w:rsidR="00461860">
              <w:rPr>
                <w:rFonts w:asciiTheme="minorHAnsi" w:eastAsiaTheme="minorEastAsia" w:hAnsiTheme="minorHAnsi"/>
                <w:noProof/>
                <w:color w:val="auto"/>
                <w:lang w:val="sv-SE" w:eastAsia="sv-SE"/>
              </w:rPr>
              <w:tab/>
            </w:r>
            <w:r w:rsidR="00461860" w:rsidRPr="00CB763D">
              <w:rPr>
                <w:rStyle w:val="Hyperlnk"/>
                <w:noProof/>
                <w:highlight w:val="white"/>
              </w:rPr>
              <w:t>Predefined Types</w:t>
            </w:r>
            <w:r w:rsidR="00461860">
              <w:rPr>
                <w:noProof/>
                <w:webHidden/>
              </w:rPr>
              <w:tab/>
            </w:r>
            <w:r w:rsidR="00461860">
              <w:rPr>
                <w:noProof/>
                <w:webHidden/>
              </w:rPr>
              <w:fldChar w:fldCharType="begin"/>
            </w:r>
            <w:r w:rsidR="00461860">
              <w:rPr>
                <w:noProof/>
                <w:webHidden/>
              </w:rPr>
              <w:instrText xml:space="preserve"> PAGEREF _Toc59126200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3BC6D2B0" w14:textId="2AFF4FFF"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01" w:history="1">
            <w:r w:rsidR="00461860" w:rsidRPr="00CB763D">
              <w:rPr>
                <w:rStyle w:val="Hyperlnk"/>
                <w:noProof/>
                <w:highlight w:val="white"/>
              </w:rPr>
              <w:t>7.2.14.</w:t>
            </w:r>
            <w:r w:rsidR="00461860">
              <w:rPr>
                <w:rFonts w:asciiTheme="minorHAnsi" w:eastAsiaTheme="minorEastAsia" w:hAnsiTheme="minorHAnsi"/>
                <w:noProof/>
                <w:color w:val="auto"/>
                <w:lang w:val="sv-SE" w:eastAsia="sv-SE"/>
              </w:rPr>
              <w:tab/>
            </w:r>
            <w:r w:rsidR="00461860" w:rsidRPr="00CB763D">
              <w:rPr>
                <w:rStyle w:val="Hyperlnk"/>
                <w:noProof/>
                <w:highlight w:val="white"/>
              </w:rPr>
              <w:t>ToString</w:t>
            </w:r>
            <w:r w:rsidR="00461860">
              <w:rPr>
                <w:noProof/>
                <w:webHidden/>
              </w:rPr>
              <w:tab/>
            </w:r>
            <w:r w:rsidR="00461860">
              <w:rPr>
                <w:noProof/>
                <w:webHidden/>
              </w:rPr>
              <w:fldChar w:fldCharType="begin"/>
            </w:r>
            <w:r w:rsidR="00461860">
              <w:rPr>
                <w:noProof/>
                <w:webHidden/>
              </w:rPr>
              <w:instrText xml:space="preserve"> PAGEREF _Toc59126201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558D7FE1" w14:textId="44864B15"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202" w:history="1">
            <w:r w:rsidR="00461860" w:rsidRPr="00CB763D">
              <w:rPr>
                <w:rStyle w:val="Hyperlnk"/>
                <w:noProof/>
              </w:rPr>
              <w:t>7.3.</w:t>
            </w:r>
            <w:r w:rsidR="00461860">
              <w:rPr>
                <w:rFonts w:asciiTheme="minorHAnsi" w:eastAsiaTheme="minorEastAsia" w:hAnsiTheme="minorHAnsi"/>
                <w:noProof/>
                <w:color w:val="auto"/>
                <w:lang w:val="sv-SE" w:eastAsia="sv-SE"/>
              </w:rPr>
              <w:tab/>
            </w:r>
            <w:r w:rsidR="00461860" w:rsidRPr="00CB763D">
              <w:rPr>
                <w:rStyle w:val="Hyperlnk"/>
                <w:noProof/>
              </w:rPr>
              <w:t>Type Size</w:t>
            </w:r>
            <w:r w:rsidR="00461860">
              <w:rPr>
                <w:noProof/>
                <w:webHidden/>
              </w:rPr>
              <w:tab/>
            </w:r>
            <w:r w:rsidR="00461860">
              <w:rPr>
                <w:noProof/>
                <w:webHidden/>
              </w:rPr>
              <w:fldChar w:fldCharType="begin"/>
            </w:r>
            <w:r w:rsidR="00461860">
              <w:rPr>
                <w:noProof/>
                <w:webHidden/>
              </w:rPr>
              <w:instrText xml:space="preserve"> PAGEREF _Toc59126202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306FC1B1" w14:textId="194B1C7C"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203" w:history="1">
            <w:r w:rsidR="00461860" w:rsidRPr="00CB763D">
              <w:rPr>
                <w:rStyle w:val="Hyperlnk"/>
                <w:noProof/>
              </w:rPr>
              <w:t>7.4.</w:t>
            </w:r>
            <w:r w:rsidR="00461860">
              <w:rPr>
                <w:rFonts w:asciiTheme="minorHAnsi" w:eastAsiaTheme="minorEastAsia" w:hAnsiTheme="minorHAnsi"/>
                <w:noProof/>
                <w:color w:val="auto"/>
                <w:lang w:val="sv-SE" w:eastAsia="sv-SE"/>
              </w:rPr>
              <w:tab/>
            </w:r>
            <w:r w:rsidR="00461860" w:rsidRPr="00CB763D">
              <w:rPr>
                <w:rStyle w:val="Hyperlnk"/>
                <w:noProof/>
              </w:rPr>
              <w:t>Type Casting</w:t>
            </w:r>
            <w:r w:rsidR="00461860">
              <w:rPr>
                <w:noProof/>
                <w:webHidden/>
              </w:rPr>
              <w:tab/>
            </w:r>
            <w:r w:rsidR="00461860">
              <w:rPr>
                <w:noProof/>
                <w:webHidden/>
              </w:rPr>
              <w:fldChar w:fldCharType="begin"/>
            </w:r>
            <w:r w:rsidR="00461860">
              <w:rPr>
                <w:noProof/>
                <w:webHidden/>
              </w:rPr>
              <w:instrText xml:space="preserve"> PAGEREF _Toc59126203 \h </w:instrText>
            </w:r>
            <w:r w:rsidR="00461860">
              <w:rPr>
                <w:noProof/>
                <w:webHidden/>
              </w:rPr>
            </w:r>
            <w:r w:rsidR="00461860">
              <w:rPr>
                <w:noProof/>
                <w:webHidden/>
              </w:rPr>
              <w:fldChar w:fldCharType="separate"/>
            </w:r>
            <w:r w:rsidR="00461860">
              <w:rPr>
                <w:noProof/>
                <w:webHidden/>
              </w:rPr>
              <w:t>157</w:t>
            </w:r>
            <w:r w:rsidR="00461860">
              <w:rPr>
                <w:noProof/>
                <w:webHidden/>
              </w:rPr>
              <w:fldChar w:fldCharType="end"/>
            </w:r>
          </w:hyperlink>
        </w:p>
        <w:p w14:paraId="4A666CCE" w14:textId="652FF0DA"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04" w:history="1">
            <w:r w:rsidR="00461860" w:rsidRPr="00CB763D">
              <w:rPr>
                <w:rStyle w:val="Hyperlnk"/>
                <w:noProof/>
                <w:highlight w:val="white"/>
              </w:rPr>
              <w:t>7.4.1.</w:t>
            </w:r>
            <w:r w:rsidR="00461860">
              <w:rPr>
                <w:rFonts w:asciiTheme="minorHAnsi" w:eastAsiaTheme="minorEastAsia" w:hAnsiTheme="minorHAnsi"/>
                <w:noProof/>
                <w:color w:val="auto"/>
                <w:lang w:val="sv-SE" w:eastAsia="sv-SE"/>
              </w:rPr>
              <w:tab/>
            </w:r>
            <w:r w:rsidR="00461860" w:rsidRPr="00CB763D">
              <w:rPr>
                <w:rStyle w:val="Hyperlnk"/>
                <w:noProof/>
                <w:highlight w:val="white"/>
              </w:rPr>
              <w:t>Implicit Cast</w:t>
            </w:r>
            <w:r w:rsidR="00461860">
              <w:rPr>
                <w:noProof/>
                <w:webHidden/>
              </w:rPr>
              <w:tab/>
            </w:r>
            <w:r w:rsidR="00461860">
              <w:rPr>
                <w:noProof/>
                <w:webHidden/>
              </w:rPr>
              <w:fldChar w:fldCharType="begin"/>
            </w:r>
            <w:r w:rsidR="00461860">
              <w:rPr>
                <w:noProof/>
                <w:webHidden/>
              </w:rPr>
              <w:instrText xml:space="preserve"> PAGEREF _Toc59126204 \h </w:instrText>
            </w:r>
            <w:r w:rsidR="00461860">
              <w:rPr>
                <w:noProof/>
                <w:webHidden/>
              </w:rPr>
            </w:r>
            <w:r w:rsidR="00461860">
              <w:rPr>
                <w:noProof/>
                <w:webHidden/>
              </w:rPr>
              <w:fldChar w:fldCharType="separate"/>
            </w:r>
            <w:r w:rsidR="00461860">
              <w:rPr>
                <w:noProof/>
                <w:webHidden/>
              </w:rPr>
              <w:t>158</w:t>
            </w:r>
            <w:r w:rsidR="00461860">
              <w:rPr>
                <w:noProof/>
                <w:webHidden/>
              </w:rPr>
              <w:fldChar w:fldCharType="end"/>
            </w:r>
          </w:hyperlink>
        </w:p>
        <w:p w14:paraId="5668FBF1" w14:textId="625A395C"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05" w:history="1">
            <w:r w:rsidR="00461860" w:rsidRPr="00CB763D">
              <w:rPr>
                <w:rStyle w:val="Hyperlnk"/>
                <w:noProof/>
                <w:highlight w:val="white"/>
              </w:rPr>
              <w:t>7.4.2.</w:t>
            </w:r>
            <w:r w:rsidR="00461860">
              <w:rPr>
                <w:rFonts w:asciiTheme="minorHAnsi" w:eastAsiaTheme="minorEastAsia" w:hAnsiTheme="minorHAnsi"/>
                <w:noProof/>
                <w:color w:val="auto"/>
                <w:lang w:val="sv-SE" w:eastAsia="sv-SE"/>
              </w:rPr>
              <w:tab/>
            </w:r>
            <w:r w:rsidR="00461860" w:rsidRPr="00CB763D">
              <w:rPr>
                <w:rStyle w:val="Hyperlnk"/>
                <w:noProof/>
                <w:highlight w:val="white"/>
              </w:rPr>
              <w:t>Explicit Cast</w:t>
            </w:r>
            <w:r w:rsidR="00461860">
              <w:rPr>
                <w:noProof/>
                <w:webHidden/>
              </w:rPr>
              <w:tab/>
            </w:r>
            <w:r w:rsidR="00461860">
              <w:rPr>
                <w:noProof/>
                <w:webHidden/>
              </w:rPr>
              <w:fldChar w:fldCharType="begin"/>
            </w:r>
            <w:r w:rsidR="00461860">
              <w:rPr>
                <w:noProof/>
                <w:webHidden/>
              </w:rPr>
              <w:instrText xml:space="preserve"> PAGEREF _Toc59126205 \h </w:instrText>
            </w:r>
            <w:r w:rsidR="00461860">
              <w:rPr>
                <w:noProof/>
                <w:webHidden/>
              </w:rPr>
            </w:r>
            <w:r w:rsidR="00461860">
              <w:rPr>
                <w:noProof/>
                <w:webHidden/>
              </w:rPr>
              <w:fldChar w:fldCharType="separate"/>
            </w:r>
            <w:r w:rsidR="00461860">
              <w:rPr>
                <w:noProof/>
                <w:webHidden/>
              </w:rPr>
              <w:t>158</w:t>
            </w:r>
            <w:r w:rsidR="00461860">
              <w:rPr>
                <w:noProof/>
                <w:webHidden/>
              </w:rPr>
              <w:fldChar w:fldCharType="end"/>
            </w:r>
          </w:hyperlink>
        </w:p>
        <w:p w14:paraId="149635FA" w14:textId="69FCC988"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06" w:history="1">
            <w:r w:rsidR="00461860" w:rsidRPr="00CB763D">
              <w:rPr>
                <w:rStyle w:val="Hyperlnk"/>
                <w:noProof/>
              </w:rPr>
              <w:t>7.4.3.</w:t>
            </w:r>
            <w:r w:rsidR="00461860">
              <w:rPr>
                <w:rFonts w:asciiTheme="minorHAnsi" w:eastAsiaTheme="minorEastAsia" w:hAnsiTheme="minorHAnsi"/>
                <w:noProof/>
                <w:color w:val="auto"/>
                <w:lang w:val="sv-SE" w:eastAsia="sv-SE"/>
              </w:rPr>
              <w:tab/>
            </w:r>
            <w:r w:rsidR="00461860" w:rsidRPr="00CB763D">
              <w:rPr>
                <w:rStyle w:val="Hyperlnk"/>
                <w:noProof/>
              </w:rPr>
              <w:t>Type Promotion</w:t>
            </w:r>
            <w:r w:rsidR="00461860">
              <w:rPr>
                <w:noProof/>
                <w:webHidden/>
              </w:rPr>
              <w:tab/>
            </w:r>
            <w:r w:rsidR="00461860">
              <w:rPr>
                <w:noProof/>
                <w:webHidden/>
              </w:rPr>
              <w:fldChar w:fldCharType="begin"/>
            </w:r>
            <w:r w:rsidR="00461860">
              <w:rPr>
                <w:noProof/>
                <w:webHidden/>
              </w:rPr>
              <w:instrText xml:space="preserve"> PAGEREF _Toc59126206 \h </w:instrText>
            </w:r>
            <w:r w:rsidR="00461860">
              <w:rPr>
                <w:noProof/>
                <w:webHidden/>
              </w:rPr>
            </w:r>
            <w:r w:rsidR="00461860">
              <w:rPr>
                <w:noProof/>
                <w:webHidden/>
              </w:rPr>
              <w:fldChar w:fldCharType="separate"/>
            </w:r>
            <w:r w:rsidR="00461860">
              <w:rPr>
                <w:noProof/>
                <w:webHidden/>
              </w:rPr>
              <w:t>162</w:t>
            </w:r>
            <w:r w:rsidR="00461860">
              <w:rPr>
                <w:noProof/>
                <w:webHidden/>
              </w:rPr>
              <w:fldChar w:fldCharType="end"/>
            </w:r>
          </w:hyperlink>
        </w:p>
        <w:p w14:paraId="61A18119" w14:textId="4C7E96C1" w:rsidR="00461860" w:rsidRDefault="00DB06E7">
          <w:pPr>
            <w:pStyle w:val="Innehll1"/>
            <w:rPr>
              <w:rFonts w:asciiTheme="minorHAnsi" w:eastAsiaTheme="minorEastAsia" w:hAnsiTheme="minorHAnsi"/>
              <w:noProof/>
              <w:color w:val="auto"/>
              <w:lang w:val="sv-SE" w:eastAsia="sv-SE"/>
            </w:rPr>
          </w:pPr>
          <w:hyperlink w:anchor="_Toc59126207" w:history="1">
            <w:r w:rsidR="00461860" w:rsidRPr="00CB763D">
              <w:rPr>
                <w:rStyle w:val="Hyperlnk"/>
                <w:noProof/>
              </w:rPr>
              <w:t>8.</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_Toc59126207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0BE28EA7" w14:textId="7FCEEEB4"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208" w:history="1">
            <w:r w:rsidR="00461860" w:rsidRPr="00CB763D">
              <w:rPr>
                <w:rStyle w:val="Hyperlnk"/>
                <w:noProof/>
              </w:rPr>
              <w:t>8.1.</w:t>
            </w:r>
            <w:r w:rsidR="00461860">
              <w:rPr>
                <w:rFonts w:asciiTheme="minorHAnsi" w:eastAsiaTheme="minorEastAsia" w:hAnsiTheme="minorHAnsi"/>
                <w:noProof/>
                <w:color w:val="auto"/>
                <w:lang w:val="sv-SE" w:eastAsia="sv-SE"/>
              </w:rPr>
              <w:tab/>
            </w:r>
            <w:r w:rsidR="00461860" w:rsidRPr="00CB763D">
              <w:rPr>
                <w:rStyle w:val="Hyperlnk"/>
                <w:noProof/>
              </w:rPr>
              <w:t>Unary and Binary Expressions</w:t>
            </w:r>
            <w:r w:rsidR="00461860">
              <w:rPr>
                <w:noProof/>
                <w:webHidden/>
              </w:rPr>
              <w:tab/>
            </w:r>
            <w:r w:rsidR="00461860">
              <w:rPr>
                <w:noProof/>
                <w:webHidden/>
              </w:rPr>
              <w:fldChar w:fldCharType="begin"/>
            </w:r>
            <w:r w:rsidR="00461860">
              <w:rPr>
                <w:noProof/>
                <w:webHidden/>
              </w:rPr>
              <w:instrText xml:space="preserve"> PAGEREF _Toc59126208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0D8745BB" w14:textId="3F17118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09" w:history="1">
            <w:r w:rsidR="00461860" w:rsidRPr="00CB763D">
              <w:rPr>
                <w:rStyle w:val="Hyperlnk"/>
                <w:noProof/>
                <w:highlight w:val="white"/>
              </w:rPr>
              <w:t>8.1.1.</w:t>
            </w:r>
            <w:r w:rsidR="00461860">
              <w:rPr>
                <w:rFonts w:asciiTheme="minorHAnsi" w:eastAsiaTheme="minorEastAsia" w:hAnsiTheme="minorHAnsi"/>
                <w:noProof/>
                <w:color w:val="auto"/>
                <w:lang w:val="sv-SE" w:eastAsia="sv-SE"/>
              </w:rPr>
              <w:tab/>
            </w:r>
            <w:r w:rsidR="00461860" w:rsidRPr="00CB763D">
              <w:rPr>
                <w:rStyle w:val="Hyperlnk"/>
                <w:noProof/>
                <w:highlight w:val="white"/>
              </w:rPr>
              <w:t>Relation Expressions</w:t>
            </w:r>
            <w:r w:rsidR="00461860">
              <w:rPr>
                <w:noProof/>
                <w:webHidden/>
              </w:rPr>
              <w:tab/>
            </w:r>
            <w:r w:rsidR="00461860">
              <w:rPr>
                <w:noProof/>
                <w:webHidden/>
              </w:rPr>
              <w:fldChar w:fldCharType="begin"/>
            </w:r>
            <w:r w:rsidR="00461860">
              <w:rPr>
                <w:noProof/>
                <w:webHidden/>
              </w:rPr>
              <w:instrText xml:space="preserve"> PAGEREF _Toc59126209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198ADF18" w14:textId="76A923A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10" w:history="1">
            <w:r w:rsidR="00461860" w:rsidRPr="00CB763D">
              <w:rPr>
                <w:rStyle w:val="Hyperlnk"/>
                <w:noProof/>
                <w:highlight w:val="white"/>
              </w:rPr>
              <w:t>8.1.2.</w:t>
            </w:r>
            <w:r w:rsidR="00461860">
              <w:rPr>
                <w:rFonts w:asciiTheme="minorHAnsi" w:eastAsiaTheme="minorEastAsia" w:hAnsiTheme="minorHAnsi"/>
                <w:noProof/>
                <w:color w:val="auto"/>
                <w:lang w:val="sv-SE" w:eastAsia="sv-SE"/>
              </w:rPr>
              <w:tab/>
            </w:r>
            <w:r w:rsidR="00461860" w:rsidRPr="00CB763D">
              <w:rPr>
                <w:rStyle w:val="Hyperlnk"/>
                <w:noProof/>
                <w:highlight w:val="white"/>
              </w:rPr>
              <w:t>Arithmetic Expressions</w:t>
            </w:r>
            <w:r w:rsidR="00461860">
              <w:rPr>
                <w:noProof/>
                <w:webHidden/>
              </w:rPr>
              <w:tab/>
            </w:r>
            <w:r w:rsidR="00461860">
              <w:rPr>
                <w:noProof/>
                <w:webHidden/>
              </w:rPr>
              <w:fldChar w:fldCharType="begin"/>
            </w:r>
            <w:r w:rsidR="00461860">
              <w:rPr>
                <w:noProof/>
                <w:webHidden/>
              </w:rPr>
              <w:instrText xml:space="preserve"> PAGEREF _Toc59126210 \h </w:instrText>
            </w:r>
            <w:r w:rsidR="00461860">
              <w:rPr>
                <w:noProof/>
                <w:webHidden/>
              </w:rPr>
            </w:r>
            <w:r w:rsidR="00461860">
              <w:rPr>
                <w:noProof/>
                <w:webHidden/>
              </w:rPr>
              <w:fldChar w:fldCharType="separate"/>
            </w:r>
            <w:r w:rsidR="00461860">
              <w:rPr>
                <w:noProof/>
                <w:webHidden/>
              </w:rPr>
              <w:t>168</w:t>
            </w:r>
            <w:r w:rsidR="00461860">
              <w:rPr>
                <w:noProof/>
                <w:webHidden/>
              </w:rPr>
              <w:fldChar w:fldCharType="end"/>
            </w:r>
          </w:hyperlink>
        </w:p>
        <w:p w14:paraId="7F9D4C1E" w14:textId="57292EF4" w:rsidR="00461860" w:rsidRDefault="00DB06E7">
          <w:pPr>
            <w:pStyle w:val="Innehll2"/>
            <w:tabs>
              <w:tab w:val="left" w:pos="880"/>
              <w:tab w:val="right" w:leader="dot" w:pos="9350"/>
            </w:tabs>
            <w:rPr>
              <w:rFonts w:asciiTheme="minorHAnsi" w:eastAsiaTheme="minorEastAsia" w:hAnsiTheme="minorHAnsi"/>
              <w:noProof/>
              <w:color w:val="auto"/>
              <w:lang w:val="sv-SE" w:eastAsia="sv-SE"/>
            </w:rPr>
          </w:pPr>
          <w:hyperlink w:anchor="_Toc59126211" w:history="1">
            <w:r w:rsidR="00461860" w:rsidRPr="00CB763D">
              <w:rPr>
                <w:rStyle w:val="Hyperlnk"/>
                <w:noProof/>
                <w:highlight w:val="white"/>
              </w:rPr>
              <w:t>8.2.</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Type Cast</w:t>
            </w:r>
            <w:r w:rsidR="00461860">
              <w:rPr>
                <w:noProof/>
                <w:webHidden/>
              </w:rPr>
              <w:tab/>
            </w:r>
            <w:r w:rsidR="00461860">
              <w:rPr>
                <w:noProof/>
                <w:webHidden/>
              </w:rPr>
              <w:fldChar w:fldCharType="begin"/>
            </w:r>
            <w:r w:rsidR="00461860">
              <w:rPr>
                <w:noProof/>
                <w:webHidden/>
              </w:rPr>
              <w:instrText xml:space="preserve"> PAGEREF _Toc59126211 \h </w:instrText>
            </w:r>
            <w:r w:rsidR="00461860">
              <w:rPr>
                <w:noProof/>
                <w:webHidden/>
              </w:rPr>
            </w:r>
            <w:r w:rsidR="00461860">
              <w:rPr>
                <w:noProof/>
                <w:webHidden/>
              </w:rPr>
              <w:fldChar w:fldCharType="separate"/>
            </w:r>
            <w:r w:rsidR="00461860">
              <w:rPr>
                <w:noProof/>
                <w:webHidden/>
              </w:rPr>
              <w:t>174</w:t>
            </w:r>
            <w:r w:rsidR="00461860">
              <w:rPr>
                <w:noProof/>
                <w:webHidden/>
              </w:rPr>
              <w:fldChar w:fldCharType="end"/>
            </w:r>
          </w:hyperlink>
        </w:p>
        <w:p w14:paraId="507E2823" w14:textId="0C530C56"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12" w:history="1">
            <w:r w:rsidR="00461860" w:rsidRPr="00CB763D">
              <w:rPr>
                <w:rStyle w:val="Hyperlnk"/>
                <w:noProof/>
                <w:highlight w:val="white"/>
              </w:rPr>
              <w:t>8.2.1.</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Value</w:t>
            </w:r>
            <w:r w:rsidR="00461860">
              <w:rPr>
                <w:noProof/>
                <w:webHidden/>
              </w:rPr>
              <w:tab/>
            </w:r>
            <w:r w:rsidR="00461860">
              <w:rPr>
                <w:noProof/>
                <w:webHidden/>
              </w:rPr>
              <w:fldChar w:fldCharType="begin"/>
            </w:r>
            <w:r w:rsidR="00461860">
              <w:rPr>
                <w:noProof/>
                <w:webHidden/>
              </w:rPr>
              <w:instrText xml:space="preserve"> PAGEREF _Toc59126212 \h </w:instrText>
            </w:r>
            <w:r w:rsidR="00461860">
              <w:rPr>
                <w:noProof/>
                <w:webHidden/>
              </w:rPr>
            </w:r>
            <w:r w:rsidR="00461860">
              <w:rPr>
                <w:noProof/>
                <w:webHidden/>
              </w:rPr>
              <w:fldChar w:fldCharType="separate"/>
            </w:r>
            <w:r w:rsidR="00461860">
              <w:rPr>
                <w:noProof/>
                <w:webHidden/>
              </w:rPr>
              <w:t>176</w:t>
            </w:r>
            <w:r w:rsidR="00461860">
              <w:rPr>
                <w:noProof/>
                <w:webHidden/>
              </w:rPr>
              <w:fldChar w:fldCharType="end"/>
            </w:r>
          </w:hyperlink>
        </w:p>
        <w:p w14:paraId="12D6AFB1" w14:textId="14CE8EE0" w:rsidR="00461860" w:rsidRDefault="00DB06E7">
          <w:pPr>
            <w:pStyle w:val="Innehll1"/>
            <w:rPr>
              <w:rFonts w:asciiTheme="minorHAnsi" w:eastAsiaTheme="minorEastAsia" w:hAnsiTheme="minorHAnsi"/>
              <w:noProof/>
              <w:color w:val="auto"/>
              <w:lang w:val="sv-SE" w:eastAsia="sv-SE"/>
            </w:rPr>
          </w:pPr>
          <w:hyperlink w:anchor="_Toc59126213" w:history="1">
            <w:r w:rsidR="00461860" w:rsidRPr="00CB763D">
              <w:rPr>
                <w:rStyle w:val="Hyperlnk"/>
                <w:noProof/>
              </w:rPr>
              <w:t>9.</w:t>
            </w:r>
            <w:r w:rsidR="00461860">
              <w:rPr>
                <w:rFonts w:asciiTheme="minorHAnsi" w:eastAsiaTheme="minorEastAsia" w:hAnsiTheme="minorHAnsi"/>
                <w:noProof/>
                <w:color w:val="auto"/>
                <w:lang w:val="sv-SE" w:eastAsia="sv-SE"/>
              </w:rPr>
              <w:tab/>
            </w:r>
            <w:r w:rsidR="00461860" w:rsidRPr="00CB763D">
              <w:rPr>
                <w:rStyle w:val="Hyperlnk"/>
                <w:noProof/>
              </w:rPr>
              <w:t>Static Address Expression</w:t>
            </w:r>
            <w:r w:rsidR="00461860">
              <w:rPr>
                <w:noProof/>
                <w:webHidden/>
              </w:rPr>
              <w:tab/>
            </w:r>
            <w:r w:rsidR="00461860">
              <w:rPr>
                <w:noProof/>
                <w:webHidden/>
              </w:rPr>
              <w:fldChar w:fldCharType="begin"/>
            </w:r>
            <w:r w:rsidR="00461860">
              <w:rPr>
                <w:noProof/>
                <w:webHidden/>
              </w:rPr>
              <w:instrText xml:space="preserve"> PAGEREF _Toc59126213 \h </w:instrText>
            </w:r>
            <w:r w:rsidR="00461860">
              <w:rPr>
                <w:noProof/>
                <w:webHidden/>
              </w:rPr>
            </w:r>
            <w:r w:rsidR="00461860">
              <w:rPr>
                <w:noProof/>
                <w:webHidden/>
              </w:rPr>
              <w:fldChar w:fldCharType="separate"/>
            </w:r>
            <w:r w:rsidR="00461860">
              <w:rPr>
                <w:noProof/>
                <w:webHidden/>
              </w:rPr>
              <w:t>178</w:t>
            </w:r>
            <w:r w:rsidR="00461860">
              <w:rPr>
                <w:noProof/>
                <w:webHidden/>
              </w:rPr>
              <w:fldChar w:fldCharType="end"/>
            </w:r>
          </w:hyperlink>
        </w:p>
        <w:p w14:paraId="511EDF22" w14:textId="74356463"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14" w:history="1">
            <w:r w:rsidR="00461860" w:rsidRPr="00CB763D">
              <w:rPr>
                <w:rStyle w:val="Hyperlnk"/>
                <w:noProof/>
              </w:rPr>
              <w:t>9.1.1.</w:t>
            </w:r>
            <w:r w:rsidR="00461860">
              <w:rPr>
                <w:rFonts w:asciiTheme="minorHAnsi" w:eastAsiaTheme="minorEastAsia" w:hAnsiTheme="minorHAnsi"/>
                <w:noProof/>
                <w:color w:val="auto"/>
                <w:lang w:val="sv-SE" w:eastAsia="sv-SE"/>
              </w:rPr>
              <w:tab/>
            </w:r>
            <w:r w:rsidR="00461860" w:rsidRPr="00CB763D">
              <w:rPr>
                <w:rStyle w:val="Hyperlnk"/>
                <w:noProof/>
              </w:rPr>
              <w:t>Static Value and Address</w:t>
            </w:r>
            <w:r w:rsidR="00461860">
              <w:rPr>
                <w:noProof/>
                <w:webHidden/>
              </w:rPr>
              <w:tab/>
            </w:r>
            <w:r w:rsidR="00461860">
              <w:rPr>
                <w:noProof/>
                <w:webHidden/>
              </w:rPr>
              <w:fldChar w:fldCharType="begin"/>
            </w:r>
            <w:r w:rsidR="00461860">
              <w:rPr>
                <w:noProof/>
                <w:webHidden/>
              </w:rPr>
              <w:instrText xml:space="preserve"> PAGEREF _Toc59126214 \h </w:instrText>
            </w:r>
            <w:r w:rsidR="00461860">
              <w:rPr>
                <w:noProof/>
                <w:webHidden/>
              </w:rPr>
            </w:r>
            <w:r w:rsidR="00461860">
              <w:rPr>
                <w:noProof/>
                <w:webHidden/>
              </w:rPr>
              <w:fldChar w:fldCharType="separate"/>
            </w:r>
            <w:r w:rsidR="00461860">
              <w:rPr>
                <w:noProof/>
                <w:webHidden/>
              </w:rPr>
              <w:t>178</w:t>
            </w:r>
            <w:r w:rsidR="00461860">
              <w:rPr>
                <w:noProof/>
                <w:webHidden/>
              </w:rPr>
              <w:fldChar w:fldCharType="end"/>
            </w:r>
          </w:hyperlink>
        </w:p>
        <w:p w14:paraId="28630048" w14:textId="569E9B2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15" w:history="1">
            <w:r w:rsidR="00461860" w:rsidRPr="00CB763D">
              <w:rPr>
                <w:rStyle w:val="Hyperlnk"/>
                <w:noProof/>
              </w:rPr>
              <w:t>9.1.2.</w:t>
            </w:r>
            <w:r w:rsidR="00461860">
              <w:rPr>
                <w:rFonts w:asciiTheme="minorHAnsi" w:eastAsiaTheme="minorEastAsia" w:hAnsiTheme="minorHAnsi"/>
                <w:noProof/>
                <w:color w:val="auto"/>
                <w:lang w:val="sv-SE" w:eastAsia="sv-SE"/>
              </w:rPr>
              <w:tab/>
            </w:r>
            <w:r w:rsidR="00461860" w:rsidRPr="00CB763D">
              <w:rPr>
                <w:rStyle w:val="Hyperlnk"/>
                <w:noProof/>
              </w:rPr>
              <w:t>Static Expression</w:t>
            </w:r>
            <w:r w:rsidR="00461860">
              <w:rPr>
                <w:noProof/>
                <w:webHidden/>
              </w:rPr>
              <w:tab/>
            </w:r>
            <w:r w:rsidR="00461860">
              <w:rPr>
                <w:noProof/>
                <w:webHidden/>
              </w:rPr>
              <w:fldChar w:fldCharType="begin"/>
            </w:r>
            <w:r w:rsidR="00461860">
              <w:rPr>
                <w:noProof/>
                <w:webHidden/>
              </w:rPr>
              <w:instrText xml:space="preserve"> PAGEREF _Toc59126215 \h </w:instrText>
            </w:r>
            <w:r w:rsidR="00461860">
              <w:rPr>
                <w:noProof/>
                <w:webHidden/>
              </w:rPr>
            </w:r>
            <w:r w:rsidR="00461860">
              <w:rPr>
                <w:noProof/>
                <w:webHidden/>
              </w:rPr>
              <w:fldChar w:fldCharType="separate"/>
            </w:r>
            <w:r w:rsidR="00461860">
              <w:rPr>
                <w:noProof/>
                <w:webHidden/>
              </w:rPr>
              <w:t>179</w:t>
            </w:r>
            <w:r w:rsidR="00461860">
              <w:rPr>
                <w:noProof/>
                <w:webHidden/>
              </w:rPr>
              <w:fldChar w:fldCharType="end"/>
            </w:r>
          </w:hyperlink>
        </w:p>
        <w:p w14:paraId="790E9754" w14:textId="5384A3F3" w:rsidR="00461860" w:rsidRDefault="00DB06E7">
          <w:pPr>
            <w:pStyle w:val="Innehll1"/>
            <w:rPr>
              <w:rFonts w:asciiTheme="minorHAnsi" w:eastAsiaTheme="minorEastAsia" w:hAnsiTheme="minorHAnsi"/>
              <w:noProof/>
              <w:color w:val="auto"/>
              <w:lang w:val="sv-SE" w:eastAsia="sv-SE"/>
            </w:rPr>
          </w:pPr>
          <w:hyperlink w:anchor="_Toc59126216" w:history="1">
            <w:r w:rsidR="00461860" w:rsidRPr="00CB763D">
              <w:rPr>
                <w:rStyle w:val="Hyperlnk"/>
                <w:noProof/>
              </w:rPr>
              <w:t>10.</w:t>
            </w:r>
            <w:r w:rsidR="00461860">
              <w:rPr>
                <w:rFonts w:asciiTheme="minorHAnsi" w:eastAsiaTheme="minorEastAsia" w:hAnsiTheme="minorHAnsi"/>
                <w:noProof/>
                <w:color w:val="auto"/>
                <w:lang w:val="sv-SE" w:eastAsia="sv-SE"/>
              </w:rPr>
              <w:tab/>
            </w:r>
            <w:r w:rsidR="00461860" w:rsidRPr="00CB763D">
              <w:rPr>
                <w:rStyle w:val="Hyperlnk"/>
                <w:noProof/>
              </w:rPr>
              <w:t>Initialization</w:t>
            </w:r>
            <w:r w:rsidR="00461860">
              <w:rPr>
                <w:noProof/>
                <w:webHidden/>
              </w:rPr>
              <w:tab/>
            </w:r>
            <w:r w:rsidR="00461860">
              <w:rPr>
                <w:noProof/>
                <w:webHidden/>
              </w:rPr>
              <w:fldChar w:fldCharType="begin"/>
            </w:r>
            <w:r w:rsidR="00461860">
              <w:rPr>
                <w:noProof/>
                <w:webHidden/>
              </w:rPr>
              <w:instrText xml:space="preserve"> PAGEREF _Toc59126216 \h </w:instrText>
            </w:r>
            <w:r w:rsidR="00461860">
              <w:rPr>
                <w:noProof/>
                <w:webHidden/>
              </w:rPr>
            </w:r>
            <w:r w:rsidR="00461860">
              <w:rPr>
                <w:noProof/>
                <w:webHidden/>
              </w:rPr>
              <w:fldChar w:fldCharType="separate"/>
            </w:r>
            <w:r w:rsidR="00461860">
              <w:rPr>
                <w:noProof/>
                <w:webHidden/>
              </w:rPr>
              <w:t>183</w:t>
            </w:r>
            <w:r w:rsidR="00461860">
              <w:rPr>
                <w:noProof/>
                <w:webHidden/>
              </w:rPr>
              <w:fldChar w:fldCharType="end"/>
            </w:r>
          </w:hyperlink>
        </w:p>
        <w:p w14:paraId="3FD0752A" w14:textId="2EAA7B3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17"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Auto Initialization</w:t>
            </w:r>
            <w:r w:rsidR="00461860">
              <w:rPr>
                <w:noProof/>
                <w:webHidden/>
              </w:rPr>
              <w:tab/>
            </w:r>
            <w:r w:rsidR="00461860">
              <w:rPr>
                <w:noProof/>
                <w:webHidden/>
              </w:rPr>
              <w:fldChar w:fldCharType="begin"/>
            </w:r>
            <w:r w:rsidR="00461860">
              <w:rPr>
                <w:noProof/>
                <w:webHidden/>
              </w:rPr>
              <w:instrText xml:space="preserve"> PAGEREF _Toc59126217 \h </w:instrText>
            </w:r>
            <w:r w:rsidR="00461860">
              <w:rPr>
                <w:noProof/>
                <w:webHidden/>
              </w:rPr>
            </w:r>
            <w:r w:rsidR="00461860">
              <w:rPr>
                <w:noProof/>
                <w:webHidden/>
              </w:rPr>
              <w:fldChar w:fldCharType="separate"/>
            </w:r>
            <w:r w:rsidR="00461860">
              <w:rPr>
                <w:noProof/>
                <w:webHidden/>
              </w:rPr>
              <w:t>183</w:t>
            </w:r>
            <w:r w:rsidR="00461860">
              <w:rPr>
                <w:noProof/>
                <w:webHidden/>
              </w:rPr>
              <w:fldChar w:fldCharType="end"/>
            </w:r>
          </w:hyperlink>
        </w:p>
        <w:p w14:paraId="3B2BABA4" w14:textId="6A3B1B4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18"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Static Initialization</w:t>
            </w:r>
            <w:r w:rsidR="00461860">
              <w:rPr>
                <w:noProof/>
                <w:webHidden/>
              </w:rPr>
              <w:tab/>
            </w:r>
            <w:r w:rsidR="00461860">
              <w:rPr>
                <w:noProof/>
                <w:webHidden/>
              </w:rPr>
              <w:fldChar w:fldCharType="begin"/>
            </w:r>
            <w:r w:rsidR="00461860">
              <w:rPr>
                <w:noProof/>
                <w:webHidden/>
              </w:rPr>
              <w:instrText xml:space="preserve"> PAGEREF _Toc59126218 \h </w:instrText>
            </w:r>
            <w:r w:rsidR="00461860">
              <w:rPr>
                <w:noProof/>
                <w:webHidden/>
              </w:rPr>
            </w:r>
            <w:r w:rsidR="00461860">
              <w:rPr>
                <w:noProof/>
                <w:webHidden/>
              </w:rPr>
              <w:fldChar w:fldCharType="separate"/>
            </w:r>
            <w:r w:rsidR="00461860">
              <w:rPr>
                <w:noProof/>
                <w:webHidden/>
              </w:rPr>
              <w:t>186</w:t>
            </w:r>
            <w:r w:rsidR="00461860">
              <w:rPr>
                <w:noProof/>
                <w:webHidden/>
              </w:rPr>
              <w:fldChar w:fldCharType="end"/>
            </w:r>
          </w:hyperlink>
        </w:p>
        <w:p w14:paraId="15649530" w14:textId="6E826E95"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19" w:history="1">
            <w:r w:rsidR="00461860" w:rsidRPr="00CB763D">
              <w:rPr>
                <w:rStyle w:val="Hyperlnk"/>
                <w:noProof/>
                <w:highlight w:val="white"/>
              </w:rPr>
              <w:t>10.1.2.</w:t>
            </w:r>
            <w:r w:rsidR="00461860">
              <w:rPr>
                <w:rFonts w:asciiTheme="minorHAnsi" w:eastAsiaTheme="minorEastAsia" w:hAnsiTheme="minorHAnsi"/>
                <w:noProof/>
                <w:color w:val="auto"/>
                <w:lang w:val="sv-SE" w:eastAsia="sv-SE"/>
              </w:rPr>
              <w:tab/>
            </w:r>
            <w:r w:rsidR="00461860" w:rsidRPr="00CB763D">
              <w:rPr>
                <w:rStyle w:val="Hyperlnk"/>
                <w:bCs/>
                <w:noProof/>
                <w:highlight w:val="white"/>
              </w:rPr>
              <w:t>Modify Initializer</w:t>
            </w:r>
            <w:r w:rsidR="00461860">
              <w:rPr>
                <w:noProof/>
                <w:webHidden/>
              </w:rPr>
              <w:tab/>
            </w:r>
            <w:r w:rsidR="00461860">
              <w:rPr>
                <w:noProof/>
                <w:webHidden/>
              </w:rPr>
              <w:fldChar w:fldCharType="begin"/>
            </w:r>
            <w:r w:rsidR="00461860">
              <w:rPr>
                <w:noProof/>
                <w:webHidden/>
              </w:rPr>
              <w:instrText xml:space="preserve"> PAGEREF _Toc59126219 \h </w:instrText>
            </w:r>
            <w:r w:rsidR="00461860">
              <w:rPr>
                <w:noProof/>
                <w:webHidden/>
              </w:rPr>
            </w:r>
            <w:r w:rsidR="00461860">
              <w:rPr>
                <w:noProof/>
                <w:webHidden/>
              </w:rPr>
              <w:fldChar w:fldCharType="separate"/>
            </w:r>
            <w:r w:rsidR="00461860">
              <w:rPr>
                <w:noProof/>
                <w:webHidden/>
              </w:rPr>
              <w:t>189</w:t>
            </w:r>
            <w:r w:rsidR="00461860">
              <w:rPr>
                <w:noProof/>
                <w:webHidden/>
              </w:rPr>
              <w:fldChar w:fldCharType="end"/>
            </w:r>
          </w:hyperlink>
        </w:p>
        <w:p w14:paraId="4EBC0769" w14:textId="3044DF2B" w:rsidR="00461860" w:rsidRDefault="00DB06E7">
          <w:pPr>
            <w:pStyle w:val="Innehll1"/>
            <w:rPr>
              <w:rFonts w:asciiTheme="minorHAnsi" w:eastAsiaTheme="minorEastAsia" w:hAnsiTheme="minorHAnsi"/>
              <w:noProof/>
              <w:color w:val="auto"/>
              <w:lang w:val="sv-SE" w:eastAsia="sv-SE"/>
            </w:rPr>
          </w:pPr>
          <w:hyperlink w:anchor="_Toc59126220" w:history="1">
            <w:r w:rsidR="00461860" w:rsidRPr="00CB763D">
              <w:rPr>
                <w:rStyle w:val="Hyperlnk"/>
                <w:noProof/>
              </w:rPr>
              <w:t>11.</w:t>
            </w:r>
            <w:r w:rsidR="00461860">
              <w:rPr>
                <w:rFonts w:asciiTheme="minorHAnsi" w:eastAsiaTheme="minorEastAsia" w:hAnsiTheme="minorHAnsi"/>
                <w:noProof/>
                <w:color w:val="auto"/>
                <w:lang w:val="sv-SE" w:eastAsia="sv-SE"/>
              </w:rPr>
              <w:tab/>
            </w:r>
            <w:r w:rsidR="00461860" w:rsidRPr="00CB763D">
              <w:rPr>
                <w:rStyle w:val="Hyperlnk"/>
                <w:noProof/>
              </w:rPr>
              <w:t>Middle Code Optimization</w:t>
            </w:r>
            <w:r w:rsidR="00461860">
              <w:rPr>
                <w:noProof/>
                <w:webHidden/>
              </w:rPr>
              <w:tab/>
            </w:r>
            <w:r w:rsidR="00461860">
              <w:rPr>
                <w:noProof/>
                <w:webHidden/>
              </w:rPr>
              <w:fldChar w:fldCharType="begin"/>
            </w:r>
            <w:r w:rsidR="00461860">
              <w:rPr>
                <w:noProof/>
                <w:webHidden/>
              </w:rPr>
              <w:instrText xml:space="preserve"> PAGEREF _Toc59126220 \h </w:instrText>
            </w:r>
            <w:r w:rsidR="00461860">
              <w:rPr>
                <w:noProof/>
                <w:webHidden/>
              </w:rPr>
            </w:r>
            <w:r w:rsidR="00461860">
              <w:rPr>
                <w:noProof/>
                <w:webHidden/>
              </w:rPr>
              <w:fldChar w:fldCharType="separate"/>
            </w:r>
            <w:r w:rsidR="00461860">
              <w:rPr>
                <w:noProof/>
                <w:webHidden/>
              </w:rPr>
              <w:t>192</w:t>
            </w:r>
            <w:r w:rsidR="00461860">
              <w:rPr>
                <w:noProof/>
                <w:webHidden/>
              </w:rPr>
              <w:fldChar w:fldCharType="end"/>
            </w:r>
          </w:hyperlink>
        </w:p>
        <w:p w14:paraId="1E753118" w14:textId="4439D58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21"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Object to Integer Addresses</w:t>
            </w:r>
            <w:r w:rsidR="00461860">
              <w:rPr>
                <w:noProof/>
                <w:webHidden/>
              </w:rPr>
              <w:tab/>
            </w:r>
            <w:r w:rsidR="00461860">
              <w:rPr>
                <w:noProof/>
                <w:webHidden/>
              </w:rPr>
              <w:fldChar w:fldCharType="begin"/>
            </w:r>
            <w:r w:rsidR="00461860">
              <w:rPr>
                <w:noProof/>
                <w:webHidden/>
              </w:rPr>
              <w:instrText xml:space="preserve"> PAGEREF _Toc59126221 \h </w:instrText>
            </w:r>
            <w:r w:rsidR="00461860">
              <w:rPr>
                <w:noProof/>
                <w:webHidden/>
              </w:rPr>
            </w:r>
            <w:r w:rsidR="00461860">
              <w:rPr>
                <w:noProof/>
                <w:webHidden/>
              </w:rPr>
              <w:fldChar w:fldCharType="separate"/>
            </w:r>
            <w:r w:rsidR="00461860">
              <w:rPr>
                <w:noProof/>
                <w:webHidden/>
              </w:rPr>
              <w:t>193</w:t>
            </w:r>
            <w:r w:rsidR="00461860">
              <w:rPr>
                <w:noProof/>
                <w:webHidden/>
              </w:rPr>
              <w:fldChar w:fldCharType="end"/>
            </w:r>
          </w:hyperlink>
        </w:p>
        <w:p w14:paraId="10E9396B" w14:textId="0791327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22"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Jump Next Instructions</w:t>
            </w:r>
            <w:r w:rsidR="00461860">
              <w:rPr>
                <w:noProof/>
                <w:webHidden/>
              </w:rPr>
              <w:tab/>
            </w:r>
            <w:r w:rsidR="00461860">
              <w:rPr>
                <w:noProof/>
                <w:webHidden/>
              </w:rPr>
              <w:fldChar w:fldCharType="begin"/>
            </w:r>
            <w:r w:rsidR="00461860">
              <w:rPr>
                <w:noProof/>
                <w:webHidden/>
              </w:rPr>
              <w:instrText xml:space="preserve"> PAGEREF _Toc59126222 \h </w:instrText>
            </w:r>
            <w:r w:rsidR="00461860">
              <w:rPr>
                <w:noProof/>
                <w:webHidden/>
              </w:rPr>
            </w:r>
            <w:r w:rsidR="00461860">
              <w:rPr>
                <w:noProof/>
                <w:webHidden/>
              </w:rPr>
              <w:fldChar w:fldCharType="separate"/>
            </w:r>
            <w:r w:rsidR="00461860">
              <w:rPr>
                <w:noProof/>
                <w:webHidden/>
              </w:rPr>
              <w:t>193</w:t>
            </w:r>
            <w:r w:rsidR="00461860">
              <w:rPr>
                <w:noProof/>
                <w:webHidden/>
              </w:rPr>
              <w:fldChar w:fldCharType="end"/>
            </w:r>
          </w:hyperlink>
        </w:p>
        <w:p w14:paraId="5E4C6D39" w14:textId="2835D387"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23" w:history="1">
            <w:r w:rsidR="00461860" w:rsidRPr="00CB763D">
              <w:rPr>
                <w:rStyle w:val="Hyperlnk"/>
                <w:noProof/>
              </w:rPr>
              <w:t>11.1.3.</w:t>
            </w:r>
            <w:r w:rsidR="00461860">
              <w:rPr>
                <w:rFonts w:asciiTheme="minorHAnsi" w:eastAsiaTheme="minorEastAsia" w:hAnsiTheme="minorHAnsi"/>
                <w:noProof/>
                <w:color w:val="auto"/>
                <w:lang w:val="sv-SE" w:eastAsia="sv-SE"/>
              </w:rPr>
              <w:tab/>
            </w:r>
            <w:r w:rsidR="00461860" w:rsidRPr="00CB763D">
              <w:rPr>
                <w:rStyle w:val="Hyperlnk"/>
                <w:noProof/>
              </w:rPr>
              <w:t>Next-Double Jump Statements</w:t>
            </w:r>
            <w:r w:rsidR="00461860">
              <w:rPr>
                <w:noProof/>
                <w:webHidden/>
              </w:rPr>
              <w:tab/>
            </w:r>
            <w:r w:rsidR="00461860">
              <w:rPr>
                <w:noProof/>
                <w:webHidden/>
              </w:rPr>
              <w:fldChar w:fldCharType="begin"/>
            </w:r>
            <w:r w:rsidR="00461860">
              <w:rPr>
                <w:noProof/>
                <w:webHidden/>
              </w:rPr>
              <w:instrText xml:space="preserve"> PAGEREF _Toc59126223 \h </w:instrText>
            </w:r>
            <w:r w:rsidR="00461860">
              <w:rPr>
                <w:noProof/>
                <w:webHidden/>
              </w:rPr>
            </w:r>
            <w:r w:rsidR="00461860">
              <w:rPr>
                <w:noProof/>
                <w:webHidden/>
              </w:rPr>
              <w:fldChar w:fldCharType="separate"/>
            </w:r>
            <w:r w:rsidR="00461860">
              <w:rPr>
                <w:noProof/>
                <w:webHidden/>
              </w:rPr>
              <w:t>194</w:t>
            </w:r>
            <w:r w:rsidR="00461860">
              <w:rPr>
                <w:noProof/>
                <w:webHidden/>
              </w:rPr>
              <w:fldChar w:fldCharType="end"/>
            </w:r>
          </w:hyperlink>
        </w:p>
        <w:p w14:paraId="35071C1E" w14:textId="2D59F0FA"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24" w:history="1">
            <w:r w:rsidR="00461860" w:rsidRPr="00CB763D">
              <w:rPr>
                <w:rStyle w:val="Hyperlnk"/>
                <w:noProof/>
              </w:rPr>
              <w:t>11.1.4.</w:t>
            </w:r>
            <w:r w:rsidR="00461860">
              <w:rPr>
                <w:rFonts w:asciiTheme="minorHAnsi" w:eastAsiaTheme="minorEastAsia" w:hAnsiTheme="minorHAnsi"/>
                <w:noProof/>
                <w:color w:val="auto"/>
                <w:lang w:val="sv-SE" w:eastAsia="sv-SE"/>
              </w:rPr>
              <w:tab/>
            </w:r>
            <w:r w:rsidR="00461860" w:rsidRPr="00CB763D">
              <w:rPr>
                <w:rStyle w:val="Hyperlnk"/>
                <w:noProof/>
              </w:rPr>
              <w:t>Jump Chains</w:t>
            </w:r>
            <w:r w:rsidR="00461860">
              <w:rPr>
                <w:noProof/>
                <w:webHidden/>
              </w:rPr>
              <w:tab/>
            </w:r>
            <w:r w:rsidR="00461860">
              <w:rPr>
                <w:noProof/>
                <w:webHidden/>
              </w:rPr>
              <w:fldChar w:fldCharType="begin"/>
            </w:r>
            <w:r w:rsidR="00461860">
              <w:rPr>
                <w:noProof/>
                <w:webHidden/>
              </w:rPr>
              <w:instrText xml:space="preserve"> PAGEREF _Toc59126224 \h </w:instrText>
            </w:r>
            <w:r w:rsidR="00461860">
              <w:rPr>
                <w:noProof/>
                <w:webHidden/>
              </w:rPr>
            </w:r>
            <w:r w:rsidR="00461860">
              <w:rPr>
                <w:noProof/>
                <w:webHidden/>
              </w:rPr>
              <w:fldChar w:fldCharType="separate"/>
            </w:r>
            <w:r w:rsidR="00461860">
              <w:rPr>
                <w:noProof/>
                <w:webHidden/>
              </w:rPr>
              <w:t>195</w:t>
            </w:r>
            <w:r w:rsidR="00461860">
              <w:rPr>
                <w:noProof/>
                <w:webHidden/>
              </w:rPr>
              <w:fldChar w:fldCharType="end"/>
            </w:r>
          </w:hyperlink>
        </w:p>
        <w:p w14:paraId="6CCE80C4" w14:textId="509E8625"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25" w:history="1">
            <w:r w:rsidR="00461860" w:rsidRPr="00CB763D">
              <w:rPr>
                <w:rStyle w:val="Hyperlnk"/>
                <w:noProof/>
              </w:rPr>
              <w:t>11.1.5.</w:t>
            </w:r>
            <w:r w:rsidR="00461860">
              <w:rPr>
                <w:rFonts w:asciiTheme="minorHAnsi" w:eastAsiaTheme="minorEastAsia" w:hAnsiTheme="minorHAnsi"/>
                <w:noProof/>
                <w:color w:val="auto"/>
                <w:lang w:val="sv-SE" w:eastAsia="sv-SE"/>
              </w:rPr>
              <w:tab/>
            </w:r>
            <w:r w:rsidR="00461860" w:rsidRPr="00CB763D">
              <w:rPr>
                <w:rStyle w:val="Hyperlnk"/>
                <w:noProof/>
              </w:rPr>
              <w:t>Remove Unreachable Code</w:t>
            </w:r>
            <w:r w:rsidR="00461860">
              <w:rPr>
                <w:noProof/>
                <w:webHidden/>
              </w:rPr>
              <w:tab/>
            </w:r>
            <w:r w:rsidR="00461860">
              <w:rPr>
                <w:noProof/>
                <w:webHidden/>
              </w:rPr>
              <w:fldChar w:fldCharType="begin"/>
            </w:r>
            <w:r w:rsidR="00461860">
              <w:rPr>
                <w:noProof/>
                <w:webHidden/>
              </w:rPr>
              <w:instrText xml:space="preserve"> PAGEREF _Toc59126225 \h </w:instrText>
            </w:r>
            <w:r w:rsidR="00461860">
              <w:rPr>
                <w:noProof/>
                <w:webHidden/>
              </w:rPr>
            </w:r>
            <w:r w:rsidR="00461860">
              <w:rPr>
                <w:noProof/>
                <w:webHidden/>
              </w:rPr>
              <w:fldChar w:fldCharType="separate"/>
            </w:r>
            <w:r w:rsidR="00461860">
              <w:rPr>
                <w:noProof/>
                <w:webHidden/>
              </w:rPr>
              <w:t>196</w:t>
            </w:r>
            <w:r w:rsidR="00461860">
              <w:rPr>
                <w:noProof/>
                <w:webHidden/>
              </w:rPr>
              <w:fldChar w:fldCharType="end"/>
            </w:r>
          </w:hyperlink>
        </w:p>
        <w:p w14:paraId="492EBF30" w14:textId="61EEF442"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26"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Remove Push-Pop Chains</w:t>
            </w:r>
            <w:r w:rsidR="00461860">
              <w:rPr>
                <w:noProof/>
                <w:webHidden/>
              </w:rPr>
              <w:tab/>
            </w:r>
            <w:r w:rsidR="00461860">
              <w:rPr>
                <w:noProof/>
                <w:webHidden/>
              </w:rPr>
              <w:fldChar w:fldCharType="begin"/>
            </w:r>
            <w:r w:rsidR="00461860">
              <w:rPr>
                <w:noProof/>
                <w:webHidden/>
              </w:rPr>
              <w:instrText xml:space="preserve"> PAGEREF _Toc59126226 \h </w:instrText>
            </w:r>
            <w:r w:rsidR="00461860">
              <w:rPr>
                <w:noProof/>
                <w:webHidden/>
              </w:rPr>
            </w:r>
            <w:r w:rsidR="00461860">
              <w:rPr>
                <w:noProof/>
                <w:webHidden/>
              </w:rPr>
              <w:fldChar w:fldCharType="separate"/>
            </w:r>
            <w:r w:rsidR="00461860">
              <w:rPr>
                <w:noProof/>
                <w:webHidden/>
              </w:rPr>
              <w:t>197</w:t>
            </w:r>
            <w:r w:rsidR="00461860">
              <w:rPr>
                <w:noProof/>
                <w:webHidden/>
              </w:rPr>
              <w:fldChar w:fldCharType="end"/>
            </w:r>
          </w:hyperlink>
        </w:p>
        <w:p w14:paraId="21696224" w14:textId="2BC1E913"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27"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Merge Pop-Push Chains</w:t>
            </w:r>
            <w:r w:rsidR="00461860">
              <w:rPr>
                <w:noProof/>
                <w:webHidden/>
              </w:rPr>
              <w:tab/>
            </w:r>
            <w:r w:rsidR="00461860">
              <w:rPr>
                <w:noProof/>
                <w:webHidden/>
              </w:rPr>
              <w:fldChar w:fldCharType="begin"/>
            </w:r>
            <w:r w:rsidR="00461860">
              <w:rPr>
                <w:noProof/>
                <w:webHidden/>
              </w:rPr>
              <w:instrText xml:space="preserve"> PAGEREF _Toc59126227 \h </w:instrText>
            </w:r>
            <w:r w:rsidR="00461860">
              <w:rPr>
                <w:noProof/>
                <w:webHidden/>
              </w:rPr>
            </w:r>
            <w:r w:rsidR="00461860">
              <w:rPr>
                <w:noProof/>
                <w:webHidden/>
              </w:rPr>
              <w:fldChar w:fldCharType="separate"/>
            </w:r>
            <w:r w:rsidR="00461860">
              <w:rPr>
                <w:noProof/>
                <w:webHidden/>
              </w:rPr>
              <w:t>197</w:t>
            </w:r>
            <w:r w:rsidR="00461860">
              <w:rPr>
                <w:noProof/>
                <w:webHidden/>
              </w:rPr>
              <w:fldChar w:fldCharType="end"/>
            </w:r>
          </w:hyperlink>
        </w:p>
        <w:p w14:paraId="62E6C06A" w14:textId="39FB6A8C"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28"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Change Top-Pop to Pop</w:t>
            </w:r>
            <w:r w:rsidR="00461860">
              <w:rPr>
                <w:noProof/>
                <w:webHidden/>
              </w:rPr>
              <w:tab/>
            </w:r>
            <w:r w:rsidR="00461860">
              <w:rPr>
                <w:noProof/>
                <w:webHidden/>
              </w:rPr>
              <w:fldChar w:fldCharType="begin"/>
            </w:r>
            <w:r w:rsidR="00461860">
              <w:rPr>
                <w:noProof/>
                <w:webHidden/>
              </w:rPr>
              <w:instrText xml:space="preserve"> PAGEREF _Toc59126228 \h </w:instrText>
            </w:r>
            <w:r w:rsidR="00461860">
              <w:rPr>
                <w:noProof/>
                <w:webHidden/>
              </w:rPr>
            </w:r>
            <w:r w:rsidR="00461860">
              <w:rPr>
                <w:noProof/>
                <w:webHidden/>
              </w:rPr>
              <w:fldChar w:fldCharType="separate"/>
            </w:r>
            <w:r w:rsidR="00461860">
              <w:rPr>
                <w:noProof/>
                <w:webHidden/>
              </w:rPr>
              <w:t>198</w:t>
            </w:r>
            <w:r w:rsidR="00461860">
              <w:rPr>
                <w:noProof/>
                <w:webHidden/>
              </w:rPr>
              <w:fldChar w:fldCharType="end"/>
            </w:r>
          </w:hyperlink>
        </w:p>
        <w:p w14:paraId="49708B55" w14:textId="605DD2F3"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29" w:history="1">
            <w:r w:rsidR="00461860" w:rsidRPr="00CB763D">
              <w:rPr>
                <w:rStyle w:val="Hyperlnk"/>
                <w:noProof/>
                <w:highlight w:val="white"/>
              </w:rPr>
              <w:t>11.1.3.</w:t>
            </w:r>
            <w:r w:rsidR="00461860">
              <w:rPr>
                <w:rFonts w:asciiTheme="minorHAnsi" w:eastAsiaTheme="minorEastAsia" w:hAnsiTheme="minorHAnsi"/>
                <w:noProof/>
                <w:color w:val="auto"/>
                <w:lang w:val="sv-SE" w:eastAsia="sv-SE"/>
              </w:rPr>
              <w:tab/>
            </w:r>
            <w:r w:rsidR="00461860" w:rsidRPr="00CB763D">
              <w:rPr>
                <w:rStyle w:val="Hyperlnk"/>
                <w:noProof/>
                <w:highlight w:val="white"/>
              </w:rPr>
              <w:t>Merge Binary</w:t>
            </w:r>
            <w:r w:rsidR="00461860">
              <w:rPr>
                <w:noProof/>
                <w:webHidden/>
              </w:rPr>
              <w:tab/>
            </w:r>
            <w:r w:rsidR="00461860">
              <w:rPr>
                <w:noProof/>
                <w:webHidden/>
              </w:rPr>
              <w:fldChar w:fldCharType="begin"/>
            </w:r>
            <w:r w:rsidR="00461860">
              <w:rPr>
                <w:noProof/>
                <w:webHidden/>
              </w:rPr>
              <w:instrText xml:space="preserve"> PAGEREF _Toc59126229 \h </w:instrText>
            </w:r>
            <w:r w:rsidR="00461860">
              <w:rPr>
                <w:noProof/>
                <w:webHidden/>
              </w:rPr>
            </w:r>
            <w:r w:rsidR="00461860">
              <w:rPr>
                <w:noProof/>
                <w:webHidden/>
              </w:rPr>
              <w:fldChar w:fldCharType="separate"/>
            </w:r>
            <w:r w:rsidR="00461860">
              <w:rPr>
                <w:noProof/>
                <w:webHidden/>
              </w:rPr>
              <w:t>198</w:t>
            </w:r>
            <w:r w:rsidR="00461860">
              <w:rPr>
                <w:noProof/>
                <w:webHidden/>
              </w:rPr>
              <w:fldChar w:fldCharType="end"/>
            </w:r>
          </w:hyperlink>
        </w:p>
        <w:p w14:paraId="7D9E1A23" w14:textId="24AB510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30" w:history="1">
            <w:r w:rsidR="00461860" w:rsidRPr="00CB763D">
              <w:rPr>
                <w:rStyle w:val="Hyperlnk"/>
                <w:noProof/>
                <w:highlight w:val="white"/>
              </w:rPr>
              <w:t>11.1.4.</w:t>
            </w:r>
            <w:r w:rsidR="00461860">
              <w:rPr>
                <w:rFonts w:asciiTheme="minorHAnsi" w:eastAsiaTheme="minorEastAsia" w:hAnsiTheme="minorHAnsi"/>
                <w:noProof/>
                <w:color w:val="auto"/>
                <w:lang w:val="sv-SE" w:eastAsia="sv-SE"/>
              </w:rPr>
              <w:tab/>
            </w:r>
            <w:r w:rsidR="00461860" w:rsidRPr="00CB763D">
              <w:rPr>
                <w:rStyle w:val="Hyperlnk"/>
                <w:noProof/>
                <w:highlight w:val="white"/>
              </w:rPr>
              <w:t>Semantic Optimization</w:t>
            </w:r>
            <w:r w:rsidR="00461860">
              <w:rPr>
                <w:noProof/>
                <w:webHidden/>
              </w:rPr>
              <w:tab/>
            </w:r>
            <w:r w:rsidR="00461860">
              <w:rPr>
                <w:noProof/>
                <w:webHidden/>
              </w:rPr>
              <w:fldChar w:fldCharType="begin"/>
            </w:r>
            <w:r w:rsidR="00461860">
              <w:rPr>
                <w:noProof/>
                <w:webHidden/>
              </w:rPr>
              <w:instrText xml:space="preserve"> PAGEREF _Toc59126230 \h </w:instrText>
            </w:r>
            <w:r w:rsidR="00461860">
              <w:rPr>
                <w:noProof/>
                <w:webHidden/>
              </w:rPr>
            </w:r>
            <w:r w:rsidR="00461860">
              <w:rPr>
                <w:noProof/>
                <w:webHidden/>
              </w:rPr>
              <w:fldChar w:fldCharType="separate"/>
            </w:r>
            <w:r w:rsidR="00461860">
              <w:rPr>
                <w:noProof/>
                <w:webHidden/>
              </w:rPr>
              <w:t>199</w:t>
            </w:r>
            <w:r w:rsidR="00461860">
              <w:rPr>
                <w:noProof/>
                <w:webHidden/>
              </w:rPr>
              <w:fldChar w:fldCharType="end"/>
            </w:r>
          </w:hyperlink>
        </w:p>
        <w:p w14:paraId="355D9DE3" w14:textId="7E54D79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31" w:history="1">
            <w:r w:rsidR="00461860" w:rsidRPr="00CB763D">
              <w:rPr>
                <w:rStyle w:val="Hyperlnk"/>
                <w:noProof/>
                <w:highlight w:val="white"/>
              </w:rPr>
              <w:t>11.1.5.</w:t>
            </w:r>
            <w:r w:rsidR="00461860">
              <w:rPr>
                <w:rFonts w:asciiTheme="minorHAnsi" w:eastAsiaTheme="minorEastAsia" w:hAnsiTheme="minorHAnsi"/>
                <w:noProof/>
                <w:color w:val="auto"/>
                <w:lang w:val="sv-SE" w:eastAsia="sv-SE"/>
              </w:rPr>
              <w:tab/>
            </w:r>
            <w:r w:rsidR="00461860" w:rsidRPr="00CB763D">
              <w:rPr>
                <w:rStyle w:val="Hyperlnk"/>
                <w:noProof/>
                <w:highlight w:val="white"/>
              </w:rPr>
              <w:t>Optimize Relation Expression</w:t>
            </w:r>
            <w:r w:rsidR="00461860">
              <w:rPr>
                <w:noProof/>
                <w:webHidden/>
              </w:rPr>
              <w:tab/>
            </w:r>
            <w:r w:rsidR="00461860">
              <w:rPr>
                <w:noProof/>
                <w:webHidden/>
              </w:rPr>
              <w:fldChar w:fldCharType="begin"/>
            </w:r>
            <w:r w:rsidR="00461860">
              <w:rPr>
                <w:noProof/>
                <w:webHidden/>
              </w:rPr>
              <w:instrText xml:space="preserve"> PAGEREF _Toc59126231 \h </w:instrText>
            </w:r>
            <w:r w:rsidR="00461860">
              <w:rPr>
                <w:noProof/>
                <w:webHidden/>
              </w:rPr>
            </w:r>
            <w:r w:rsidR="00461860">
              <w:rPr>
                <w:noProof/>
                <w:webHidden/>
              </w:rPr>
              <w:fldChar w:fldCharType="separate"/>
            </w:r>
            <w:r w:rsidR="00461860">
              <w:rPr>
                <w:noProof/>
                <w:webHidden/>
              </w:rPr>
              <w:t>202</w:t>
            </w:r>
            <w:r w:rsidR="00461860">
              <w:rPr>
                <w:noProof/>
                <w:webHidden/>
              </w:rPr>
              <w:fldChar w:fldCharType="end"/>
            </w:r>
          </w:hyperlink>
        </w:p>
        <w:p w14:paraId="637ED9F7" w14:textId="50121A5C"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32" w:history="1">
            <w:r w:rsidR="00461860" w:rsidRPr="00CB763D">
              <w:rPr>
                <w:rStyle w:val="Hyperlnk"/>
                <w:noProof/>
                <w:highlight w:val="white"/>
              </w:rPr>
              <w:t>11.1.1.</w:t>
            </w:r>
            <w:r w:rsidR="00461860">
              <w:rPr>
                <w:rFonts w:asciiTheme="minorHAnsi" w:eastAsiaTheme="minorEastAsia" w:hAnsiTheme="minorHAnsi"/>
                <w:noProof/>
                <w:color w:val="auto"/>
                <w:lang w:val="sv-SE" w:eastAsia="sv-SE"/>
              </w:rPr>
              <w:tab/>
            </w:r>
            <w:r w:rsidR="00461860" w:rsidRPr="00CB763D">
              <w:rPr>
                <w:rStyle w:val="Hyperlnk"/>
                <w:noProof/>
                <w:highlight w:val="white"/>
              </w:rPr>
              <w:t>Optimize Communicative Expression</w:t>
            </w:r>
            <w:r w:rsidR="00461860">
              <w:rPr>
                <w:noProof/>
                <w:webHidden/>
              </w:rPr>
              <w:tab/>
            </w:r>
            <w:r w:rsidR="00461860">
              <w:rPr>
                <w:noProof/>
                <w:webHidden/>
              </w:rPr>
              <w:fldChar w:fldCharType="begin"/>
            </w:r>
            <w:r w:rsidR="00461860">
              <w:rPr>
                <w:noProof/>
                <w:webHidden/>
              </w:rPr>
              <w:instrText xml:space="preserve"> PAGEREF _Toc59126232 \h </w:instrText>
            </w:r>
            <w:r w:rsidR="00461860">
              <w:rPr>
                <w:noProof/>
                <w:webHidden/>
              </w:rPr>
            </w:r>
            <w:r w:rsidR="00461860">
              <w:rPr>
                <w:noProof/>
                <w:webHidden/>
              </w:rPr>
              <w:fldChar w:fldCharType="separate"/>
            </w:r>
            <w:r w:rsidR="00461860">
              <w:rPr>
                <w:noProof/>
                <w:webHidden/>
              </w:rPr>
              <w:t>203</w:t>
            </w:r>
            <w:r w:rsidR="00461860">
              <w:rPr>
                <w:noProof/>
                <w:webHidden/>
              </w:rPr>
              <w:fldChar w:fldCharType="end"/>
            </w:r>
          </w:hyperlink>
        </w:p>
        <w:p w14:paraId="147CC408" w14:textId="4D6CAC1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33"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Remove Trivial Assignment</w:t>
            </w:r>
            <w:r w:rsidR="00461860">
              <w:rPr>
                <w:noProof/>
                <w:webHidden/>
              </w:rPr>
              <w:tab/>
            </w:r>
            <w:r w:rsidR="00461860">
              <w:rPr>
                <w:noProof/>
                <w:webHidden/>
              </w:rPr>
              <w:fldChar w:fldCharType="begin"/>
            </w:r>
            <w:r w:rsidR="00461860">
              <w:rPr>
                <w:noProof/>
                <w:webHidden/>
              </w:rPr>
              <w:instrText xml:space="preserve"> PAGEREF _Toc59126233 \h </w:instrText>
            </w:r>
            <w:r w:rsidR="00461860">
              <w:rPr>
                <w:noProof/>
                <w:webHidden/>
              </w:rPr>
            </w:r>
            <w:r w:rsidR="00461860">
              <w:rPr>
                <w:noProof/>
                <w:webHidden/>
              </w:rPr>
              <w:fldChar w:fldCharType="separate"/>
            </w:r>
            <w:r w:rsidR="00461860">
              <w:rPr>
                <w:noProof/>
                <w:webHidden/>
              </w:rPr>
              <w:t>203</w:t>
            </w:r>
            <w:r w:rsidR="00461860">
              <w:rPr>
                <w:noProof/>
                <w:webHidden/>
              </w:rPr>
              <w:fldChar w:fldCharType="end"/>
            </w:r>
          </w:hyperlink>
        </w:p>
        <w:p w14:paraId="11791E95" w14:textId="1641C484"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34" w:history="1">
            <w:r w:rsidR="00461860" w:rsidRPr="00CB763D">
              <w:rPr>
                <w:rStyle w:val="Hyperlnk"/>
                <w:noProof/>
              </w:rPr>
              <w:t>11.1.3.</w:t>
            </w:r>
            <w:r w:rsidR="00461860">
              <w:rPr>
                <w:rFonts w:asciiTheme="minorHAnsi" w:eastAsiaTheme="minorEastAsia" w:hAnsiTheme="minorHAnsi"/>
                <w:noProof/>
                <w:color w:val="auto"/>
                <w:lang w:val="sv-SE" w:eastAsia="sv-SE"/>
              </w:rPr>
              <w:tab/>
            </w:r>
            <w:r w:rsidR="00461860" w:rsidRPr="00CB763D">
              <w:rPr>
                <w:rStyle w:val="Hyperlnk"/>
                <w:noProof/>
              </w:rPr>
              <w:t>Remove Cleared Code</w:t>
            </w:r>
            <w:r w:rsidR="00461860">
              <w:rPr>
                <w:noProof/>
                <w:webHidden/>
              </w:rPr>
              <w:tab/>
            </w:r>
            <w:r w:rsidR="00461860">
              <w:rPr>
                <w:noProof/>
                <w:webHidden/>
              </w:rPr>
              <w:fldChar w:fldCharType="begin"/>
            </w:r>
            <w:r w:rsidR="00461860">
              <w:rPr>
                <w:noProof/>
                <w:webHidden/>
              </w:rPr>
              <w:instrText xml:space="preserve"> PAGEREF _Toc59126234 \h </w:instrText>
            </w:r>
            <w:r w:rsidR="00461860">
              <w:rPr>
                <w:noProof/>
                <w:webHidden/>
              </w:rPr>
            </w:r>
            <w:r w:rsidR="00461860">
              <w:rPr>
                <w:noProof/>
                <w:webHidden/>
              </w:rPr>
              <w:fldChar w:fldCharType="separate"/>
            </w:r>
            <w:r w:rsidR="00461860">
              <w:rPr>
                <w:noProof/>
                <w:webHidden/>
              </w:rPr>
              <w:t>204</w:t>
            </w:r>
            <w:r w:rsidR="00461860">
              <w:rPr>
                <w:noProof/>
                <w:webHidden/>
              </w:rPr>
              <w:fldChar w:fldCharType="end"/>
            </w:r>
          </w:hyperlink>
        </w:p>
        <w:p w14:paraId="6E96EC07" w14:textId="78228DDD" w:rsidR="00461860" w:rsidRDefault="00DB06E7">
          <w:pPr>
            <w:pStyle w:val="Innehll1"/>
            <w:rPr>
              <w:rFonts w:asciiTheme="minorHAnsi" w:eastAsiaTheme="minorEastAsia" w:hAnsiTheme="minorHAnsi"/>
              <w:noProof/>
              <w:color w:val="auto"/>
              <w:lang w:val="sv-SE" w:eastAsia="sv-SE"/>
            </w:rPr>
          </w:pPr>
          <w:hyperlink w:anchor="_Toc59126235" w:history="1">
            <w:r w:rsidR="00461860" w:rsidRPr="00CB763D">
              <w:rPr>
                <w:rStyle w:val="Hyperlnk"/>
                <w:noProof/>
              </w:rPr>
              <w:t>12.</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_Toc59126235 \h </w:instrText>
            </w:r>
            <w:r w:rsidR="00461860">
              <w:rPr>
                <w:noProof/>
                <w:webHidden/>
              </w:rPr>
            </w:r>
            <w:r w:rsidR="00461860">
              <w:rPr>
                <w:noProof/>
                <w:webHidden/>
              </w:rPr>
              <w:fldChar w:fldCharType="separate"/>
            </w:r>
            <w:r w:rsidR="00461860">
              <w:rPr>
                <w:noProof/>
                <w:webHidden/>
              </w:rPr>
              <w:t>205</w:t>
            </w:r>
            <w:r w:rsidR="00461860">
              <w:rPr>
                <w:noProof/>
                <w:webHidden/>
              </w:rPr>
              <w:fldChar w:fldCharType="end"/>
            </w:r>
          </w:hyperlink>
        </w:p>
        <w:p w14:paraId="2EE9C7B3" w14:textId="59484187"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236"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Runtime Management</w:t>
            </w:r>
            <w:r w:rsidR="00461860">
              <w:rPr>
                <w:noProof/>
                <w:webHidden/>
              </w:rPr>
              <w:tab/>
            </w:r>
            <w:r w:rsidR="00461860">
              <w:rPr>
                <w:noProof/>
                <w:webHidden/>
              </w:rPr>
              <w:fldChar w:fldCharType="begin"/>
            </w:r>
            <w:r w:rsidR="00461860">
              <w:rPr>
                <w:noProof/>
                <w:webHidden/>
              </w:rPr>
              <w:instrText xml:space="preserve"> PAGEREF _Toc59126236 \h </w:instrText>
            </w:r>
            <w:r w:rsidR="00461860">
              <w:rPr>
                <w:noProof/>
                <w:webHidden/>
              </w:rPr>
            </w:r>
            <w:r w:rsidR="00461860">
              <w:rPr>
                <w:noProof/>
                <w:webHidden/>
              </w:rPr>
              <w:fldChar w:fldCharType="separate"/>
            </w:r>
            <w:r w:rsidR="00461860">
              <w:rPr>
                <w:noProof/>
                <w:webHidden/>
              </w:rPr>
              <w:t>205</w:t>
            </w:r>
            <w:r w:rsidR="00461860">
              <w:rPr>
                <w:noProof/>
                <w:webHidden/>
              </w:rPr>
              <w:fldChar w:fldCharType="end"/>
            </w:r>
          </w:hyperlink>
        </w:p>
        <w:p w14:paraId="599EDAF1" w14:textId="11BA00CC"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237"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Assembly Operator</w:t>
            </w:r>
            <w:r w:rsidR="00461860">
              <w:rPr>
                <w:noProof/>
                <w:webHidden/>
              </w:rPr>
              <w:tab/>
            </w:r>
            <w:r w:rsidR="00461860">
              <w:rPr>
                <w:noProof/>
                <w:webHidden/>
              </w:rPr>
              <w:fldChar w:fldCharType="begin"/>
            </w:r>
            <w:r w:rsidR="00461860">
              <w:rPr>
                <w:noProof/>
                <w:webHidden/>
              </w:rPr>
              <w:instrText xml:space="preserve"> PAGEREF _Toc59126237 \h </w:instrText>
            </w:r>
            <w:r w:rsidR="00461860">
              <w:rPr>
                <w:noProof/>
                <w:webHidden/>
              </w:rPr>
            </w:r>
            <w:r w:rsidR="00461860">
              <w:rPr>
                <w:noProof/>
                <w:webHidden/>
              </w:rPr>
              <w:fldChar w:fldCharType="separate"/>
            </w:r>
            <w:r w:rsidR="00461860">
              <w:rPr>
                <w:noProof/>
                <w:webHidden/>
              </w:rPr>
              <w:t>207</w:t>
            </w:r>
            <w:r w:rsidR="00461860">
              <w:rPr>
                <w:noProof/>
                <w:webHidden/>
              </w:rPr>
              <w:fldChar w:fldCharType="end"/>
            </w:r>
          </w:hyperlink>
        </w:p>
        <w:p w14:paraId="3E42433E" w14:textId="27A93C53"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238"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Assembly Code</w:t>
            </w:r>
            <w:r w:rsidR="00461860">
              <w:rPr>
                <w:noProof/>
                <w:webHidden/>
              </w:rPr>
              <w:tab/>
            </w:r>
            <w:r w:rsidR="00461860">
              <w:rPr>
                <w:noProof/>
                <w:webHidden/>
              </w:rPr>
              <w:fldChar w:fldCharType="begin"/>
            </w:r>
            <w:r w:rsidR="00461860">
              <w:rPr>
                <w:noProof/>
                <w:webHidden/>
              </w:rPr>
              <w:instrText xml:space="preserve"> PAGEREF _Toc59126238 \h </w:instrText>
            </w:r>
            <w:r w:rsidR="00461860">
              <w:rPr>
                <w:noProof/>
                <w:webHidden/>
              </w:rPr>
            </w:r>
            <w:r w:rsidR="00461860">
              <w:rPr>
                <w:noProof/>
                <w:webHidden/>
              </w:rPr>
              <w:fldChar w:fldCharType="separate"/>
            </w:r>
            <w:r w:rsidR="00461860">
              <w:rPr>
                <w:noProof/>
                <w:webHidden/>
              </w:rPr>
              <w:t>208</w:t>
            </w:r>
            <w:r w:rsidR="00461860">
              <w:rPr>
                <w:noProof/>
                <w:webHidden/>
              </w:rPr>
              <w:fldChar w:fldCharType="end"/>
            </w:r>
          </w:hyperlink>
        </w:p>
        <w:p w14:paraId="0F1A6663" w14:textId="767F0268"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39" w:history="1">
            <w:r w:rsidR="00461860" w:rsidRPr="00CB763D">
              <w:rPr>
                <w:rStyle w:val="Hyperlnk"/>
                <w:noProof/>
                <w:highlight w:val="white"/>
              </w:rPr>
              <w:t>12.3.1.</w:t>
            </w:r>
            <w:r w:rsidR="00461860">
              <w:rPr>
                <w:rFonts w:asciiTheme="minorHAnsi" w:eastAsiaTheme="minorEastAsia" w:hAnsiTheme="minorHAnsi"/>
                <w:noProof/>
                <w:color w:val="auto"/>
                <w:lang w:val="sv-SE" w:eastAsia="sv-SE"/>
              </w:rPr>
              <w:tab/>
            </w:r>
            <w:r w:rsidR="00461860" w:rsidRPr="00CB763D">
              <w:rPr>
                <w:rStyle w:val="Hyperlnk"/>
                <w:noProof/>
                <w:highlight w:val="white"/>
              </w:rPr>
              <w:t>Assembly Code Optimization</w:t>
            </w:r>
            <w:r w:rsidR="00461860">
              <w:rPr>
                <w:noProof/>
                <w:webHidden/>
              </w:rPr>
              <w:tab/>
            </w:r>
            <w:r w:rsidR="00461860">
              <w:rPr>
                <w:noProof/>
                <w:webHidden/>
              </w:rPr>
              <w:fldChar w:fldCharType="begin"/>
            </w:r>
            <w:r w:rsidR="00461860">
              <w:rPr>
                <w:noProof/>
                <w:webHidden/>
              </w:rPr>
              <w:instrText xml:space="preserve"> PAGEREF _Toc59126239 \h </w:instrText>
            </w:r>
            <w:r w:rsidR="00461860">
              <w:rPr>
                <w:noProof/>
                <w:webHidden/>
              </w:rPr>
            </w:r>
            <w:r w:rsidR="00461860">
              <w:rPr>
                <w:noProof/>
                <w:webHidden/>
              </w:rPr>
              <w:fldChar w:fldCharType="separate"/>
            </w:r>
            <w:r w:rsidR="00461860">
              <w:rPr>
                <w:noProof/>
                <w:webHidden/>
              </w:rPr>
              <w:t>209</w:t>
            </w:r>
            <w:r w:rsidR="00461860">
              <w:rPr>
                <w:noProof/>
                <w:webHidden/>
              </w:rPr>
              <w:fldChar w:fldCharType="end"/>
            </w:r>
          </w:hyperlink>
        </w:p>
        <w:p w14:paraId="02D694AC" w14:textId="582E43C5"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40" w:history="1">
            <w:r w:rsidR="00461860" w:rsidRPr="00CB763D">
              <w:rPr>
                <w:rStyle w:val="Hyperlnk"/>
                <w:noProof/>
                <w:highlight w:val="white"/>
              </w:rPr>
              <w:t>12.3.2.</w:t>
            </w:r>
            <w:r w:rsidR="00461860">
              <w:rPr>
                <w:rFonts w:asciiTheme="minorHAnsi" w:eastAsiaTheme="minorEastAsia" w:hAnsiTheme="minorHAnsi"/>
                <w:noProof/>
                <w:color w:val="auto"/>
                <w:lang w:val="sv-SE" w:eastAsia="sv-SE"/>
              </w:rPr>
              <w:tab/>
            </w:r>
            <w:r w:rsidR="00461860" w:rsidRPr="00CB763D">
              <w:rPr>
                <w:rStyle w:val="Hyperlnk"/>
                <w:noProof/>
                <w:highlight w:val="white"/>
              </w:rPr>
              <w:t>Operator Test Methods</w:t>
            </w:r>
            <w:r w:rsidR="00461860">
              <w:rPr>
                <w:noProof/>
                <w:webHidden/>
              </w:rPr>
              <w:tab/>
            </w:r>
            <w:r w:rsidR="00461860">
              <w:rPr>
                <w:noProof/>
                <w:webHidden/>
              </w:rPr>
              <w:fldChar w:fldCharType="begin"/>
            </w:r>
            <w:r w:rsidR="00461860">
              <w:rPr>
                <w:noProof/>
                <w:webHidden/>
              </w:rPr>
              <w:instrText xml:space="preserve"> PAGEREF _Toc59126240 \h </w:instrText>
            </w:r>
            <w:r w:rsidR="00461860">
              <w:rPr>
                <w:noProof/>
                <w:webHidden/>
              </w:rPr>
            </w:r>
            <w:r w:rsidR="00461860">
              <w:rPr>
                <w:noProof/>
                <w:webHidden/>
              </w:rPr>
              <w:fldChar w:fldCharType="separate"/>
            </w:r>
            <w:r w:rsidR="00461860">
              <w:rPr>
                <w:noProof/>
                <w:webHidden/>
              </w:rPr>
              <w:t>211</w:t>
            </w:r>
            <w:r w:rsidR="00461860">
              <w:rPr>
                <w:noProof/>
                <w:webHidden/>
              </w:rPr>
              <w:fldChar w:fldCharType="end"/>
            </w:r>
          </w:hyperlink>
        </w:p>
        <w:p w14:paraId="7D124081" w14:textId="4E8A296C"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41" w:history="1">
            <w:r w:rsidR="00461860" w:rsidRPr="00CB763D">
              <w:rPr>
                <w:rStyle w:val="Hyperlnk"/>
                <w:noProof/>
                <w:highlight w:val="white"/>
              </w:rPr>
              <w:t>12.3.3.</w:t>
            </w:r>
            <w:r w:rsidR="00461860">
              <w:rPr>
                <w:rFonts w:asciiTheme="minorHAnsi" w:eastAsiaTheme="minorEastAsia" w:hAnsiTheme="minorHAnsi"/>
                <w:noProof/>
                <w:color w:val="auto"/>
                <w:lang w:val="sv-SE" w:eastAsia="sv-SE"/>
              </w:rPr>
              <w:tab/>
            </w:r>
            <w:r w:rsidR="00461860" w:rsidRPr="00CB763D">
              <w:rPr>
                <w:rStyle w:val="Hyperlnk"/>
                <w:noProof/>
                <w:highlight w:val="white"/>
              </w:rPr>
              <w:t>Register Overlapping</w:t>
            </w:r>
            <w:r w:rsidR="00461860">
              <w:rPr>
                <w:noProof/>
                <w:webHidden/>
              </w:rPr>
              <w:tab/>
            </w:r>
            <w:r w:rsidR="00461860">
              <w:rPr>
                <w:noProof/>
                <w:webHidden/>
              </w:rPr>
              <w:fldChar w:fldCharType="begin"/>
            </w:r>
            <w:r w:rsidR="00461860">
              <w:rPr>
                <w:noProof/>
                <w:webHidden/>
              </w:rPr>
              <w:instrText xml:space="preserve"> PAGEREF _Toc59126241 \h </w:instrText>
            </w:r>
            <w:r w:rsidR="00461860">
              <w:rPr>
                <w:noProof/>
                <w:webHidden/>
              </w:rPr>
            </w:r>
            <w:r w:rsidR="00461860">
              <w:rPr>
                <w:noProof/>
                <w:webHidden/>
              </w:rPr>
              <w:fldChar w:fldCharType="separate"/>
            </w:r>
            <w:r w:rsidR="00461860">
              <w:rPr>
                <w:noProof/>
                <w:webHidden/>
              </w:rPr>
              <w:t>212</w:t>
            </w:r>
            <w:r w:rsidR="00461860">
              <w:rPr>
                <w:noProof/>
                <w:webHidden/>
              </w:rPr>
              <w:fldChar w:fldCharType="end"/>
            </w:r>
          </w:hyperlink>
        </w:p>
        <w:p w14:paraId="404193A5" w14:textId="469FD7CF"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42" w:history="1">
            <w:r w:rsidR="00461860" w:rsidRPr="00CB763D">
              <w:rPr>
                <w:rStyle w:val="Hyperlnk"/>
                <w:noProof/>
                <w:highlight w:val="white"/>
              </w:rPr>
              <w:t>12.3.4.</w:t>
            </w:r>
            <w:r w:rsidR="00461860">
              <w:rPr>
                <w:rFonts w:asciiTheme="minorHAnsi" w:eastAsiaTheme="minorEastAsia" w:hAnsiTheme="minorHAnsi"/>
                <w:noProof/>
                <w:color w:val="auto"/>
                <w:lang w:val="sv-SE" w:eastAsia="sv-SE"/>
              </w:rPr>
              <w:tab/>
            </w:r>
            <w:r w:rsidR="00461860" w:rsidRPr="00CB763D">
              <w:rPr>
                <w:rStyle w:val="Hyperlnk"/>
                <w:noProof/>
                <w:highlight w:val="white"/>
              </w:rPr>
              <w:t>Register Size</w:t>
            </w:r>
            <w:r w:rsidR="00461860">
              <w:rPr>
                <w:noProof/>
                <w:webHidden/>
              </w:rPr>
              <w:tab/>
            </w:r>
            <w:r w:rsidR="00461860">
              <w:rPr>
                <w:noProof/>
                <w:webHidden/>
              </w:rPr>
              <w:fldChar w:fldCharType="begin"/>
            </w:r>
            <w:r w:rsidR="00461860">
              <w:rPr>
                <w:noProof/>
                <w:webHidden/>
              </w:rPr>
              <w:instrText xml:space="preserve"> PAGEREF _Toc59126242 \h </w:instrText>
            </w:r>
            <w:r w:rsidR="00461860">
              <w:rPr>
                <w:noProof/>
                <w:webHidden/>
              </w:rPr>
            </w:r>
            <w:r w:rsidR="00461860">
              <w:rPr>
                <w:noProof/>
                <w:webHidden/>
              </w:rPr>
              <w:fldChar w:fldCharType="separate"/>
            </w:r>
            <w:r w:rsidR="00461860">
              <w:rPr>
                <w:noProof/>
                <w:webHidden/>
              </w:rPr>
              <w:t>213</w:t>
            </w:r>
            <w:r w:rsidR="00461860">
              <w:rPr>
                <w:noProof/>
                <w:webHidden/>
              </w:rPr>
              <w:fldChar w:fldCharType="end"/>
            </w:r>
          </w:hyperlink>
        </w:p>
        <w:p w14:paraId="2EC9F862" w14:textId="37A4B91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43" w:history="1">
            <w:r w:rsidR="00461860" w:rsidRPr="00CB763D">
              <w:rPr>
                <w:rStyle w:val="Hyperlnk"/>
                <w:noProof/>
                <w:highlight w:val="white"/>
              </w:rPr>
              <w:t>12.3.5.</w:t>
            </w:r>
            <w:r w:rsidR="00461860">
              <w:rPr>
                <w:rFonts w:asciiTheme="minorHAnsi" w:eastAsiaTheme="minorEastAsia" w:hAnsiTheme="minorHAnsi"/>
                <w:noProof/>
                <w:color w:val="auto"/>
                <w:lang w:val="sv-SE" w:eastAsia="sv-SE"/>
              </w:rPr>
              <w:tab/>
            </w:r>
            <w:r w:rsidR="00461860" w:rsidRPr="00CB763D">
              <w:rPr>
                <w:rStyle w:val="Hyperlnk"/>
                <w:noProof/>
                <w:highlight w:val="white"/>
              </w:rPr>
              <w:t>ToString</w:t>
            </w:r>
            <w:r w:rsidR="00461860">
              <w:rPr>
                <w:noProof/>
                <w:webHidden/>
              </w:rPr>
              <w:tab/>
            </w:r>
            <w:r w:rsidR="00461860">
              <w:rPr>
                <w:noProof/>
                <w:webHidden/>
              </w:rPr>
              <w:fldChar w:fldCharType="begin"/>
            </w:r>
            <w:r w:rsidR="00461860">
              <w:rPr>
                <w:noProof/>
                <w:webHidden/>
              </w:rPr>
              <w:instrText xml:space="preserve"> PAGEREF _Toc59126243 \h </w:instrText>
            </w:r>
            <w:r w:rsidR="00461860">
              <w:rPr>
                <w:noProof/>
                <w:webHidden/>
              </w:rPr>
            </w:r>
            <w:r w:rsidR="00461860">
              <w:rPr>
                <w:noProof/>
                <w:webHidden/>
              </w:rPr>
              <w:fldChar w:fldCharType="separate"/>
            </w:r>
            <w:r w:rsidR="00461860">
              <w:rPr>
                <w:noProof/>
                <w:webHidden/>
              </w:rPr>
              <w:t>216</w:t>
            </w:r>
            <w:r w:rsidR="00461860">
              <w:rPr>
                <w:noProof/>
                <w:webHidden/>
              </w:rPr>
              <w:fldChar w:fldCharType="end"/>
            </w:r>
          </w:hyperlink>
        </w:p>
        <w:p w14:paraId="154AA078" w14:textId="3B357AFB"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244" w:history="1">
            <w:r w:rsidR="00461860" w:rsidRPr="00CB763D">
              <w:rPr>
                <w:rStyle w:val="Hyperlnk"/>
                <w:noProof/>
              </w:rPr>
              <w:t>12.4.</w:t>
            </w:r>
            <w:r w:rsidR="00461860">
              <w:rPr>
                <w:rFonts w:asciiTheme="minorHAnsi" w:eastAsiaTheme="minorEastAsia" w:hAnsiTheme="minorHAnsi"/>
                <w:noProof/>
                <w:color w:val="auto"/>
                <w:lang w:val="sv-SE" w:eastAsia="sv-SE"/>
              </w:rPr>
              <w:tab/>
            </w:r>
            <w:r w:rsidR="00461860" w:rsidRPr="00CB763D">
              <w:rPr>
                <w:rStyle w:val="Hyperlnk"/>
                <w:noProof/>
              </w:rPr>
              <w:t>Tracks</w:t>
            </w:r>
            <w:r w:rsidR="00461860">
              <w:rPr>
                <w:noProof/>
                <w:webHidden/>
              </w:rPr>
              <w:tab/>
            </w:r>
            <w:r w:rsidR="00461860">
              <w:rPr>
                <w:noProof/>
                <w:webHidden/>
              </w:rPr>
              <w:fldChar w:fldCharType="begin"/>
            </w:r>
            <w:r w:rsidR="00461860">
              <w:rPr>
                <w:noProof/>
                <w:webHidden/>
              </w:rPr>
              <w:instrText xml:space="preserve"> PAGEREF _Toc59126244 \h </w:instrText>
            </w:r>
            <w:r w:rsidR="00461860">
              <w:rPr>
                <w:noProof/>
                <w:webHidden/>
              </w:rPr>
            </w:r>
            <w:r w:rsidR="00461860">
              <w:rPr>
                <w:noProof/>
                <w:webHidden/>
              </w:rPr>
              <w:fldChar w:fldCharType="separate"/>
            </w:r>
            <w:r w:rsidR="00461860">
              <w:rPr>
                <w:noProof/>
                <w:webHidden/>
              </w:rPr>
              <w:t>220</w:t>
            </w:r>
            <w:r w:rsidR="00461860">
              <w:rPr>
                <w:noProof/>
                <w:webHidden/>
              </w:rPr>
              <w:fldChar w:fldCharType="end"/>
            </w:r>
          </w:hyperlink>
        </w:p>
        <w:p w14:paraId="6AFADF67" w14:textId="168488F0"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245" w:history="1">
            <w:r w:rsidR="00461860" w:rsidRPr="00CB763D">
              <w:rPr>
                <w:rStyle w:val="Hyperlnk"/>
                <w:noProof/>
              </w:rPr>
              <w:t>12.5.</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_Toc59126245 \h </w:instrText>
            </w:r>
            <w:r w:rsidR="00461860">
              <w:rPr>
                <w:noProof/>
                <w:webHidden/>
              </w:rPr>
            </w:r>
            <w:r w:rsidR="00461860">
              <w:rPr>
                <w:noProof/>
                <w:webHidden/>
              </w:rPr>
              <w:fldChar w:fldCharType="separate"/>
            </w:r>
            <w:r w:rsidR="00461860">
              <w:rPr>
                <w:noProof/>
                <w:webHidden/>
              </w:rPr>
              <w:t>222</w:t>
            </w:r>
            <w:r w:rsidR="00461860">
              <w:rPr>
                <w:noProof/>
                <w:webHidden/>
              </w:rPr>
              <w:fldChar w:fldCharType="end"/>
            </w:r>
          </w:hyperlink>
        </w:p>
        <w:p w14:paraId="35595B05" w14:textId="527D2B43"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246" w:history="1">
            <w:r w:rsidR="00461860" w:rsidRPr="00CB763D">
              <w:rPr>
                <w:rStyle w:val="Hyperlnk"/>
                <w:noProof/>
              </w:rPr>
              <w:t>12.6.</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_Toc59126246 \h </w:instrText>
            </w:r>
            <w:r w:rsidR="00461860">
              <w:rPr>
                <w:noProof/>
                <w:webHidden/>
              </w:rPr>
            </w:r>
            <w:r w:rsidR="00461860">
              <w:rPr>
                <w:noProof/>
                <w:webHidden/>
              </w:rPr>
              <w:fldChar w:fldCharType="separate"/>
            </w:r>
            <w:r w:rsidR="00461860">
              <w:rPr>
                <w:noProof/>
                <w:webHidden/>
              </w:rPr>
              <w:t>227</w:t>
            </w:r>
            <w:r w:rsidR="00461860">
              <w:rPr>
                <w:noProof/>
                <w:webHidden/>
              </w:rPr>
              <w:fldChar w:fldCharType="end"/>
            </w:r>
          </w:hyperlink>
        </w:p>
        <w:p w14:paraId="4005982C" w14:textId="3A32D90D"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47"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The Long Switch Statement</w:t>
            </w:r>
            <w:r w:rsidR="00461860">
              <w:rPr>
                <w:noProof/>
                <w:webHidden/>
              </w:rPr>
              <w:tab/>
            </w:r>
            <w:r w:rsidR="00461860">
              <w:rPr>
                <w:noProof/>
                <w:webHidden/>
              </w:rPr>
              <w:fldChar w:fldCharType="begin"/>
            </w:r>
            <w:r w:rsidR="00461860">
              <w:rPr>
                <w:noProof/>
                <w:webHidden/>
              </w:rPr>
              <w:instrText xml:space="preserve"> PAGEREF _Toc59126247 \h </w:instrText>
            </w:r>
            <w:r w:rsidR="00461860">
              <w:rPr>
                <w:noProof/>
                <w:webHidden/>
              </w:rPr>
            </w:r>
            <w:r w:rsidR="00461860">
              <w:rPr>
                <w:noProof/>
                <w:webHidden/>
              </w:rPr>
              <w:fldChar w:fldCharType="separate"/>
            </w:r>
            <w:r w:rsidR="00461860">
              <w:rPr>
                <w:noProof/>
                <w:webHidden/>
              </w:rPr>
              <w:t>228</w:t>
            </w:r>
            <w:r w:rsidR="00461860">
              <w:rPr>
                <w:noProof/>
                <w:webHidden/>
              </w:rPr>
              <w:fldChar w:fldCharType="end"/>
            </w:r>
          </w:hyperlink>
        </w:p>
        <w:p w14:paraId="31ABA328" w14:textId="2D921452"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48"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Track Set Generation</w:t>
            </w:r>
            <w:r w:rsidR="00461860">
              <w:rPr>
                <w:noProof/>
                <w:webHidden/>
              </w:rPr>
              <w:tab/>
            </w:r>
            <w:r w:rsidR="00461860">
              <w:rPr>
                <w:noProof/>
                <w:webHidden/>
              </w:rPr>
              <w:fldChar w:fldCharType="begin"/>
            </w:r>
            <w:r w:rsidR="00461860">
              <w:rPr>
                <w:noProof/>
                <w:webHidden/>
              </w:rPr>
              <w:instrText xml:space="preserve"> PAGEREF _Toc59126248 \h </w:instrText>
            </w:r>
            <w:r w:rsidR="00461860">
              <w:rPr>
                <w:noProof/>
                <w:webHidden/>
              </w:rPr>
            </w:r>
            <w:r w:rsidR="00461860">
              <w:rPr>
                <w:noProof/>
                <w:webHidden/>
              </w:rPr>
              <w:fldChar w:fldCharType="separate"/>
            </w:r>
            <w:r w:rsidR="00461860">
              <w:rPr>
                <w:noProof/>
                <w:webHidden/>
              </w:rPr>
              <w:t>233</w:t>
            </w:r>
            <w:r w:rsidR="00461860">
              <w:rPr>
                <w:noProof/>
                <w:webHidden/>
              </w:rPr>
              <w:fldChar w:fldCharType="end"/>
            </w:r>
          </w:hyperlink>
        </w:p>
        <w:p w14:paraId="209F00D6" w14:textId="47B7245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49"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Calls</w:t>
            </w:r>
            <w:r w:rsidR="00461860">
              <w:rPr>
                <w:noProof/>
                <w:webHidden/>
              </w:rPr>
              <w:tab/>
            </w:r>
            <w:r w:rsidR="00461860">
              <w:rPr>
                <w:noProof/>
                <w:webHidden/>
              </w:rPr>
              <w:fldChar w:fldCharType="begin"/>
            </w:r>
            <w:r w:rsidR="00461860">
              <w:rPr>
                <w:noProof/>
                <w:webHidden/>
              </w:rPr>
              <w:instrText xml:space="preserve"> PAGEREF _Toc59126249 \h </w:instrText>
            </w:r>
            <w:r w:rsidR="00461860">
              <w:rPr>
                <w:noProof/>
                <w:webHidden/>
              </w:rPr>
            </w:r>
            <w:r w:rsidR="00461860">
              <w:rPr>
                <w:noProof/>
                <w:webHidden/>
              </w:rPr>
              <w:fldChar w:fldCharType="separate"/>
            </w:r>
            <w:r w:rsidR="00461860">
              <w:rPr>
                <w:noProof/>
                <w:webHidden/>
              </w:rPr>
              <w:t>234</w:t>
            </w:r>
            <w:r w:rsidR="00461860">
              <w:rPr>
                <w:noProof/>
                <w:webHidden/>
              </w:rPr>
              <w:fldChar w:fldCharType="end"/>
            </w:r>
          </w:hyperlink>
        </w:p>
        <w:p w14:paraId="0EEFDA47" w14:textId="2F78BEF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50" w:history="1">
            <w:r w:rsidR="00461860" w:rsidRPr="00CB763D">
              <w:rPr>
                <w:rStyle w:val="Hyperlnk"/>
                <w:noProof/>
                <w:highlight w:val="white"/>
              </w:rPr>
              <w:t>12.6.4.</w:t>
            </w:r>
            <w:r w:rsidR="00461860">
              <w:rPr>
                <w:rFonts w:asciiTheme="minorHAnsi" w:eastAsiaTheme="minorEastAsia" w:hAnsiTheme="minorHAnsi"/>
                <w:noProof/>
                <w:color w:val="auto"/>
                <w:lang w:val="sv-SE" w:eastAsia="sv-SE"/>
              </w:rPr>
              <w:tab/>
            </w:r>
            <w:r w:rsidR="00461860" w:rsidRPr="00CB763D">
              <w:rPr>
                <w:rStyle w:val="Hyperlnk"/>
                <w:noProof/>
                <w:highlight w:val="white"/>
              </w:rPr>
              <w:t>Loading Values into Registers</w:t>
            </w:r>
            <w:r w:rsidR="00461860">
              <w:rPr>
                <w:noProof/>
                <w:webHidden/>
              </w:rPr>
              <w:tab/>
            </w:r>
            <w:r w:rsidR="00461860">
              <w:rPr>
                <w:noProof/>
                <w:webHidden/>
              </w:rPr>
              <w:fldChar w:fldCharType="begin"/>
            </w:r>
            <w:r w:rsidR="00461860">
              <w:rPr>
                <w:noProof/>
                <w:webHidden/>
              </w:rPr>
              <w:instrText xml:space="preserve"> PAGEREF _Toc59126250 \h </w:instrText>
            </w:r>
            <w:r w:rsidR="00461860">
              <w:rPr>
                <w:noProof/>
                <w:webHidden/>
              </w:rPr>
            </w:r>
            <w:r w:rsidR="00461860">
              <w:rPr>
                <w:noProof/>
                <w:webHidden/>
              </w:rPr>
              <w:fldChar w:fldCharType="separate"/>
            </w:r>
            <w:r w:rsidR="00461860">
              <w:rPr>
                <w:noProof/>
                <w:webHidden/>
              </w:rPr>
              <w:t>239</w:t>
            </w:r>
            <w:r w:rsidR="00461860">
              <w:rPr>
                <w:noProof/>
                <w:webHidden/>
              </w:rPr>
              <w:fldChar w:fldCharType="end"/>
            </w:r>
          </w:hyperlink>
        </w:p>
        <w:p w14:paraId="229582AD" w14:textId="36C1D555"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51" w:history="1">
            <w:r w:rsidR="00461860" w:rsidRPr="00CB763D">
              <w:rPr>
                <w:rStyle w:val="Hyperlnk"/>
                <w:noProof/>
                <w:highlight w:val="white"/>
              </w:rPr>
              <w:t>12.6.5.</w:t>
            </w:r>
            <w:r w:rsidR="00461860">
              <w:rPr>
                <w:rFonts w:asciiTheme="minorHAnsi" w:eastAsiaTheme="minorEastAsia" w:hAnsiTheme="minorHAnsi"/>
                <w:noProof/>
                <w:color w:val="auto"/>
                <w:lang w:val="sv-SE" w:eastAsia="sv-SE"/>
              </w:rPr>
              <w:tab/>
            </w:r>
            <w:r w:rsidR="00461860" w:rsidRPr="00CB763D">
              <w:rPr>
                <w:rStyle w:val="Hyperlnk"/>
                <w:noProof/>
                <w:highlight w:val="white"/>
              </w:rPr>
              <w:t>Return, Exit, and Jump</w:t>
            </w:r>
            <w:r w:rsidR="00461860">
              <w:rPr>
                <w:noProof/>
                <w:webHidden/>
              </w:rPr>
              <w:tab/>
            </w:r>
            <w:r w:rsidR="00461860">
              <w:rPr>
                <w:noProof/>
                <w:webHidden/>
              </w:rPr>
              <w:fldChar w:fldCharType="begin"/>
            </w:r>
            <w:r w:rsidR="00461860">
              <w:rPr>
                <w:noProof/>
                <w:webHidden/>
              </w:rPr>
              <w:instrText xml:space="preserve"> PAGEREF _Toc59126251 \h </w:instrText>
            </w:r>
            <w:r w:rsidR="00461860">
              <w:rPr>
                <w:noProof/>
                <w:webHidden/>
              </w:rPr>
            </w:r>
            <w:r w:rsidR="00461860">
              <w:rPr>
                <w:noProof/>
                <w:webHidden/>
              </w:rPr>
              <w:fldChar w:fldCharType="separate"/>
            </w:r>
            <w:r w:rsidR="00461860">
              <w:rPr>
                <w:noProof/>
                <w:webHidden/>
              </w:rPr>
              <w:t>242</w:t>
            </w:r>
            <w:r w:rsidR="00461860">
              <w:rPr>
                <w:noProof/>
                <w:webHidden/>
              </w:rPr>
              <w:fldChar w:fldCharType="end"/>
            </w:r>
          </w:hyperlink>
        </w:p>
        <w:p w14:paraId="5CC2F91E" w14:textId="744BA71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52" w:history="1">
            <w:r w:rsidR="00461860" w:rsidRPr="00CB763D">
              <w:rPr>
                <w:rStyle w:val="Hyperlnk"/>
                <w:noProof/>
                <w:highlight w:val="white"/>
              </w:rPr>
              <w:t>12.6.6.</w:t>
            </w:r>
            <w:r w:rsidR="00461860">
              <w:rPr>
                <w:rFonts w:asciiTheme="minorHAnsi" w:eastAsiaTheme="minorEastAsia" w:hAnsiTheme="minorHAnsi"/>
                <w:noProof/>
                <w:color w:val="auto"/>
                <w:lang w:val="sv-SE" w:eastAsia="sv-SE"/>
              </w:rPr>
              <w:tab/>
            </w:r>
            <w:r w:rsidR="00461860" w:rsidRPr="00CB763D">
              <w:rPr>
                <w:rStyle w:val="Hyperlnk"/>
                <w:noProof/>
                <w:highlight w:val="white"/>
              </w:rPr>
              <w:t>Load and Inspect Registers</w:t>
            </w:r>
            <w:r w:rsidR="00461860">
              <w:rPr>
                <w:noProof/>
                <w:webHidden/>
              </w:rPr>
              <w:tab/>
            </w:r>
            <w:r w:rsidR="00461860">
              <w:rPr>
                <w:noProof/>
                <w:webHidden/>
              </w:rPr>
              <w:fldChar w:fldCharType="begin"/>
            </w:r>
            <w:r w:rsidR="00461860">
              <w:rPr>
                <w:noProof/>
                <w:webHidden/>
              </w:rPr>
              <w:instrText xml:space="preserve"> PAGEREF _Toc59126252 \h </w:instrText>
            </w:r>
            <w:r w:rsidR="00461860">
              <w:rPr>
                <w:noProof/>
                <w:webHidden/>
              </w:rPr>
            </w:r>
            <w:r w:rsidR="00461860">
              <w:rPr>
                <w:noProof/>
                <w:webHidden/>
              </w:rPr>
              <w:fldChar w:fldCharType="separate"/>
            </w:r>
            <w:r w:rsidR="00461860">
              <w:rPr>
                <w:noProof/>
                <w:webHidden/>
              </w:rPr>
              <w:t>245</w:t>
            </w:r>
            <w:r w:rsidR="00461860">
              <w:rPr>
                <w:noProof/>
                <w:webHidden/>
              </w:rPr>
              <w:fldChar w:fldCharType="end"/>
            </w:r>
          </w:hyperlink>
        </w:p>
        <w:p w14:paraId="3EDBDEAC" w14:textId="407352E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53" w:history="1">
            <w:r w:rsidR="00461860" w:rsidRPr="00CB763D">
              <w:rPr>
                <w:rStyle w:val="Hyperlnk"/>
                <w:noProof/>
                <w:highlight w:val="white"/>
              </w:rPr>
              <w:t>12.6.7.</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w:t>
            </w:r>
            <w:r w:rsidR="00461860">
              <w:rPr>
                <w:noProof/>
                <w:webHidden/>
              </w:rPr>
              <w:tab/>
            </w:r>
            <w:r w:rsidR="00461860">
              <w:rPr>
                <w:noProof/>
                <w:webHidden/>
              </w:rPr>
              <w:fldChar w:fldCharType="begin"/>
            </w:r>
            <w:r w:rsidR="00461860">
              <w:rPr>
                <w:noProof/>
                <w:webHidden/>
              </w:rPr>
              <w:instrText xml:space="preserve"> PAGEREF _Toc59126253 \h </w:instrText>
            </w:r>
            <w:r w:rsidR="00461860">
              <w:rPr>
                <w:noProof/>
                <w:webHidden/>
              </w:rPr>
            </w:r>
            <w:r w:rsidR="00461860">
              <w:rPr>
                <w:noProof/>
                <w:webHidden/>
              </w:rPr>
              <w:fldChar w:fldCharType="separate"/>
            </w:r>
            <w:r w:rsidR="00461860">
              <w:rPr>
                <w:noProof/>
                <w:webHidden/>
              </w:rPr>
              <w:t>246</w:t>
            </w:r>
            <w:r w:rsidR="00461860">
              <w:rPr>
                <w:noProof/>
                <w:webHidden/>
              </w:rPr>
              <w:fldChar w:fldCharType="end"/>
            </w:r>
          </w:hyperlink>
        </w:p>
        <w:p w14:paraId="13FA401B" w14:textId="7729AE1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54" w:history="1">
            <w:r w:rsidR="00461860" w:rsidRPr="00CB763D">
              <w:rPr>
                <w:rStyle w:val="Hyperlnk"/>
                <w:noProof/>
                <w:highlight w:val="white"/>
              </w:rPr>
              <w:t>12.6.8.</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Multiplication, Division, and Modulo</w:t>
            </w:r>
            <w:r w:rsidR="00461860">
              <w:rPr>
                <w:noProof/>
                <w:webHidden/>
              </w:rPr>
              <w:tab/>
            </w:r>
            <w:r w:rsidR="00461860">
              <w:rPr>
                <w:noProof/>
                <w:webHidden/>
              </w:rPr>
              <w:fldChar w:fldCharType="begin"/>
            </w:r>
            <w:r w:rsidR="00461860">
              <w:rPr>
                <w:noProof/>
                <w:webHidden/>
              </w:rPr>
              <w:instrText xml:space="preserve"> PAGEREF _Toc59126254 \h </w:instrText>
            </w:r>
            <w:r w:rsidR="00461860">
              <w:rPr>
                <w:noProof/>
                <w:webHidden/>
              </w:rPr>
            </w:r>
            <w:r w:rsidR="00461860">
              <w:rPr>
                <w:noProof/>
                <w:webHidden/>
              </w:rPr>
              <w:fldChar w:fldCharType="separate"/>
            </w:r>
            <w:r w:rsidR="00461860">
              <w:rPr>
                <w:noProof/>
                <w:webHidden/>
              </w:rPr>
              <w:t>246</w:t>
            </w:r>
            <w:r w:rsidR="00461860">
              <w:rPr>
                <w:noProof/>
                <w:webHidden/>
              </w:rPr>
              <w:fldChar w:fldCharType="end"/>
            </w:r>
          </w:hyperlink>
        </w:p>
        <w:p w14:paraId="027A1A90" w14:textId="0E7E10F8"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55"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Assignment and Parameters</w:t>
            </w:r>
            <w:r w:rsidR="00461860">
              <w:rPr>
                <w:noProof/>
                <w:webHidden/>
              </w:rPr>
              <w:tab/>
            </w:r>
            <w:r w:rsidR="00461860">
              <w:rPr>
                <w:noProof/>
                <w:webHidden/>
              </w:rPr>
              <w:fldChar w:fldCharType="begin"/>
            </w:r>
            <w:r w:rsidR="00461860">
              <w:rPr>
                <w:noProof/>
                <w:webHidden/>
              </w:rPr>
              <w:instrText xml:space="preserve"> PAGEREF _Toc59126255 \h </w:instrText>
            </w:r>
            <w:r w:rsidR="00461860">
              <w:rPr>
                <w:noProof/>
                <w:webHidden/>
              </w:rPr>
            </w:r>
            <w:r w:rsidR="00461860">
              <w:rPr>
                <w:noProof/>
                <w:webHidden/>
              </w:rPr>
              <w:fldChar w:fldCharType="separate"/>
            </w:r>
            <w:r w:rsidR="00461860">
              <w:rPr>
                <w:noProof/>
                <w:webHidden/>
              </w:rPr>
              <w:t>248</w:t>
            </w:r>
            <w:r w:rsidR="00461860">
              <w:rPr>
                <w:noProof/>
                <w:webHidden/>
              </w:rPr>
              <w:fldChar w:fldCharType="end"/>
            </w:r>
          </w:hyperlink>
        </w:p>
        <w:p w14:paraId="2159B61E" w14:textId="68964BBA"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56"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Unary Integral Operations</w:t>
            </w:r>
            <w:r w:rsidR="00461860">
              <w:rPr>
                <w:noProof/>
                <w:webHidden/>
              </w:rPr>
              <w:tab/>
            </w:r>
            <w:r w:rsidR="00461860">
              <w:rPr>
                <w:noProof/>
                <w:webHidden/>
              </w:rPr>
              <w:fldChar w:fldCharType="begin"/>
            </w:r>
            <w:r w:rsidR="00461860">
              <w:rPr>
                <w:noProof/>
                <w:webHidden/>
              </w:rPr>
              <w:instrText xml:space="preserve"> PAGEREF _Toc59126256 \h </w:instrText>
            </w:r>
            <w:r w:rsidR="00461860">
              <w:rPr>
                <w:noProof/>
                <w:webHidden/>
              </w:rPr>
            </w:r>
            <w:r w:rsidR="00461860">
              <w:rPr>
                <w:noProof/>
                <w:webHidden/>
              </w:rPr>
              <w:fldChar w:fldCharType="separate"/>
            </w:r>
            <w:r w:rsidR="00461860">
              <w:rPr>
                <w:noProof/>
                <w:webHidden/>
              </w:rPr>
              <w:t>251</w:t>
            </w:r>
            <w:r w:rsidR="00461860">
              <w:rPr>
                <w:noProof/>
                <w:webHidden/>
              </w:rPr>
              <w:fldChar w:fldCharType="end"/>
            </w:r>
          </w:hyperlink>
        </w:p>
        <w:p w14:paraId="09AC7266" w14:textId="1C39F337"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57"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Binary</w:t>
            </w:r>
            <w:r w:rsidR="00461860">
              <w:rPr>
                <w:noProof/>
                <w:webHidden/>
              </w:rPr>
              <w:tab/>
            </w:r>
            <w:r w:rsidR="00461860">
              <w:rPr>
                <w:noProof/>
                <w:webHidden/>
              </w:rPr>
              <w:fldChar w:fldCharType="begin"/>
            </w:r>
            <w:r w:rsidR="00461860">
              <w:rPr>
                <w:noProof/>
                <w:webHidden/>
              </w:rPr>
              <w:instrText xml:space="preserve"> PAGEREF _Toc59126257 \h </w:instrText>
            </w:r>
            <w:r w:rsidR="00461860">
              <w:rPr>
                <w:noProof/>
                <w:webHidden/>
              </w:rPr>
            </w:r>
            <w:r w:rsidR="00461860">
              <w:rPr>
                <w:noProof/>
                <w:webHidden/>
              </w:rPr>
              <w:fldChar w:fldCharType="separate"/>
            </w:r>
            <w:r w:rsidR="00461860">
              <w:rPr>
                <w:noProof/>
                <w:webHidden/>
              </w:rPr>
              <w:t>253</w:t>
            </w:r>
            <w:r w:rsidR="00461860">
              <w:rPr>
                <w:noProof/>
                <w:webHidden/>
              </w:rPr>
              <w:fldChar w:fldCharType="end"/>
            </w:r>
          </w:hyperlink>
        </w:p>
        <w:p w14:paraId="37AD60D6" w14:textId="176C50CA"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58"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Base and Offset</w:t>
            </w:r>
            <w:r w:rsidR="00461860">
              <w:rPr>
                <w:noProof/>
                <w:webHidden/>
              </w:rPr>
              <w:tab/>
            </w:r>
            <w:r w:rsidR="00461860">
              <w:rPr>
                <w:noProof/>
                <w:webHidden/>
              </w:rPr>
              <w:fldChar w:fldCharType="begin"/>
            </w:r>
            <w:r w:rsidR="00461860">
              <w:rPr>
                <w:noProof/>
                <w:webHidden/>
              </w:rPr>
              <w:instrText xml:space="preserve"> PAGEREF _Toc59126258 \h </w:instrText>
            </w:r>
            <w:r w:rsidR="00461860">
              <w:rPr>
                <w:noProof/>
                <w:webHidden/>
              </w:rPr>
            </w:r>
            <w:r w:rsidR="00461860">
              <w:rPr>
                <w:noProof/>
                <w:webHidden/>
              </w:rPr>
              <w:fldChar w:fldCharType="separate"/>
            </w:r>
            <w:r w:rsidR="00461860">
              <w:rPr>
                <w:noProof/>
                <w:webHidden/>
              </w:rPr>
              <w:t>257</w:t>
            </w:r>
            <w:r w:rsidR="00461860">
              <w:rPr>
                <w:noProof/>
                <w:webHidden/>
              </w:rPr>
              <w:fldChar w:fldCharType="end"/>
            </w:r>
          </w:hyperlink>
        </w:p>
        <w:p w14:paraId="1168CAE9" w14:textId="413FDA73"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59"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Case</w:t>
            </w:r>
            <w:r w:rsidR="00461860">
              <w:rPr>
                <w:noProof/>
                <w:webHidden/>
              </w:rPr>
              <w:tab/>
            </w:r>
            <w:r w:rsidR="00461860">
              <w:rPr>
                <w:noProof/>
                <w:webHidden/>
              </w:rPr>
              <w:fldChar w:fldCharType="begin"/>
            </w:r>
            <w:r w:rsidR="00461860">
              <w:rPr>
                <w:noProof/>
                <w:webHidden/>
              </w:rPr>
              <w:instrText xml:space="preserve"> PAGEREF _Toc59126259 \h </w:instrText>
            </w:r>
            <w:r w:rsidR="00461860">
              <w:rPr>
                <w:noProof/>
                <w:webHidden/>
              </w:rPr>
            </w:r>
            <w:r w:rsidR="00461860">
              <w:rPr>
                <w:noProof/>
                <w:webHidden/>
              </w:rPr>
              <w:fldChar w:fldCharType="separate"/>
            </w:r>
            <w:r w:rsidR="00461860">
              <w:rPr>
                <w:noProof/>
                <w:webHidden/>
              </w:rPr>
              <w:t>258</w:t>
            </w:r>
            <w:r w:rsidR="00461860">
              <w:rPr>
                <w:noProof/>
                <w:webHidden/>
              </w:rPr>
              <w:fldChar w:fldCharType="end"/>
            </w:r>
          </w:hyperlink>
        </w:p>
        <w:p w14:paraId="7C3D05F6" w14:textId="4CC27165"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60"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Address</w:t>
            </w:r>
            <w:r w:rsidR="00461860">
              <w:rPr>
                <w:noProof/>
                <w:webHidden/>
              </w:rPr>
              <w:tab/>
            </w:r>
            <w:r w:rsidR="00461860">
              <w:rPr>
                <w:noProof/>
                <w:webHidden/>
              </w:rPr>
              <w:fldChar w:fldCharType="begin"/>
            </w:r>
            <w:r w:rsidR="00461860">
              <w:rPr>
                <w:noProof/>
                <w:webHidden/>
              </w:rPr>
              <w:instrText xml:space="preserve"> PAGEREF _Toc59126260 \h </w:instrText>
            </w:r>
            <w:r w:rsidR="00461860">
              <w:rPr>
                <w:noProof/>
                <w:webHidden/>
              </w:rPr>
            </w:r>
            <w:r w:rsidR="00461860">
              <w:rPr>
                <w:noProof/>
                <w:webHidden/>
              </w:rPr>
              <w:fldChar w:fldCharType="separate"/>
            </w:r>
            <w:r w:rsidR="00461860">
              <w:rPr>
                <w:noProof/>
                <w:webHidden/>
              </w:rPr>
              <w:t>258</w:t>
            </w:r>
            <w:r w:rsidR="00461860">
              <w:rPr>
                <w:noProof/>
                <w:webHidden/>
              </w:rPr>
              <w:fldChar w:fldCharType="end"/>
            </w:r>
          </w:hyperlink>
        </w:p>
        <w:p w14:paraId="4C1AACD9" w14:textId="6F1CAE52"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61"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Binary</w:t>
            </w:r>
            <w:r w:rsidR="00461860">
              <w:rPr>
                <w:noProof/>
                <w:webHidden/>
              </w:rPr>
              <w:tab/>
            </w:r>
            <w:r w:rsidR="00461860">
              <w:rPr>
                <w:noProof/>
                <w:webHidden/>
              </w:rPr>
              <w:fldChar w:fldCharType="begin"/>
            </w:r>
            <w:r w:rsidR="00461860">
              <w:rPr>
                <w:noProof/>
                <w:webHidden/>
              </w:rPr>
              <w:instrText xml:space="preserve"> PAGEREF _Toc59126261 \h </w:instrText>
            </w:r>
            <w:r w:rsidR="00461860">
              <w:rPr>
                <w:noProof/>
                <w:webHidden/>
              </w:rPr>
            </w:r>
            <w:r w:rsidR="00461860">
              <w:rPr>
                <w:noProof/>
                <w:webHidden/>
              </w:rPr>
              <w:fldChar w:fldCharType="separate"/>
            </w:r>
            <w:r w:rsidR="00461860">
              <w:rPr>
                <w:noProof/>
                <w:webHidden/>
              </w:rPr>
              <w:t>259</w:t>
            </w:r>
            <w:r w:rsidR="00461860">
              <w:rPr>
                <w:noProof/>
                <w:webHidden/>
              </w:rPr>
              <w:fldChar w:fldCharType="end"/>
            </w:r>
          </w:hyperlink>
        </w:p>
        <w:p w14:paraId="3665CBB0" w14:textId="59ED402F"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62"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Relation</w:t>
            </w:r>
            <w:r w:rsidR="00461860">
              <w:rPr>
                <w:noProof/>
                <w:webHidden/>
              </w:rPr>
              <w:tab/>
            </w:r>
            <w:r w:rsidR="00461860">
              <w:rPr>
                <w:noProof/>
                <w:webHidden/>
              </w:rPr>
              <w:fldChar w:fldCharType="begin"/>
            </w:r>
            <w:r w:rsidR="00461860">
              <w:rPr>
                <w:noProof/>
                <w:webHidden/>
              </w:rPr>
              <w:instrText xml:space="preserve"> PAGEREF _Toc59126262 \h </w:instrText>
            </w:r>
            <w:r w:rsidR="00461860">
              <w:rPr>
                <w:noProof/>
                <w:webHidden/>
              </w:rPr>
            </w:r>
            <w:r w:rsidR="00461860">
              <w:rPr>
                <w:noProof/>
                <w:webHidden/>
              </w:rPr>
              <w:fldChar w:fldCharType="separate"/>
            </w:r>
            <w:r w:rsidR="00461860">
              <w:rPr>
                <w:noProof/>
                <w:webHidden/>
              </w:rPr>
              <w:t>260</w:t>
            </w:r>
            <w:r w:rsidR="00461860">
              <w:rPr>
                <w:noProof/>
                <w:webHidden/>
              </w:rPr>
              <w:fldChar w:fldCharType="end"/>
            </w:r>
          </w:hyperlink>
        </w:p>
        <w:p w14:paraId="7A43E405" w14:textId="4E292755"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63"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Push and Pop</w:t>
            </w:r>
            <w:r w:rsidR="00461860">
              <w:rPr>
                <w:noProof/>
                <w:webHidden/>
              </w:rPr>
              <w:tab/>
            </w:r>
            <w:r w:rsidR="00461860">
              <w:rPr>
                <w:noProof/>
                <w:webHidden/>
              </w:rPr>
              <w:fldChar w:fldCharType="begin"/>
            </w:r>
            <w:r w:rsidR="00461860">
              <w:rPr>
                <w:noProof/>
                <w:webHidden/>
              </w:rPr>
              <w:instrText xml:space="preserve"> PAGEREF _Toc59126263 \h </w:instrText>
            </w:r>
            <w:r w:rsidR="00461860">
              <w:rPr>
                <w:noProof/>
                <w:webHidden/>
              </w:rPr>
            </w:r>
            <w:r w:rsidR="00461860">
              <w:rPr>
                <w:noProof/>
                <w:webHidden/>
              </w:rPr>
              <w:fldChar w:fldCharType="separate"/>
            </w:r>
            <w:r w:rsidR="00461860">
              <w:rPr>
                <w:noProof/>
                <w:webHidden/>
              </w:rPr>
              <w:t>260</w:t>
            </w:r>
            <w:r w:rsidR="00461860">
              <w:rPr>
                <w:noProof/>
                <w:webHidden/>
              </w:rPr>
              <w:fldChar w:fldCharType="end"/>
            </w:r>
          </w:hyperlink>
        </w:p>
        <w:p w14:paraId="198F7FCA" w14:textId="7B86EBD7"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64"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Type Conversion</w:t>
            </w:r>
            <w:r w:rsidR="00461860">
              <w:rPr>
                <w:noProof/>
                <w:webHidden/>
              </w:rPr>
              <w:tab/>
            </w:r>
            <w:r w:rsidR="00461860">
              <w:rPr>
                <w:noProof/>
                <w:webHidden/>
              </w:rPr>
              <w:fldChar w:fldCharType="begin"/>
            </w:r>
            <w:r w:rsidR="00461860">
              <w:rPr>
                <w:noProof/>
                <w:webHidden/>
              </w:rPr>
              <w:instrText xml:space="preserve"> PAGEREF _Toc59126264 \h </w:instrText>
            </w:r>
            <w:r w:rsidR="00461860">
              <w:rPr>
                <w:noProof/>
                <w:webHidden/>
              </w:rPr>
            </w:r>
            <w:r w:rsidR="00461860">
              <w:rPr>
                <w:noProof/>
                <w:webHidden/>
              </w:rPr>
              <w:fldChar w:fldCharType="separate"/>
            </w:r>
            <w:r w:rsidR="00461860">
              <w:rPr>
                <w:noProof/>
                <w:webHidden/>
              </w:rPr>
              <w:t>263</w:t>
            </w:r>
            <w:r w:rsidR="00461860">
              <w:rPr>
                <w:noProof/>
                <w:webHidden/>
              </w:rPr>
              <w:fldChar w:fldCharType="end"/>
            </w:r>
          </w:hyperlink>
        </w:p>
        <w:p w14:paraId="3126387B" w14:textId="71B7C57C"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65" w:history="1">
            <w:r w:rsidR="00461860" w:rsidRPr="00CB763D">
              <w:rPr>
                <w:rStyle w:val="Hyperlnk"/>
                <w:noProof/>
                <w:highlight w:val="white"/>
              </w:rPr>
              <w:t>12.6.4.</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 and Union</w:t>
            </w:r>
            <w:r w:rsidR="00461860">
              <w:rPr>
                <w:noProof/>
                <w:webHidden/>
              </w:rPr>
              <w:tab/>
            </w:r>
            <w:r w:rsidR="00461860">
              <w:rPr>
                <w:noProof/>
                <w:webHidden/>
              </w:rPr>
              <w:fldChar w:fldCharType="begin"/>
            </w:r>
            <w:r w:rsidR="00461860">
              <w:rPr>
                <w:noProof/>
                <w:webHidden/>
              </w:rPr>
              <w:instrText xml:space="preserve"> PAGEREF _Toc59126265 \h </w:instrText>
            </w:r>
            <w:r w:rsidR="00461860">
              <w:rPr>
                <w:noProof/>
                <w:webHidden/>
              </w:rPr>
            </w:r>
            <w:r w:rsidR="00461860">
              <w:rPr>
                <w:noProof/>
                <w:webHidden/>
              </w:rPr>
              <w:fldChar w:fldCharType="separate"/>
            </w:r>
            <w:r w:rsidR="00461860">
              <w:rPr>
                <w:noProof/>
                <w:webHidden/>
              </w:rPr>
              <w:t>265</w:t>
            </w:r>
            <w:r w:rsidR="00461860">
              <w:rPr>
                <w:noProof/>
                <w:webHidden/>
              </w:rPr>
              <w:fldChar w:fldCharType="end"/>
            </w:r>
          </w:hyperlink>
        </w:p>
        <w:p w14:paraId="2251A732" w14:textId="3C9AD12C"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66" w:history="1">
            <w:r w:rsidR="00461860" w:rsidRPr="00CB763D">
              <w:rPr>
                <w:rStyle w:val="Hyperlnk"/>
                <w:noProof/>
                <w:highlight w:val="white"/>
              </w:rPr>
              <w:t>12.6.5.</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 Code</w:t>
            </w:r>
            <w:r w:rsidR="00461860">
              <w:rPr>
                <w:noProof/>
                <w:webHidden/>
              </w:rPr>
              <w:tab/>
            </w:r>
            <w:r w:rsidR="00461860">
              <w:rPr>
                <w:noProof/>
                <w:webHidden/>
              </w:rPr>
              <w:fldChar w:fldCharType="begin"/>
            </w:r>
            <w:r w:rsidR="00461860">
              <w:rPr>
                <w:noProof/>
                <w:webHidden/>
              </w:rPr>
              <w:instrText xml:space="preserve"> PAGEREF _Toc59126266 \h </w:instrText>
            </w:r>
            <w:r w:rsidR="00461860">
              <w:rPr>
                <w:noProof/>
                <w:webHidden/>
              </w:rPr>
            </w:r>
            <w:r w:rsidR="00461860">
              <w:rPr>
                <w:noProof/>
                <w:webHidden/>
              </w:rPr>
              <w:fldChar w:fldCharType="separate"/>
            </w:r>
            <w:r w:rsidR="00461860">
              <w:rPr>
                <w:noProof/>
                <w:webHidden/>
              </w:rPr>
              <w:t>266</w:t>
            </w:r>
            <w:r w:rsidR="00461860">
              <w:rPr>
                <w:noProof/>
                <w:webHidden/>
              </w:rPr>
              <w:fldChar w:fldCharType="end"/>
            </w:r>
          </w:hyperlink>
        </w:p>
        <w:p w14:paraId="3187DAD8" w14:textId="28CA89C5"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67" w:history="1">
            <w:r w:rsidR="00461860" w:rsidRPr="00CB763D">
              <w:rPr>
                <w:rStyle w:val="Hyperlnk"/>
                <w:noProof/>
                <w:highlight w:val="white"/>
              </w:rPr>
              <w:t>12.6.6.</w:t>
            </w:r>
            <w:r w:rsidR="00461860">
              <w:rPr>
                <w:rFonts w:asciiTheme="minorHAnsi" w:eastAsiaTheme="minorEastAsia" w:hAnsiTheme="minorHAnsi"/>
                <w:noProof/>
                <w:color w:val="auto"/>
                <w:lang w:val="sv-SE" w:eastAsia="sv-SE"/>
              </w:rPr>
              <w:tab/>
            </w:r>
            <w:r w:rsidR="00461860" w:rsidRPr="00CB763D">
              <w:rPr>
                <w:rStyle w:val="Hyperlnk"/>
                <w:noProof/>
                <w:highlight w:val="white"/>
              </w:rPr>
              <w:t>Command Line Arguments</w:t>
            </w:r>
            <w:r w:rsidR="00461860">
              <w:rPr>
                <w:noProof/>
                <w:webHidden/>
              </w:rPr>
              <w:tab/>
            </w:r>
            <w:r w:rsidR="00461860">
              <w:rPr>
                <w:noProof/>
                <w:webHidden/>
              </w:rPr>
              <w:fldChar w:fldCharType="begin"/>
            </w:r>
            <w:r w:rsidR="00461860">
              <w:rPr>
                <w:noProof/>
                <w:webHidden/>
              </w:rPr>
              <w:instrText xml:space="preserve"> PAGEREF _Toc59126267 \h </w:instrText>
            </w:r>
            <w:r w:rsidR="00461860">
              <w:rPr>
                <w:noProof/>
                <w:webHidden/>
              </w:rPr>
            </w:r>
            <w:r w:rsidR="00461860">
              <w:rPr>
                <w:noProof/>
                <w:webHidden/>
              </w:rPr>
              <w:fldChar w:fldCharType="separate"/>
            </w:r>
            <w:r w:rsidR="00461860">
              <w:rPr>
                <w:noProof/>
                <w:webHidden/>
              </w:rPr>
              <w:t>267</w:t>
            </w:r>
            <w:r w:rsidR="00461860">
              <w:rPr>
                <w:noProof/>
                <w:webHidden/>
              </w:rPr>
              <w:fldChar w:fldCharType="end"/>
            </w:r>
          </w:hyperlink>
        </w:p>
        <w:p w14:paraId="43E3545B" w14:textId="0125E2D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68"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Text List</w:t>
            </w:r>
            <w:r w:rsidR="00461860">
              <w:rPr>
                <w:noProof/>
                <w:webHidden/>
              </w:rPr>
              <w:tab/>
            </w:r>
            <w:r w:rsidR="00461860">
              <w:rPr>
                <w:noProof/>
                <w:webHidden/>
              </w:rPr>
              <w:fldChar w:fldCharType="begin"/>
            </w:r>
            <w:r w:rsidR="00461860">
              <w:rPr>
                <w:noProof/>
                <w:webHidden/>
              </w:rPr>
              <w:instrText xml:space="preserve"> PAGEREF _Toc59126268 \h </w:instrText>
            </w:r>
            <w:r w:rsidR="00461860">
              <w:rPr>
                <w:noProof/>
                <w:webHidden/>
              </w:rPr>
            </w:r>
            <w:r w:rsidR="00461860">
              <w:rPr>
                <w:noProof/>
                <w:webHidden/>
              </w:rPr>
              <w:fldChar w:fldCharType="separate"/>
            </w:r>
            <w:r w:rsidR="00461860">
              <w:rPr>
                <w:noProof/>
                <w:webHidden/>
              </w:rPr>
              <w:t>270</w:t>
            </w:r>
            <w:r w:rsidR="00461860">
              <w:rPr>
                <w:noProof/>
                <w:webHidden/>
              </w:rPr>
              <w:fldChar w:fldCharType="end"/>
            </w:r>
          </w:hyperlink>
        </w:p>
        <w:p w14:paraId="0327F044" w14:textId="4B1004F1" w:rsidR="00461860" w:rsidRDefault="00DB06E7">
          <w:pPr>
            <w:pStyle w:val="Innehll1"/>
            <w:rPr>
              <w:rFonts w:asciiTheme="minorHAnsi" w:eastAsiaTheme="minorEastAsia" w:hAnsiTheme="minorHAnsi"/>
              <w:noProof/>
              <w:color w:val="auto"/>
              <w:lang w:val="sv-SE" w:eastAsia="sv-SE"/>
            </w:rPr>
          </w:pPr>
          <w:hyperlink w:anchor="_Toc59126269" w:history="1">
            <w:r w:rsidR="00461860" w:rsidRPr="00CB763D">
              <w:rPr>
                <w:rStyle w:val="Hyperlnk"/>
                <w:noProof/>
              </w:rPr>
              <w:t>13.</w:t>
            </w:r>
            <w:r w:rsidR="00461860">
              <w:rPr>
                <w:rFonts w:asciiTheme="minorHAnsi" w:eastAsiaTheme="minorEastAsia" w:hAnsiTheme="minorHAnsi"/>
                <w:noProof/>
                <w:color w:val="auto"/>
                <w:lang w:val="sv-SE" w:eastAsia="sv-SE"/>
              </w:rPr>
              <w:tab/>
            </w:r>
            <w:r w:rsidR="00461860" w:rsidRPr="00CB763D">
              <w:rPr>
                <w:rStyle w:val="Hyperlnk"/>
                <w:noProof/>
              </w:rPr>
              <w:t>Executable Code Generation</w:t>
            </w:r>
            <w:r w:rsidR="00461860">
              <w:rPr>
                <w:noProof/>
                <w:webHidden/>
              </w:rPr>
              <w:tab/>
            </w:r>
            <w:r w:rsidR="00461860">
              <w:rPr>
                <w:noProof/>
                <w:webHidden/>
              </w:rPr>
              <w:fldChar w:fldCharType="begin"/>
            </w:r>
            <w:r w:rsidR="00461860">
              <w:rPr>
                <w:noProof/>
                <w:webHidden/>
              </w:rPr>
              <w:instrText xml:space="preserve"> PAGEREF _Toc59126269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2E3925F0" w14:textId="4E18FB0A"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270" w:history="1">
            <w:r w:rsidR="00461860" w:rsidRPr="00CB763D">
              <w:rPr>
                <w:rStyle w:val="Hyperlnk"/>
                <w:noProof/>
              </w:rPr>
              <w:t>13.1.</w:t>
            </w:r>
            <w:r w:rsidR="00461860">
              <w:rPr>
                <w:rFonts w:asciiTheme="minorHAnsi" w:eastAsiaTheme="minorEastAsia" w:hAnsiTheme="minorHAnsi"/>
                <w:noProof/>
                <w:color w:val="auto"/>
                <w:lang w:val="sv-SE" w:eastAsia="sv-SE"/>
              </w:rPr>
              <w:tab/>
            </w:r>
            <w:r w:rsidR="00461860" w:rsidRPr="00CB763D">
              <w:rPr>
                <w:rStyle w:val="Hyperlnk"/>
                <w:noProof/>
              </w:rPr>
              <w:t>The Windows environment</w:t>
            </w:r>
            <w:r w:rsidR="00461860">
              <w:rPr>
                <w:noProof/>
                <w:webHidden/>
              </w:rPr>
              <w:tab/>
            </w:r>
            <w:r w:rsidR="00461860">
              <w:rPr>
                <w:noProof/>
                <w:webHidden/>
              </w:rPr>
              <w:fldChar w:fldCharType="begin"/>
            </w:r>
            <w:r w:rsidR="00461860">
              <w:rPr>
                <w:noProof/>
                <w:webHidden/>
              </w:rPr>
              <w:instrText xml:space="preserve"> PAGEREF _Toc59126270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61713BBC" w14:textId="1EC2CDF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71"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Main</w:t>
            </w:r>
            <w:r w:rsidR="00461860">
              <w:rPr>
                <w:noProof/>
                <w:webHidden/>
              </w:rPr>
              <w:tab/>
            </w:r>
            <w:r w:rsidR="00461860">
              <w:rPr>
                <w:noProof/>
                <w:webHidden/>
              </w:rPr>
              <w:fldChar w:fldCharType="begin"/>
            </w:r>
            <w:r w:rsidR="00461860">
              <w:rPr>
                <w:noProof/>
                <w:webHidden/>
              </w:rPr>
              <w:instrText xml:space="preserve"> PAGEREF _Toc59126271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500D7A15" w14:textId="5081A798"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72"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Type Size</w:t>
            </w:r>
            <w:r w:rsidR="00461860">
              <w:rPr>
                <w:noProof/>
                <w:webHidden/>
              </w:rPr>
              <w:tab/>
            </w:r>
            <w:r w:rsidR="00461860">
              <w:rPr>
                <w:noProof/>
                <w:webHidden/>
              </w:rPr>
              <w:fldChar w:fldCharType="begin"/>
            </w:r>
            <w:r w:rsidR="00461860">
              <w:rPr>
                <w:noProof/>
                <w:webHidden/>
              </w:rPr>
              <w:instrText xml:space="preserve"> PAGEREF _Toc59126272 \h </w:instrText>
            </w:r>
            <w:r w:rsidR="00461860">
              <w:rPr>
                <w:noProof/>
                <w:webHidden/>
              </w:rPr>
            </w:r>
            <w:r w:rsidR="00461860">
              <w:rPr>
                <w:noProof/>
                <w:webHidden/>
              </w:rPr>
              <w:fldChar w:fldCharType="separate"/>
            </w:r>
            <w:r w:rsidR="00461860">
              <w:rPr>
                <w:noProof/>
                <w:webHidden/>
              </w:rPr>
              <w:t>275</w:t>
            </w:r>
            <w:r w:rsidR="00461860">
              <w:rPr>
                <w:noProof/>
                <w:webHidden/>
              </w:rPr>
              <w:fldChar w:fldCharType="end"/>
            </w:r>
          </w:hyperlink>
        </w:p>
        <w:p w14:paraId="301148DA" w14:textId="5A50E5D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73"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Static Symbol</w:t>
            </w:r>
            <w:r w:rsidR="00461860">
              <w:rPr>
                <w:noProof/>
                <w:webHidden/>
              </w:rPr>
              <w:tab/>
            </w:r>
            <w:r w:rsidR="00461860">
              <w:rPr>
                <w:noProof/>
                <w:webHidden/>
              </w:rPr>
              <w:fldChar w:fldCharType="begin"/>
            </w:r>
            <w:r w:rsidR="00461860">
              <w:rPr>
                <w:noProof/>
                <w:webHidden/>
              </w:rPr>
              <w:instrText xml:space="preserve"> PAGEREF _Toc59126273 \h </w:instrText>
            </w:r>
            <w:r w:rsidR="00461860">
              <w:rPr>
                <w:noProof/>
                <w:webHidden/>
              </w:rPr>
            </w:r>
            <w:r w:rsidR="00461860">
              <w:rPr>
                <w:noProof/>
                <w:webHidden/>
              </w:rPr>
              <w:fldChar w:fldCharType="separate"/>
            </w:r>
            <w:r w:rsidR="00461860">
              <w:rPr>
                <w:noProof/>
                <w:webHidden/>
              </w:rPr>
              <w:t>276</w:t>
            </w:r>
            <w:r w:rsidR="00461860">
              <w:rPr>
                <w:noProof/>
                <w:webHidden/>
              </w:rPr>
              <w:fldChar w:fldCharType="end"/>
            </w:r>
          </w:hyperlink>
        </w:p>
        <w:p w14:paraId="2224A924" w14:textId="0EBF918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74"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Static Value</w:t>
            </w:r>
            <w:r w:rsidR="00461860">
              <w:rPr>
                <w:noProof/>
                <w:webHidden/>
              </w:rPr>
              <w:tab/>
            </w:r>
            <w:r w:rsidR="00461860">
              <w:rPr>
                <w:noProof/>
                <w:webHidden/>
              </w:rPr>
              <w:fldChar w:fldCharType="begin"/>
            </w:r>
            <w:r w:rsidR="00461860">
              <w:rPr>
                <w:noProof/>
                <w:webHidden/>
              </w:rPr>
              <w:instrText xml:space="preserve"> PAGEREF _Toc59126274 \h </w:instrText>
            </w:r>
            <w:r w:rsidR="00461860">
              <w:rPr>
                <w:noProof/>
                <w:webHidden/>
              </w:rPr>
            </w:r>
            <w:r w:rsidR="00461860">
              <w:rPr>
                <w:noProof/>
                <w:webHidden/>
              </w:rPr>
              <w:fldChar w:fldCharType="separate"/>
            </w:r>
            <w:r w:rsidR="00461860">
              <w:rPr>
                <w:noProof/>
                <w:webHidden/>
              </w:rPr>
              <w:t>279</w:t>
            </w:r>
            <w:r w:rsidR="00461860">
              <w:rPr>
                <w:noProof/>
                <w:webHidden/>
              </w:rPr>
              <w:fldChar w:fldCharType="end"/>
            </w:r>
          </w:hyperlink>
        </w:p>
        <w:p w14:paraId="73798AAA" w14:textId="123BA785"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75" w:history="1">
            <w:r w:rsidR="00461860" w:rsidRPr="00CB763D">
              <w:rPr>
                <w:rStyle w:val="Hyperlnk"/>
                <w:noProof/>
                <w:highlight w:val="white"/>
              </w:rPr>
              <w:t>13.1.3.</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End</w:t>
            </w:r>
            <w:r w:rsidR="00461860">
              <w:rPr>
                <w:noProof/>
                <w:webHidden/>
              </w:rPr>
              <w:tab/>
            </w:r>
            <w:r w:rsidR="00461860">
              <w:rPr>
                <w:noProof/>
                <w:webHidden/>
              </w:rPr>
              <w:fldChar w:fldCharType="begin"/>
            </w:r>
            <w:r w:rsidR="00461860">
              <w:rPr>
                <w:noProof/>
                <w:webHidden/>
              </w:rPr>
              <w:instrText xml:space="preserve"> PAGEREF _Toc59126275 \h </w:instrText>
            </w:r>
            <w:r w:rsidR="00461860">
              <w:rPr>
                <w:noProof/>
                <w:webHidden/>
              </w:rPr>
            </w:r>
            <w:r w:rsidR="00461860">
              <w:rPr>
                <w:noProof/>
                <w:webHidden/>
              </w:rPr>
              <w:fldChar w:fldCharType="separate"/>
            </w:r>
            <w:r w:rsidR="00461860">
              <w:rPr>
                <w:noProof/>
                <w:webHidden/>
              </w:rPr>
              <w:t>279</w:t>
            </w:r>
            <w:r w:rsidR="00461860">
              <w:rPr>
                <w:noProof/>
                <w:webHidden/>
              </w:rPr>
              <w:fldChar w:fldCharType="end"/>
            </w:r>
          </w:hyperlink>
        </w:p>
        <w:p w14:paraId="18C98BA1" w14:textId="6536DF45"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76" w:history="1">
            <w:r w:rsidR="00461860" w:rsidRPr="00CB763D">
              <w:rPr>
                <w:rStyle w:val="Hyperlnk"/>
                <w:noProof/>
                <w:highlight w:val="white"/>
              </w:rPr>
              <w:t>13.1.4.</w:t>
            </w:r>
            <w:r w:rsidR="00461860">
              <w:rPr>
                <w:rFonts w:asciiTheme="minorHAnsi" w:eastAsiaTheme="minorEastAsia" w:hAnsiTheme="minorHAnsi"/>
                <w:noProof/>
                <w:color w:val="auto"/>
                <w:lang w:val="sv-SE" w:eastAsia="sv-SE"/>
              </w:rPr>
              <w:tab/>
            </w:r>
            <w:r w:rsidR="00461860" w:rsidRPr="00CB763D">
              <w:rPr>
                <w:rStyle w:val="Hyperlnk"/>
                <w:noProof/>
                <w:highlight w:val="white"/>
              </w:rPr>
              <w:t>Target Code Generation</w:t>
            </w:r>
            <w:r w:rsidR="00461860">
              <w:rPr>
                <w:noProof/>
                <w:webHidden/>
              </w:rPr>
              <w:tab/>
            </w:r>
            <w:r w:rsidR="00461860">
              <w:rPr>
                <w:noProof/>
                <w:webHidden/>
              </w:rPr>
              <w:fldChar w:fldCharType="begin"/>
            </w:r>
            <w:r w:rsidR="00461860">
              <w:rPr>
                <w:noProof/>
                <w:webHidden/>
              </w:rPr>
              <w:instrText xml:space="preserve"> PAGEREF _Toc59126276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06FE5A50" w14:textId="370BCF03"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77" w:history="1">
            <w:r w:rsidR="00461860" w:rsidRPr="00CB763D">
              <w:rPr>
                <w:rStyle w:val="Hyperlnk"/>
                <w:noProof/>
                <w:highlight w:val="white"/>
              </w:rPr>
              <w:t>13.1.5.</w:t>
            </w:r>
            <w:r w:rsidR="00461860">
              <w:rPr>
                <w:rFonts w:asciiTheme="minorHAnsi" w:eastAsiaTheme="minorEastAsia" w:hAnsiTheme="minorHAnsi"/>
                <w:noProof/>
                <w:color w:val="auto"/>
                <w:lang w:val="sv-SE" w:eastAsia="sv-SE"/>
              </w:rPr>
              <w:tab/>
            </w:r>
            <w:r w:rsidR="00461860" w:rsidRPr="00CB763D">
              <w:rPr>
                <w:rStyle w:val="Hyperlnk"/>
                <w:noProof/>
                <w:highlight w:val="white"/>
              </w:rPr>
              <w:t>Exit</w:t>
            </w:r>
            <w:r w:rsidR="00461860">
              <w:rPr>
                <w:noProof/>
                <w:webHidden/>
              </w:rPr>
              <w:tab/>
            </w:r>
            <w:r w:rsidR="00461860">
              <w:rPr>
                <w:noProof/>
                <w:webHidden/>
              </w:rPr>
              <w:fldChar w:fldCharType="begin"/>
            </w:r>
            <w:r w:rsidR="00461860">
              <w:rPr>
                <w:noProof/>
                <w:webHidden/>
              </w:rPr>
              <w:instrText xml:space="preserve"> PAGEREF _Toc59126277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66DB52BA" w14:textId="0DEC9178"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78" w:history="1">
            <w:r w:rsidR="00461860" w:rsidRPr="00CB763D">
              <w:rPr>
                <w:rStyle w:val="Hyperlnk"/>
                <w:noProof/>
                <w:highlight w:val="white"/>
              </w:rPr>
              <w:t>13.1.6.</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 Code</w:t>
            </w:r>
            <w:r w:rsidR="00461860">
              <w:rPr>
                <w:noProof/>
                <w:webHidden/>
              </w:rPr>
              <w:tab/>
            </w:r>
            <w:r w:rsidR="00461860">
              <w:rPr>
                <w:noProof/>
                <w:webHidden/>
              </w:rPr>
              <w:fldChar w:fldCharType="begin"/>
            </w:r>
            <w:r w:rsidR="00461860">
              <w:rPr>
                <w:noProof/>
                <w:webHidden/>
              </w:rPr>
              <w:instrText xml:space="preserve"> PAGEREF _Toc59126278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07019519" w14:textId="2DE9C3D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79" w:history="1">
            <w:r w:rsidR="00461860" w:rsidRPr="00CB763D">
              <w:rPr>
                <w:rStyle w:val="Hyperlnk"/>
                <w:noProof/>
                <w:highlight w:val="white"/>
              </w:rPr>
              <w:t>13.1.7.</w:t>
            </w:r>
            <w:r w:rsidR="00461860">
              <w:rPr>
                <w:rFonts w:asciiTheme="minorHAnsi" w:eastAsiaTheme="minorEastAsia" w:hAnsiTheme="minorHAnsi"/>
                <w:noProof/>
                <w:color w:val="auto"/>
                <w:lang w:val="sv-SE" w:eastAsia="sv-SE"/>
              </w:rPr>
              <w:tab/>
            </w:r>
            <w:r w:rsidR="00461860" w:rsidRPr="00CB763D">
              <w:rPr>
                <w:rStyle w:val="Hyperlnk"/>
                <w:noProof/>
                <w:highlight w:val="white"/>
              </w:rPr>
              <w:t>Command Line Arguments</w:t>
            </w:r>
            <w:r w:rsidR="00461860">
              <w:rPr>
                <w:noProof/>
                <w:webHidden/>
              </w:rPr>
              <w:tab/>
            </w:r>
            <w:r w:rsidR="00461860">
              <w:rPr>
                <w:noProof/>
                <w:webHidden/>
              </w:rPr>
              <w:fldChar w:fldCharType="begin"/>
            </w:r>
            <w:r w:rsidR="00461860">
              <w:rPr>
                <w:noProof/>
                <w:webHidden/>
              </w:rPr>
              <w:instrText xml:space="preserve"> PAGEREF _Toc59126279 \h </w:instrText>
            </w:r>
            <w:r w:rsidR="00461860">
              <w:rPr>
                <w:noProof/>
                <w:webHidden/>
              </w:rPr>
            </w:r>
            <w:r w:rsidR="00461860">
              <w:rPr>
                <w:noProof/>
                <w:webHidden/>
              </w:rPr>
              <w:fldChar w:fldCharType="separate"/>
            </w:r>
            <w:r w:rsidR="00461860">
              <w:rPr>
                <w:noProof/>
                <w:webHidden/>
              </w:rPr>
              <w:t>281</w:t>
            </w:r>
            <w:r w:rsidR="00461860">
              <w:rPr>
                <w:noProof/>
                <w:webHidden/>
              </w:rPr>
              <w:fldChar w:fldCharType="end"/>
            </w:r>
          </w:hyperlink>
        </w:p>
        <w:p w14:paraId="62C1864B" w14:textId="5BC7EA33"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80"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Windows Jump Info</w:t>
            </w:r>
            <w:r w:rsidR="00461860">
              <w:rPr>
                <w:noProof/>
                <w:webHidden/>
              </w:rPr>
              <w:tab/>
            </w:r>
            <w:r w:rsidR="00461860">
              <w:rPr>
                <w:noProof/>
                <w:webHidden/>
              </w:rPr>
              <w:fldChar w:fldCharType="begin"/>
            </w:r>
            <w:r w:rsidR="00461860">
              <w:rPr>
                <w:noProof/>
                <w:webHidden/>
              </w:rPr>
              <w:instrText xml:space="preserve"> PAGEREF _Toc59126280 \h </w:instrText>
            </w:r>
            <w:r w:rsidR="00461860">
              <w:rPr>
                <w:noProof/>
                <w:webHidden/>
              </w:rPr>
            </w:r>
            <w:r w:rsidR="00461860">
              <w:rPr>
                <w:noProof/>
                <w:webHidden/>
              </w:rPr>
              <w:fldChar w:fldCharType="separate"/>
            </w:r>
            <w:r w:rsidR="00461860">
              <w:rPr>
                <w:noProof/>
                <w:webHidden/>
              </w:rPr>
              <w:t>286</w:t>
            </w:r>
            <w:r w:rsidR="00461860">
              <w:rPr>
                <w:noProof/>
                <w:webHidden/>
              </w:rPr>
              <w:fldChar w:fldCharType="end"/>
            </w:r>
          </w:hyperlink>
        </w:p>
        <w:p w14:paraId="3549DD83" w14:textId="1782E974"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81"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Windows Byte List</w:t>
            </w:r>
            <w:r w:rsidR="00461860">
              <w:rPr>
                <w:noProof/>
                <w:webHidden/>
              </w:rPr>
              <w:tab/>
            </w:r>
            <w:r w:rsidR="00461860">
              <w:rPr>
                <w:noProof/>
                <w:webHidden/>
              </w:rPr>
              <w:fldChar w:fldCharType="begin"/>
            </w:r>
            <w:r w:rsidR="00461860">
              <w:rPr>
                <w:noProof/>
                <w:webHidden/>
              </w:rPr>
              <w:instrText xml:space="preserve"> PAGEREF _Toc59126281 \h </w:instrText>
            </w:r>
            <w:r w:rsidR="00461860">
              <w:rPr>
                <w:noProof/>
                <w:webHidden/>
              </w:rPr>
            </w:r>
            <w:r w:rsidR="00461860">
              <w:rPr>
                <w:noProof/>
                <w:webHidden/>
              </w:rPr>
              <w:fldChar w:fldCharType="separate"/>
            </w:r>
            <w:r w:rsidR="00461860">
              <w:rPr>
                <w:noProof/>
                <w:webHidden/>
              </w:rPr>
              <w:t>289</w:t>
            </w:r>
            <w:r w:rsidR="00461860">
              <w:rPr>
                <w:noProof/>
                <w:webHidden/>
              </w:rPr>
              <w:fldChar w:fldCharType="end"/>
            </w:r>
          </w:hyperlink>
        </w:p>
        <w:p w14:paraId="6DC3C480" w14:textId="361EFFC2"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82" w:history="1">
            <w:r w:rsidR="00461860" w:rsidRPr="00CB763D">
              <w:rPr>
                <w:rStyle w:val="Hyperlnk"/>
                <w:noProof/>
                <w:highlight w:val="white"/>
              </w:rPr>
              <w:t>13.1.3.</w:t>
            </w:r>
            <w:r w:rsidR="00461860">
              <w:rPr>
                <w:rFonts w:asciiTheme="minorHAnsi" w:eastAsiaTheme="minorEastAsia" w:hAnsiTheme="minorHAnsi"/>
                <w:noProof/>
                <w:color w:val="auto"/>
                <w:lang w:val="sv-SE" w:eastAsia="sv-SE"/>
              </w:rPr>
              <w:tab/>
            </w:r>
            <w:r w:rsidR="00461860" w:rsidRPr="00CB763D">
              <w:rPr>
                <w:rStyle w:val="Hyperlnk"/>
                <w:noProof/>
                <w:highlight w:val="white"/>
              </w:rPr>
              <w:t>Byte List</w:t>
            </w:r>
            <w:r w:rsidR="00461860">
              <w:rPr>
                <w:noProof/>
                <w:webHidden/>
              </w:rPr>
              <w:tab/>
            </w:r>
            <w:r w:rsidR="00461860">
              <w:rPr>
                <w:noProof/>
                <w:webHidden/>
              </w:rPr>
              <w:fldChar w:fldCharType="begin"/>
            </w:r>
            <w:r w:rsidR="00461860">
              <w:rPr>
                <w:noProof/>
                <w:webHidden/>
              </w:rPr>
              <w:instrText xml:space="preserve"> PAGEREF _Toc59126282 \h </w:instrText>
            </w:r>
            <w:r w:rsidR="00461860">
              <w:rPr>
                <w:noProof/>
                <w:webHidden/>
              </w:rPr>
            </w:r>
            <w:r w:rsidR="00461860">
              <w:rPr>
                <w:noProof/>
                <w:webHidden/>
              </w:rPr>
              <w:fldChar w:fldCharType="separate"/>
            </w:r>
            <w:r w:rsidR="00461860">
              <w:rPr>
                <w:noProof/>
                <w:webHidden/>
              </w:rPr>
              <w:t>290</w:t>
            </w:r>
            <w:r w:rsidR="00461860">
              <w:rPr>
                <w:noProof/>
                <w:webHidden/>
              </w:rPr>
              <w:fldChar w:fldCharType="end"/>
            </w:r>
          </w:hyperlink>
        </w:p>
        <w:p w14:paraId="0A566182" w14:textId="0AD3F28D"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283" w:history="1">
            <w:r w:rsidR="00461860" w:rsidRPr="00CB763D">
              <w:rPr>
                <w:rStyle w:val="Hyperlnk"/>
                <w:noProof/>
              </w:rPr>
              <w:t>13.2.</w:t>
            </w:r>
            <w:r w:rsidR="00461860">
              <w:rPr>
                <w:rFonts w:asciiTheme="minorHAnsi" w:eastAsiaTheme="minorEastAsia" w:hAnsiTheme="minorHAnsi"/>
                <w:noProof/>
                <w:color w:val="auto"/>
                <w:lang w:val="sv-SE" w:eastAsia="sv-SE"/>
              </w:rPr>
              <w:tab/>
            </w:r>
            <w:r w:rsidR="00461860" w:rsidRPr="00CB763D">
              <w:rPr>
                <w:rStyle w:val="Hyperlnk"/>
                <w:noProof/>
              </w:rPr>
              <w:t>Linking</w:t>
            </w:r>
            <w:r w:rsidR="00461860">
              <w:rPr>
                <w:noProof/>
                <w:webHidden/>
              </w:rPr>
              <w:tab/>
            </w:r>
            <w:r w:rsidR="00461860">
              <w:rPr>
                <w:noProof/>
                <w:webHidden/>
              </w:rPr>
              <w:fldChar w:fldCharType="begin"/>
            </w:r>
            <w:r w:rsidR="00461860">
              <w:rPr>
                <w:noProof/>
                <w:webHidden/>
              </w:rPr>
              <w:instrText xml:space="preserve"> PAGEREF _Toc59126283 \h </w:instrText>
            </w:r>
            <w:r w:rsidR="00461860">
              <w:rPr>
                <w:noProof/>
                <w:webHidden/>
              </w:rPr>
            </w:r>
            <w:r w:rsidR="00461860">
              <w:rPr>
                <w:noProof/>
                <w:webHidden/>
              </w:rPr>
              <w:fldChar w:fldCharType="separate"/>
            </w:r>
            <w:r w:rsidR="00461860">
              <w:rPr>
                <w:noProof/>
                <w:webHidden/>
              </w:rPr>
              <w:t>297</w:t>
            </w:r>
            <w:r w:rsidR="00461860">
              <w:rPr>
                <w:noProof/>
                <w:webHidden/>
              </w:rPr>
              <w:fldChar w:fldCharType="end"/>
            </w:r>
          </w:hyperlink>
        </w:p>
        <w:p w14:paraId="2EE76735" w14:textId="7CE96E96"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84" w:history="1">
            <w:r w:rsidR="00461860" w:rsidRPr="00CB763D">
              <w:rPr>
                <w:rStyle w:val="Hyperlnk"/>
                <w:noProof/>
              </w:rPr>
              <w:t>13.2.1.</w:t>
            </w:r>
            <w:r w:rsidR="00461860">
              <w:rPr>
                <w:rFonts w:asciiTheme="minorHAnsi" w:eastAsiaTheme="minorEastAsia" w:hAnsiTheme="minorHAnsi"/>
                <w:noProof/>
                <w:color w:val="auto"/>
                <w:lang w:val="sv-SE" w:eastAsia="sv-SE"/>
              </w:rPr>
              <w:tab/>
            </w:r>
            <w:r w:rsidR="00461860" w:rsidRPr="00CB763D">
              <w:rPr>
                <w:rStyle w:val="Hyperlnk"/>
                <w:noProof/>
              </w:rPr>
              <w:t>The Linker Class</w:t>
            </w:r>
            <w:r w:rsidR="00461860">
              <w:rPr>
                <w:noProof/>
                <w:webHidden/>
              </w:rPr>
              <w:tab/>
            </w:r>
            <w:r w:rsidR="00461860">
              <w:rPr>
                <w:noProof/>
                <w:webHidden/>
              </w:rPr>
              <w:fldChar w:fldCharType="begin"/>
            </w:r>
            <w:r w:rsidR="00461860">
              <w:rPr>
                <w:noProof/>
                <w:webHidden/>
              </w:rPr>
              <w:instrText xml:space="preserve"> PAGEREF _Toc59126284 \h </w:instrText>
            </w:r>
            <w:r w:rsidR="00461860">
              <w:rPr>
                <w:noProof/>
                <w:webHidden/>
              </w:rPr>
            </w:r>
            <w:r w:rsidR="00461860">
              <w:rPr>
                <w:noProof/>
                <w:webHidden/>
              </w:rPr>
              <w:fldChar w:fldCharType="separate"/>
            </w:r>
            <w:r w:rsidR="00461860">
              <w:rPr>
                <w:noProof/>
                <w:webHidden/>
              </w:rPr>
              <w:t>298</w:t>
            </w:r>
            <w:r w:rsidR="00461860">
              <w:rPr>
                <w:noProof/>
                <w:webHidden/>
              </w:rPr>
              <w:fldChar w:fldCharType="end"/>
            </w:r>
          </w:hyperlink>
        </w:p>
        <w:p w14:paraId="7E6F31D2" w14:textId="4536A76B" w:rsidR="00461860" w:rsidRDefault="00DB06E7">
          <w:pPr>
            <w:pStyle w:val="Innehll1"/>
            <w:rPr>
              <w:rFonts w:asciiTheme="minorHAnsi" w:eastAsiaTheme="minorEastAsia" w:hAnsiTheme="minorHAnsi"/>
              <w:noProof/>
              <w:color w:val="auto"/>
              <w:lang w:val="sv-SE" w:eastAsia="sv-SE"/>
            </w:rPr>
          </w:pPr>
          <w:hyperlink w:anchor="_Toc59126285" w:history="1">
            <w:r w:rsidR="00461860" w:rsidRPr="00CB763D">
              <w:rPr>
                <w:rStyle w:val="Hyperlnk"/>
                <w:noProof/>
              </w:rPr>
              <w:t>A.</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_Toc59126285 \h </w:instrText>
            </w:r>
            <w:r w:rsidR="00461860">
              <w:rPr>
                <w:noProof/>
                <w:webHidden/>
              </w:rPr>
            </w:r>
            <w:r w:rsidR="00461860">
              <w:rPr>
                <w:noProof/>
                <w:webHidden/>
              </w:rPr>
              <w:fldChar w:fldCharType="separate"/>
            </w:r>
            <w:r w:rsidR="00461860">
              <w:rPr>
                <w:noProof/>
                <w:webHidden/>
              </w:rPr>
              <w:t>304</w:t>
            </w:r>
            <w:r w:rsidR="00461860">
              <w:rPr>
                <w:noProof/>
                <w:webHidden/>
              </w:rPr>
              <w:fldChar w:fldCharType="end"/>
            </w:r>
          </w:hyperlink>
        </w:p>
        <w:p w14:paraId="0AD72FC4" w14:textId="645D4A3D"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286" w:history="1">
            <w:r w:rsidR="00461860" w:rsidRPr="00CB763D">
              <w:rPr>
                <w:rStyle w:val="Hyperlnk"/>
                <w:noProof/>
              </w:rPr>
              <w:t>13.3.</w:t>
            </w:r>
            <w:r w:rsidR="00461860">
              <w:rPr>
                <w:rFonts w:asciiTheme="minorHAnsi" w:eastAsiaTheme="minorEastAsia" w:hAnsiTheme="minorHAnsi"/>
                <w:noProof/>
                <w:color w:val="auto"/>
                <w:lang w:val="sv-SE" w:eastAsia="sv-SE"/>
              </w:rPr>
              <w:tab/>
            </w:r>
            <w:r w:rsidR="00461860" w:rsidRPr="00CB763D">
              <w:rPr>
                <w:rStyle w:val="Hyperlnk"/>
                <w:noProof/>
              </w:rPr>
              <w:t>Integral and Floating Limits</w:t>
            </w:r>
            <w:r w:rsidR="00461860">
              <w:rPr>
                <w:noProof/>
                <w:webHidden/>
              </w:rPr>
              <w:tab/>
            </w:r>
            <w:r w:rsidR="00461860">
              <w:rPr>
                <w:noProof/>
                <w:webHidden/>
              </w:rPr>
              <w:fldChar w:fldCharType="begin"/>
            </w:r>
            <w:r w:rsidR="00461860">
              <w:rPr>
                <w:noProof/>
                <w:webHidden/>
              </w:rPr>
              <w:instrText xml:space="preserve"> PAGEREF _Toc59126286 \h </w:instrText>
            </w:r>
            <w:r w:rsidR="00461860">
              <w:rPr>
                <w:noProof/>
                <w:webHidden/>
              </w:rPr>
            </w:r>
            <w:r w:rsidR="00461860">
              <w:rPr>
                <w:noProof/>
                <w:webHidden/>
              </w:rPr>
              <w:fldChar w:fldCharType="separate"/>
            </w:r>
            <w:r w:rsidR="00461860">
              <w:rPr>
                <w:noProof/>
                <w:webHidden/>
              </w:rPr>
              <w:t>304</w:t>
            </w:r>
            <w:r w:rsidR="00461860">
              <w:rPr>
                <w:noProof/>
                <w:webHidden/>
              </w:rPr>
              <w:fldChar w:fldCharType="end"/>
            </w:r>
          </w:hyperlink>
        </w:p>
        <w:p w14:paraId="7C502A05" w14:textId="24D5E26A"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287" w:history="1">
            <w:r w:rsidR="00461860" w:rsidRPr="00CB763D">
              <w:rPr>
                <w:rStyle w:val="Hyperlnk"/>
                <w:noProof/>
              </w:rPr>
              <w:t>13.4.</w:t>
            </w:r>
            <w:r w:rsidR="00461860">
              <w:rPr>
                <w:rFonts w:asciiTheme="minorHAnsi" w:eastAsiaTheme="minorEastAsia" w:hAnsiTheme="minorHAnsi"/>
                <w:noProof/>
                <w:color w:val="auto"/>
                <w:lang w:val="sv-SE" w:eastAsia="sv-SE"/>
              </w:rPr>
              <w:tab/>
            </w:r>
            <w:r w:rsidR="00461860" w:rsidRPr="00CB763D">
              <w:rPr>
                <w:rStyle w:val="Hyperlnk"/>
                <w:noProof/>
              </w:rPr>
              <w:t>The assert Macro</w:t>
            </w:r>
            <w:r w:rsidR="00461860">
              <w:rPr>
                <w:noProof/>
                <w:webHidden/>
              </w:rPr>
              <w:tab/>
            </w:r>
            <w:r w:rsidR="00461860">
              <w:rPr>
                <w:noProof/>
                <w:webHidden/>
              </w:rPr>
              <w:fldChar w:fldCharType="begin"/>
            </w:r>
            <w:r w:rsidR="00461860">
              <w:rPr>
                <w:noProof/>
                <w:webHidden/>
              </w:rPr>
              <w:instrText xml:space="preserve"> PAGEREF _Toc59126287 \h </w:instrText>
            </w:r>
            <w:r w:rsidR="00461860">
              <w:rPr>
                <w:noProof/>
                <w:webHidden/>
              </w:rPr>
            </w:r>
            <w:r w:rsidR="00461860">
              <w:rPr>
                <w:noProof/>
                <w:webHidden/>
              </w:rPr>
              <w:fldChar w:fldCharType="separate"/>
            </w:r>
            <w:r w:rsidR="00461860">
              <w:rPr>
                <w:noProof/>
                <w:webHidden/>
              </w:rPr>
              <w:t>305</w:t>
            </w:r>
            <w:r w:rsidR="00461860">
              <w:rPr>
                <w:noProof/>
                <w:webHidden/>
              </w:rPr>
              <w:fldChar w:fldCharType="end"/>
            </w:r>
          </w:hyperlink>
        </w:p>
        <w:p w14:paraId="2A690E62" w14:textId="72F16865"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288" w:history="1">
            <w:r w:rsidR="00461860" w:rsidRPr="00CB763D">
              <w:rPr>
                <w:rStyle w:val="Hyperlnk"/>
                <w:noProof/>
              </w:rPr>
              <w:t>13.5.</w:t>
            </w:r>
            <w:r w:rsidR="00461860">
              <w:rPr>
                <w:rFonts w:asciiTheme="minorHAnsi" w:eastAsiaTheme="minorEastAsia" w:hAnsiTheme="minorHAnsi"/>
                <w:noProof/>
                <w:color w:val="auto"/>
                <w:lang w:val="sv-SE" w:eastAsia="sv-SE"/>
              </w:rPr>
              <w:tab/>
            </w:r>
            <w:r w:rsidR="00461860" w:rsidRPr="00CB763D">
              <w:rPr>
                <w:rStyle w:val="Hyperlnk"/>
                <w:noProof/>
              </w:rPr>
              <w:t>Locale Data</w:t>
            </w:r>
            <w:r w:rsidR="00461860">
              <w:rPr>
                <w:noProof/>
                <w:webHidden/>
              </w:rPr>
              <w:tab/>
            </w:r>
            <w:r w:rsidR="00461860">
              <w:rPr>
                <w:noProof/>
                <w:webHidden/>
              </w:rPr>
              <w:fldChar w:fldCharType="begin"/>
            </w:r>
            <w:r w:rsidR="00461860">
              <w:rPr>
                <w:noProof/>
                <w:webHidden/>
              </w:rPr>
              <w:instrText xml:space="preserve"> PAGEREF _Toc59126288 \h </w:instrText>
            </w:r>
            <w:r w:rsidR="00461860">
              <w:rPr>
                <w:noProof/>
                <w:webHidden/>
              </w:rPr>
            </w:r>
            <w:r w:rsidR="00461860">
              <w:rPr>
                <w:noProof/>
                <w:webHidden/>
              </w:rPr>
              <w:fldChar w:fldCharType="separate"/>
            </w:r>
            <w:r w:rsidR="00461860">
              <w:rPr>
                <w:noProof/>
                <w:webHidden/>
              </w:rPr>
              <w:t>306</w:t>
            </w:r>
            <w:r w:rsidR="00461860">
              <w:rPr>
                <w:noProof/>
                <w:webHidden/>
              </w:rPr>
              <w:fldChar w:fldCharType="end"/>
            </w:r>
          </w:hyperlink>
        </w:p>
        <w:p w14:paraId="1B599627" w14:textId="39F1D076"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289" w:history="1">
            <w:r w:rsidR="00461860" w:rsidRPr="00CB763D">
              <w:rPr>
                <w:rStyle w:val="Hyperlnk"/>
                <w:noProof/>
              </w:rPr>
              <w:t>13.6.</w:t>
            </w:r>
            <w:r w:rsidR="00461860">
              <w:rPr>
                <w:rFonts w:asciiTheme="minorHAnsi" w:eastAsiaTheme="minorEastAsia" w:hAnsiTheme="minorHAnsi"/>
                <w:noProof/>
                <w:color w:val="auto"/>
                <w:lang w:val="sv-SE" w:eastAsia="sv-SE"/>
              </w:rPr>
              <w:tab/>
            </w:r>
            <w:r w:rsidR="00461860" w:rsidRPr="00CB763D">
              <w:rPr>
                <w:rStyle w:val="Hyperlnk"/>
                <w:noProof/>
              </w:rPr>
              <w:t>Character Types</w:t>
            </w:r>
            <w:r w:rsidR="00461860">
              <w:rPr>
                <w:noProof/>
                <w:webHidden/>
              </w:rPr>
              <w:tab/>
            </w:r>
            <w:r w:rsidR="00461860">
              <w:rPr>
                <w:noProof/>
                <w:webHidden/>
              </w:rPr>
              <w:fldChar w:fldCharType="begin"/>
            </w:r>
            <w:r w:rsidR="00461860">
              <w:rPr>
                <w:noProof/>
                <w:webHidden/>
              </w:rPr>
              <w:instrText xml:space="preserve"> PAGEREF _Toc59126289 \h </w:instrText>
            </w:r>
            <w:r w:rsidR="00461860">
              <w:rPr>
                <w:noProof/>
                <w:webHidden/>
              </w:rPr>
            </w:r>
            <w:r w:rsidR="00461860">
              <w:rPr>
                <w:noProof/>
                <w:webHidden/>
              </w:rPr>
              <w:fldChar w:fldCharType="separate"/>
            </w:r>
            <w:r w:rsidR="00461860">
              <w:rPr>
                <w:noProof/>
                <w:webHidden/>
              </w:rPr>
              <w:t>308</w:t>
            </w:r>
            <w:r w:rsidR="00461860">
              <w:rPr>
                <w:noProof/>
                <w:webHidden/>
              </w:rPr>
              <w:fldChar w:fldCharType="end"/>
            </w:r>
          </w:hyperlink>
        </w:p>
        <w:p w14:paraId="56E213C2" w14:textId="1CD130CE"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290" w:history="1">
            <w:r w:rsidR="00461860" w:rsidRPr="00CB763D">
              <w:rPr>
                <w:rStyle w:val="Hyperlnk"/>
                <w:noProof/>
              </w:rPr>
              <w:t>13.7.</w:t>
            </w:r>
            <w:r w:rsidR="00461860">
              <w:rPr>
                <w:rFonts w:asciiTheme="minorHAnsi" w:eastAsiaTheme="minorEastAsia" w:hAnsiTheme="minorHAnsi"/>
                <w:noProof/>
                <w:color w:val="auto"/>
                <w:lang w:val="sv-SE" w:eastAsia="sv-SE"/>
              </w:rPr>
              <w:tab/>
            </w:r>
            <w:r w:rsidR="00461860" w:rsidRPr="00CB763D">
              <w:rPr>
                <w:rStyle w:val="Hyperlnk"/>
                <w:noProof/>
              </w:rPr>
              <w:t>Strings</w:t>
            </w:r>
            <w:r w:rsidR="00461860">
              <w:rPr>
                <w:noProof/>
                <w:webHidden/>
              </w:rPr>
              <w:tab/>
            </w:r>
            <w:r w:rsidR="00461860">
              <w:rPr>
                <w:noProof/>
                <w:webHidden/>
              </w:rPr>
              <w:fldChar w:fldCharType="begin"/>
            </w:r>
            <w:r w:rsidR="00461860">
              <w:rPr>
                <w:noProof/>
                <w:webHidden/>
              </w:rPr>
              <w:instrText xml:space="preserve"> PAGEREF _Toc59126290 \h </w:instrText>
            </w:r>
            <w:r w:rsidR="00461860">
              <w:rPr>
                <w:noProof/>
                <w:webHidden/>
              </w:rPr>
            </w:r>
            <w:r w:rsidR="00461860">
              <w:rPr>
                <w:noProof/>
                <w:webHidden/>
              </w:rPr>
              <w:fldChar w:fldCharType="separate"/>
            </w:r>
            <w:r w:rsidR="00461860">
              <w:rPr>
                <w:noProof/>
                <w:webHidden/>
              </w:rPr>
              <w:t>311</w:t>
            </w:r>
            <w:r w:rsidR="00461860">
              <w:rPr>
                <w:noProof/>
                <w:webHidden/>
              </w:rPr>
              <w:fldChar w:fldCharType="end"/>
            </w:r>
          </w:hyperlink>
        </w:p>
        <w:p w14:paraId="3A1CDF28" w14:textId="3643226F"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291" w:history="1">
            <w:r w:rsidR="00461860" w:rsidRPr="00CB763D">
              <w:rPr>
                <w:rStyle w:val="Hyperlnk"/>
                <w:noProof/>
              </w:rPr>
              <w:t>13.8.</w:t>
            </w:r>
            <w:r w:rsidR="00461860">
              <w:rPr>
                <w:rFonts w:asciiTheme="minorHAnsi" w:eastAsiaTheme="minorEastAsia" w:hAnsiTheme="minorHAnsi"/>
                <w:noProof/>
                <w:color w:val="auto"/>
                <w:lang w:val="sv-SE" w:eastAsia="sv-SE"/>
              </w:rPr>
              <w:tab/>
            </w:r>
            <w:r w:rsidR="00461860" w:rsidRPr="00CB763D">
              <w:rPr>
                <w:rStyle w:val="Hyperlnk"/>
                <w:noProof/>
              </w:rPr>
              <w:t>Long Jumps</w:t>
            </w:r>
            <w:r w:rsidR="00461860">
              <w:rPr>
                <w:noProof/>
                <w:webHidden/>
              </w:rPr>
              <w:tab/>
            </w:r>
            <w:r w:rsidR="00461860">
              <w:rPr>
                <w:noProof/>
                <w:webHidden/>
              </w:rPr>
              <w:fldChar w:fldCharType="begin"/>
            </w:r>
            <w:r w:rsidR="00461860">
              <w:rPr>
                <w:noProof/>
                <w:webHidden/>
              </w:rPr>
              <w:instrText xml:space="preserve"> PAGEREF _Toc59126291 \h </w:instrText>
            </w:r>
            <w:r w:rsidR="00461860">
              <w:rPr>
                <w:noProof/>
                <w:webHidden/>
              </w:rPr>
            </w:r>
            <w:r w:rsidR="00461860">
              <w:rPr>
                <w:noProof/>
                <w:webHidden/>
              </w:rPr>
              <w:fldChar w:fldCharType="separate"/>
            </w:r>
            <w:r w:rsidR="00461860">
              <w:rPr>
                <w:noProof/>
                <w:webHidden/>
              </w:rPr>
              <w:t>317</w:t>
            </w:r>
            <w:r w:rsidR="00461860">
              <w:rPr>
                <w:noProof/>
                <w:webHidden/>
              </w:rPr>
              <w:fldChar w:fldCharType="end"/>
            </w:r>
          </w:hyperlink>
        </w:p>
        <w:p w14:paraId="00A9C7AB" w14:textId="712B1836"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292" w:history="1">
            <w:r w:rsidR="00461860" w:rsidRPr="00CB763D">
              <w:rPr>
                <w:rStyle w:val="Hyperlnk"/>
                <w:noProof/>
              </w:rPr>
              <w:t>13.9.</w:t>
            </w:r>
            <w:r w:rsidR="00461860">
              <w:rPr>
                <w:rFonts w:asciiTheme="minorHAnsi" w:eastAsiaTheme="minorEastAsia" w:hAnsiTheme="minorHAnsi"/>
                <w:noProof/>
                <w:color w:val="auto"/>
                <w:lang w:val="sv-SE" w:eastAsia="sv-SE"/>
              </w:rPr>
              <w:tab/>
            </w:r>
            <w:r w:rsidR="00461860" w:rsidRPr="00CB763D">
              <w:rPr>
                <w:rStyle w:val="Hyperlnk"/>
                <w:noProof/>
              </w:rPr>
              <w:t>Mathematical Functions</w:t>
            </w:r>
            <w:r w:rsidR="00461860">
              <w:rPr>
                <w:noProof/>
                <w:webHidden/>
              </w:rPr>
              <w:tab/>
            </w:r>
            <w:r w:rsidR="00461860">
              <w:rPr>
                <w:noProof/>
                <w:webHidden/>
              </w:rPr>
              <w:fldChar w:fldCharType="begin"/>
            </w:r>
            <w:r w:rsidR="00461860">
              <w:rPr>
                <w:noProof/>
                <w:webHidden/>
              </w:rPr>
              <w:instrText xml:space="preserve"> PAGEREF _Toc59126292 \h </w:instrText>
            </w:r>
            <w:r w:rsidR="00461860">
              <w:rPr>
                <w:noProof/>
                <w:webHidden/>
              </w:rPr>
            </w:r>
            <w:r w:rsidR="00461860">
              <w:rPr>
                <w:noProof/>
                <w:webHidden/>
              </w:rPr>
              <w:fldChar w:fldCharType="separate"/>
            </w:r>
            <w:r w:rsidR="00461860">
              <w:rPr>
                <w:noProof/>
                <w:webHidden/>
              </w:rPr>
              <w:t>319</w:t>
            </w:r>
            <w:r w:rsidR="00461860">
              <w:rPr>
                <w:noProof/>
                <w:webHidden/>
              </w:rPr>
              <w:fldChar w:fldCharType="end"/>
            </w:r>
          </w:hyperlink>
        </w:p>
        <w:p w14:paraId="0C5D9F33" w14:textId="72235A4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93"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Exponent and Logarithm Functions</w:t>
            </w:r>
            <w:r w:rsidR="00461860">
              <w:rPr>
                <w:noProof/>
                <w:webHidden/>
              </w:rPr>
              <w:tab/>
            </w:r>
            <w:r w:rsidR="00461860">
              <w:rPr>
                <w:noProof/>
                <w:webHidden/>
              </w:rPr>
              <w:fldChar w:fldCharType="begin"/>
            </w:r>
            <w:r w:rsidR="00461860">
              <w:rPr>
                <w:noProof/>
                <w:webHidden/>
              </w:rPr>
              <w:instrText xml:space="preserve"> PAGEREF _Toc59126293 \h </w:instrText>
            </w:r>
            <w:r w:rsidR="00461860">
              <w:rPr>
                <w:noProof/>
                <w:webHidden/>
              </w:rPr>
            </w:r>
            <w:r w:rsidR="00461860">
              <w:rPr>
                <w:noProof/>
                <w:webHidden/>
              </w:rPr>
              <w:fldChar w:fldCharType="separate"/>
            </w:r>
            <w:r w:rsidR="00461860">
              <w:rPr>
                <w:noProof/>
                <w:webHidden/>
              </w:rPr>
              <w:t>320</w:t>
            </w:r>
            <w:r w:rsidR="00461860">
              <w:rPr>
                <w:noProof/>
                <w:webHidden/>
              </w:rPr>
              <w:fldChar w:fldCharType="end"/>
            </w:r>
          </w:hyperlink>
        </w:p>
        <w:p w14:paraId="7EB12438" w14:textId="42CA744A"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94" w:history="1">
            <w:r w:rsidR="00461860" w:rsidRPr="00CB763D">
              <w:rPr>
                <w:rStyle w:val="Hyperlnk"/>
                <w:noProof/>
                <w:highlight w:val="white"/>
              </w:rPr>
              <w:t>13.9.2.</w:t>
            </w:r>
            <w:r w:rsidR="00461860">
              <w:rPr>
                <w:rFonts w:asciiTheme="minorHAnsi" w:eastAsiaTheme="minorEastAsia" w:hAnsiTheme="minorHAnsi"/>
                <w:noProof/>
                <w:color w:val="auto"/>
                <w:lang w:val="sv-SE" w:eastAsia="sv-SE"/>
              </w:rPr>
              <w:tab/>
            </w:r>
            <w:r w:rsidR="00461860" w:rsidRPr="00CB763D">
              <w:rPr>
                <w:rStyle w:val="Hyperlnk"/>
                <w:noProof/>
                <w:highlight w:val="white"/>
              </w:rPr>
              <w:t>Power Functions</w:t>
            </w:r>
            <w:r w:rsidR="00461860">
              <w:rPr>
                <w:noProof/>
                <w:webHidden/>
              </w:rPr>
              <w:tab/>
            </w:r>
            <w:r w:rsidR="00461860">
              <w:rPr>
                <w:noProof/>
                <w:webHidden/>
              </w:rPr>
              <w:fldChar w:fldCharType="begin"/>
            </w:r>
            <w:r w:rsidR="00461860">
              <w:rPr>
                <w:noProof/>
                <w:webHidden/>
              </w:rPr>
              <w:instrText xml:space="preserve"> PAGEREF _Toc59126294 \h </w:instrText>
            </w:r>
            <w:r w:rsidR="00461860">
              <w:rPr>
                <w:noProof/>
                <w:webHidden/>
              </w:rPr>
            </w:r>
            <w:r w:rsidR="00461860">
              <w:rPr>
                <w:noProof/>
                <w:webHidden/>
              </w:rPr>
              <w:fldChar w:fldCharType="separate"/>
            </w:r>
            <w:r w:rsidR="00461860">
              <w:rPr>
                <w:noProof/>
                <w:webHidden/>
              </w:rPr>
              <w:t>322</w:t>
            </w:r>
            <w:r w:rsidR="00461860">
              <w:rPr>
                <w:noProof/>
                <w:webHidden/>
              </w:rPr>
              <w:fldChar w:fldCharType="end"/>
            </w:r>
          </w:hyperlink>
        </w:p>
        <w:p w14:paraId="6CC762A1" w14:textId="259DEE22"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95"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Square Root</w:t>
            </w:r>
            <w:r w:rsidR="00461860">
              <w:rPr>
                <w:noProof/>
                <w:webHidden/>
              </w:rPr>
              <w:tab/>
            </w:r>
            <w:r w:rsidR="00461860">
              <w:rPr>
                <w:noProof/>
                <w:webHidden/>
              </w:rPr>
              <w:fldChar w:fldCharType="begin"/>
            </w:r>
            <w:r w:rsidR="00461860">
              <w:rPr>
                <w:noProof/>
                <w:webHidden/>
              </w:rPr>
              <w:instrText xml:space="preserve"> PAGEREF _Toc59126295 \h </w:instrText>
            </w:r>
            <w:r w:rsidR="00461860">
              <w:rPr>
                <w:noProof/>
                <w:webHidden/>
              </w:rPr>
            </w:r>
            <w:r w:rsidR="00461860">
              <w:rPr>
                <w:noProof/>
                <w:webHidden/>
              </w:rPr>
              <w:fldChar w:fldCharType="separate"/>
            </w:r>
            <w:r w:rsidR="00461860">
              <w:rPr>
                <w:noProof/>
                <w:webHidden/>
              </w:rPr>
              <w:t>323</w:t>
            </w:r>
            <w:r w:rsidR="00461860">
              <w:rPr>
                <w:noProof/>
                <w:webHidden/>
              </w:rPr>
              <w:fldChar w:fldCharType="end"/>
            </w:r>
          </w:hyperlink>
        </w:p>
        <w:p w14:paraId="381F9A79" w14:textId="24DF25E8"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96"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Modulo Functions</w:t>
            </w:r>
            <w:r w:rsidR="00461860">
              <w:rPr>
                <w:noProof/>
                <w:webHidden/>
              </w:rPr>
              <w:tab/>
            </w:r>
            <w:r w:rsidR="00461860">
              <w:rPr>
                <w:noProof/>
                <w:webHidden/>
              </w:rPr>
              <w:fldChar w:fldCharType="begin"/>
            </w:r>
            <w:r w:rsidR="00461860">
              <w:rPr>
                <w:noProof/>
                <w:webHidden/>
              </w:rPr>
              <w:instrText xml:space="preserve"> PAGEREF _Toc59126296 \h </w:instrText>
            </w:r>
            <w:r w:rsidR="00461860">
              <w:rPr>
                <w:noProof/>
                <w:webHidden/>
              </w:rPr>
            </w:r>
            <w:r w:rsidR="00461860">
              <w:rPr>
                <w:noProof/>
                <w:webHidden/>
              </w:rPr>
              <w:fldChar w:fldCharType="separate"/>
            </w:r>
            <w:r w:rsidR="00461860">
              <w:rPr>
                <w:noProof/>
                <w:webHidden/>
              </w:rPr>
              <w:t>324</w:t>
            </w:r>
            <w:r w:rsidR="00461860">
              <w:rPr>
                <w:noProof/>
                <w:webHidden/>
              </w:rPr>
              <w:fldChar w:fldCharType="end"/>
            </w:r>
          </w:hyperlink>
        </w:p>
        <w:p w14:paraId="2F75E1A9" w14:textId="5810EA6C"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97" w:history="1">
            <w:r w:rsidR="00461860" w:rsidRPr="00CB763D">
              <w:rPr>
                <w:rStyle w:val="Hyperlnk"/>
                <w:noProof/>
                <w:highlight w:val="white"/>
              </w:rPr>
              <w:t>13.9.2.</w:t>
            </w:r>
            <w:r w:rsidR="00461860">
              <w:rPr>
                <w:rFonts w:asciiTheme="minorHAnsi" w:eastAsiaTheme="minorEastAsia" w:hAnsiTheme="minorHAnsi"/>
                <w:noProof/>
                <w:color w:val="auto"/>
                <w:lang w:val="sv-SE" w:eastAsia="sv-SE"/>
              </w:rPr>
              <w:tab/>
            </w:r>
            <w:r w:rsidR="00461860" w:rsidRPr="00CB763D">
              <w:rPr>
                <w:rStyle w:val="Hyperlnk"/>
                <w:noProof/>
                <w:highlight w:val="white"/>
              </w:rPr>
              <w:t>Trigonometric Functions</w:t>
            </w:r>
            <w:r w:rsidR="00461860">
              <w:rPr>
                <w:noProof/>
                <w:webHidden/>
              </w:rPr>
              <w:tab/>
            </w:r>
            <w:r w:rsidR="00461860">
              <w:rPr>
                <w:noProof/>
                <w:webHidden/>
              </w:rPr>
              <w:fldChar w:fldCharType="begin"/>
            </w:r>
            <w:r w:rsidR="00461860">
              <w:rPr>
                <w:noProof/>
                <w:webHidden/>
              </w:rPr>
              <w:instrText xml:space="preserve"> PAGEREF _Toc59126297 \h </w:instrText>
            </w:r>
            <w:r w:rsidR="00461860">
              <w:rPr>
                <w:noProof/>
                <w:webHidden/>
              </w:rPr>
            </w:r>
            <w:r w:rsidR="00461860">
              <w:rPr>
                <w:noProof/>
                <w:webHidden/>
              </w:rPr>
              <w:fldChar w:fldCharType="separate"/>
            </w:r>
            <w:r w:rsidR="00461860">
              <w:rPr>
                <w:noProof/>
                <w:webHidden/>
              </w:rPr>
              <w:t>324</w:t>
            </w:r>
            <w:r w:rsidR="00461860">
              <w:rPr>
                <w:noProof/>
                <w:webHidden/>
              </w:rPr>
              <w:fldChar w:fldCharType="end"/>
            </w:r>
          </w:hyperlink>
        </w:p>
        <w:p w14:paraId="585ED1BB" w14:textId="3EEFEA53"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98" w:history="1">
            <w:r w:rsidR="00461860" w:rsidRPr="00CB763D">
              <w:rPr>
                <w:rStyle w:val="Hyperlnk"/>
                <w:noProof/>
                <w:highlight w:val="white"/>
              </w:rPr>
              <w:t>13.9.3.</w:t>
            </w:r>
            <w:r w:rsidR="00461860">
              <w:rPr>
                <w:rFonts w:asciiTheme="minorHAnsi" w:eastAsiaTheme="minorEastAsia" w:hAnsiTheme="minorHAnsi"/>
                <w:noProof/>
                <w:color w:val="auto"/>
                <w:lang w:val="sv-SE" w:eastAsia="sv-SE"/>
              </w:rPr>
              <w:tab/>
            </w:r>
            <w:r w:rsidR="00461860" w:rsidRPr="00CB763D">
              <w:rPr>
                <w:rStyle w:val="Hyperlnk"/>
                <w:noProof/>
                <w:highlight w:val="white"/>
              </w:rPr>
              <w:t>Inverted Trigonometric Functions</w:t>
            </w:r>
            <w:r w:rsidR="00461860">
              <w:rPr>
                <w:noProof/>
                <w:webHidden/>
              </w:rPr>
              <w:tab/>
            </w:r>
            <w:r w:rsidR="00461860">
              <w:rPr>
                <w:noProof/>
                <w:webHidden/>
              </w:rPr>
              <w:fldChar w:fldCharType="begin"/>
            </w:r>
            <w:r w:rsidR="00461860">
              <w:rPr>
                <w:noProof/>
                <w:webHidden/>
              </w:rPr>
              <w:instrText xml:space="preserve"> PAGEREF _Toc59126298 \h </w:instrText>
            </w:r>
            <w:r w:rsidR="00461860">
              <w:rPr>
                <w:noProof/>
                <w:webHidden/>
              </w:rPr>
            </w:r>
            <w:r w:rsidR="00461860">
              <w:rPr>
                <w:noProof/>
                <w:webHidden/>
              </w:rPr>
              <w:fldChar w:fldCharType="separate"/>
            </w:r>
            <w:r w:rsidR="00461860">
              <w:rPr>
                <w:noProof/>
                <w:webHidden/>
              </w:rPr>
              <w:t>325</w:t>
            </w:r>
            <w:r w:rsidR="00461860">
              <w:rPr>
                <w:noProof/>
                <w:webHidden/>
              </w:rPr>
              <w:fldChar w:fldCharType="end"/>
            </w:r>
          </w:hyperlink>
        </w:p>
        <w:p w14:paraId="48A0DBC2" w14:textId="08B439CF"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299" w:history="1">
            <w:r w:rsidR="00461860" w:rsidRPr="00CB763D">
              <w:rPr>
                <w:rStyle w:val="Hyperlnk"/>
                <w:noProof/>
                <w:highlight w:val="white"/>
              </w:rPr>
              <w:t>13.9.4.</w:t>
            </w:r>
            <w:r w:rsidR="00461860">
              <w:rPr>
                <w:rFonts w:asciiTheme="minorHAnsi" w:eastAsiaTheme="minorEastAsia" w:hAnsiTheme="minorHAnsi"/>
                <w:noProof/>
                <w:color w:val="auto"/>
                <w:lang w:val="sv-SE" w:eastAsia="sv-SE"/>
              </w:rPr>
              <w:tab/>
            </w:r>
            <w:r w:rsidR="00461860" w:rsidRPr="00CB763D">
              <w:rPr>
                <w:rStyle w:val="Hyperlnk"/>
                <w:noProof/>
                <w:shd w:val="clear" w:color="auto" w:fill="FFFFFF"/>
              </w:rPr>
              <w:t>Hyperbolic Trigonometric Functions</w:t>
            </w:r>
            <w:r w:rsidR="00461860">
              <w:rPr>
                <w:noProof/>
                <w:webHidden/>
              </w:rPr>
              <w:tab/>
            </w:r>
            <w:r w:rsidR="00461860">
              <w:rPr>
                <w:noProof/>
                <w:webHidden/>
              </w:rPr>
              <w:fldChar w:fldCharType="begin"/>
            </w:r>
            <w:r w:rsidR="00461860">
              <w:rPr>
                <w:noProof/>
                <w:webHidden/>
              </w:rPr>
              <w:instrText xml:space="preserve"> PAGEREF _Toc59126299 \h </w:instrText>
            </w:r>
            <w:r w:rsidR="00461860">
              <w:rPr>
                <w:noProof/>
                <w:webHidden/>
              </w:rPr>
            </w:r>
            <w:r w:rsidR="00461860">
              <w:rPr>
                <w:noProof/>
                <w:webHidden/>
              </w:rPr>
              <w:fldChar w:fldCharType="separate"/>
            </w:r>
            <w:r w:rsidR="00461860">
              <w:rPr>
                <w:noProof/>
                <w:webHidden/>
              </w:rPr>
              <w:t>328</w:t>
            </w:r>
            <w:r w:rsidR="00461860">
              <w:rPr>
                <w:noProof/>
                <w:webHidden/>
              </w:rPr>
              <w:fldChar w:fldCharType="end"/>
            </w:r>
          </w:hyperlink>
        </w:p>
        <w:p w14:paraId="5E1B7FBC" w14:textId="6B0CD8A6"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00" w:history="1">
            <w:r w:rsidR="00461860" w:rsidRPr="00CB763D">
              <w:rPr>
                <w:rStyle w:val="Hyperlnk"/>
                <w:noProof/>
                <w:highlight w:val="white"/>
              </w:rPr>
              <w:t>13.9.5.</w:t>
            </w:r>
            <w:r w:rsidR="00461860">
              <w:rPr>
                <w:rFonts w:asciiTheme="minorHAnsi" w:eastAsiaTheme="minorEastAsia" w:hAnsiTheme="minorHAnsi"/>
                <w:noProof/>
                <w:color w:val="auto"/>
                <w:lang w:val="sv-SE" w:eastAsia="sv-SE"/>
              </w:rPr>
              <w:tab/>
            </w:r>
            <w:r w:rsidR="00461860" w:rsidRPr="00CB763D">
              <w:rPr>
                <w:rStyle w:val="Hyperlnk"/>
                <w:noProof/>
                <w:highlight w:val="white"/>
              </w:rPr>
              <w:t>Floor, Ceiling, Absolute, and Rounding Functions</w:t>
            </w:r>
            <w:r w:rsidR="00461860">
              <w:rPr>
                <w:noProof/>
                <w:webHidden/>
              </w:rPr>
              <w:tab/>
            </w:r>
            <w:r w:rsidR="00461860">
              <w:rPr>
                <w:noProof/>
                <w:webHidden/>
              </w:rPr>
              <w:fldChar w:fldCharType="begin"/>
            </w:r>
            <w:r w:rsidR="00461860">
              <w:rPr>
                <w:noProof/>
                <w:webHidden/>
              </w:rPr>
              <w:instrText xml:space="preserve"> PAGEREF _Toc59126300 \h </w:instrText>
            </w:r>
            <w:r w:rsidR="00461860">
              <w:rPr>
                <w:noProof/>
                <w:webHidden/>
              </w:rPr>
            </w:r>
            <w:r w:rsidR="00461860">
              <w:rPr>
                <w:noProof/>
                <w:webHidden/>
              </w:rPr>
              <w:fldChar w:fldCharType="separate"/>
            </w:r>
            <w:r w:rsidR="00461860">
              <w:rPr>
                <w:noProof/>
                <w:webHidden/>
              </w:rPr>
              <w:t>328</w:t>
            </w:r>
            <w:r w:rsidR="00461860">
              <w:rPr>
                <w:noProof/>
                <w:webHidden/>
              </w:rPr>
              <w:fldChar w:fldCharType="end"/>
            </w:r>
          </w:hyperlink>
        </w:p>
        <w:p w14:paraId="60003C77" w14:textId="19CA532F"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01" w:history="1">
            <w:r w:rsidR="00461860" w:rsidRPr="00CB763D">
              <w:rPr>
                <w:rStyle w:val="Hyperlnk"/>
                <w:noProof/>
              </w:rPr>
              <w:t>13.10.</w:t>
            </w:r>
            <w:r w:rsidR="00461860">
              <w:rPr>
                <w:rFonts w:asciiTheme="minorHAnsi" w:eastAsiaTheme="minorEastAsia" w:hAnsiTheme="minorHAnsi"/>
                <w:noProof/>
                <w:color w:val="auto"/>
                <w:lang w:val="sv-SE" w:eastAsia="sv-SE"/>
              </w:rPr>
              <w:tab/>
            </w:r>
            <w:r w:rsidR="00461860" w:rsidRPr="00CB763D">
              <w:rPr>
                <w:rStyle w:val="Hyperlnk"/>
                <w:noProof/>
              </w:rPr>
              <w:t>Standard Input/Output</w:t>
            </w:r>
            <w:r w:rsidR="00461860">
              <w:rPr>
                <w:noProof/>
                <w:webHidden/>
              </w:rPr>
              <w:tab/>
            </w:r>
            <w:r w:rsidR="00461860">
              <w:rPr>
                <w:noProof/>
                <w:webHidden/>
              </w:rPr>
              <w:fldChar w:fldCharType="begin"/>
            </w:r>
            <w:r w:rsidR="00461860">
              <w:rPr>
                <w:noProof/>
                <w:webHidden/>
              </w:rPr>
              <w:instrText xml:space="preserve"> PAGEREF _Toc59126301 \h </w:instrText>
            </w:r>
            <w:r w:rsidR="00461860">
              <w:rPr>
                <w:noProof/>
                <w:webHidden/>
              </w:rPr>
            </w:r>
            <w:r w:rsidR="00461860">
              <w:rPr>
                <w:noProof/>
                <w:webHidden/>
              </w:rPr>
              <w:fldChar w:fldCharType="separate"/>
            </w:r>
            <w:r w:rsidR="00461860">
              <w:rPr>
                <w:noProof/>
                <w:webHidden/>
              </w:rPr>
              <w:t>329</w:t>
            </w:r>
            <w:r w:rsidR="00461860">
              <w:rPr>
                <w:noProof/>
                <w:webHidden/>
              </w:rPr>
              <w:fldChar w:fldCharType="end"/>
            </w:r>
          </w:hyperlink>
        </w:p>
        <w:p w14:paraId="041C9406" w14:textId="3A61D6E7"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02" w:history="1">
            <w:r w:rsidR="00461860" w:rsidRPr="00CB763D">
              <w:rPr>
                <w:rStyle w:val="Hyperlnk"/>
                <w:noProof/>
              </w:rPr>
              <w:t>13.10.1.</w:t>
            </w:r>
            <w:r w:rsidR="00461860">
              <w:rPr>
                <w:rFonts w:asciiTheme="minorHAnsi" w:eastAsiaTheme="minorEastAsia" w:hAnsiTheme="minorHAnsi"/>
                <w:noProof/>
                <w:color w:val="auto"/>
                <w:lang w:val="sv-SE" w:eastAsia="sv-SE"/>
              </w:rPr>
              <w:tab/>
            </w:r>
            <w:r w:rsidR="00461860" w:rsidRPr="00CB763D">
              <w:rPr>
                <w:rStyle w:val="Hyperlnk"/>
                <w:noProof/>
              </w:rPr>
              <w:t>Printing</w:t>
            </w:r>
            <w:r w:rsidR="00461860">
              <w:rPr>
                <w:noProof/>
                <w:webHidden/>
              </w:rPr>
              <w:tab/>
            </w:r>
            <w:r w:rsidR="00461860">
              <w:rPr>
                <w:noProof/>
                <w:webHidden/>
              </w:rPr>
              <w:fldChar w:fldCharType="begin"/>
            </w:r>
            <w:r w:rsidR="00461860">
              <w:rPr>
                <w:noProof/>
                <w:webHidden/>
              </w:rPr>
              <w:instrText xml:space="preserve"> PAGEREF _Toc59126302 \h </w:instrText>
            </w:r>
            <w:r w:rsidR="00461860">
              <w:rPr>
                <w:noProof/>
                <w:webHidden/>
              </w:rPr>
            </w:r>
            <w:r w:rsidR="00461860">
              <w:rPr>
                <w:noProof/>
                <w:webHidden/>
              </w:rPr>
              <w:fldChar w:fldCharType="separate"/>
            </w:r>
            <w:r w:rsidR="00461860">
              <w:rPr>
                <w:noProof/>
                <w:webHidden/>
              </w:rPr>
              <w:t>329</w:t>
            </w:r>
            <w:r w:rsidR="00461860">
              <w:rPr>
                <w:noProof/>
                <w:webHidden/>
              </w:rPr>
              <w:fldChar w:fldCharType="end"/>
            </w:r>
          </w:hyperlink>
        </w:p>
        <w:p w14:paraId="57676825" w14:textId="767517B1"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03" w:history="1">
            <w:r w:rsidR="00461860" w:rsidRPr="00CB763D">
              <w:rPr>
                <w:rStyle w:val="Hyperlnk"/>
                <w:noProof/>
              </w:rPr>
              <w:t>13.10.2.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_Toc59126303 \h </w:instrText>
            </w:r>
            <w:r w:rsidR="00461860">
              <w:rPr>
                <w:noProof/>
                <w:webHidden/>
              </w:rPr>
            </w:r>
            <w:r w:rsidR="00461860">
              <w:rPr>
                <w:noProof/>
                <w:webHidden/>
              </w:rPr>
              <w:fldChar w:fldCharType="separate"/>
            </w:r>
            <w:r w:rsidR="00461860">
              <w:rPr>
                <w:noProof/>
                <w:webHidden/>
              </w:rPr>
              <w:t>341</w:t>
            </w:r>
            <w:r w:rsidR="00461860">
              <w:rPr>
                <w:noProof/>
                <w:webHidden/>
              </w:rPr>
              <w:fldChar w:fldCharType="end"/>
            </w:r>
          </w:hyperlink>
        </w:p>
        <w:p w14:paraId="35133599" w14:textId="2A1142FA"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04" w:history="1">
            <w:r w:rsidR="00461860" w:rsidRPr="00CB763D">
              <w:rPr>
                <w:rStyle w:val="Hyperlnk"/>
                <w:noProof/>
              </w:rPr>
              <w:t>13.10.3.</w:t>
            </w:r>
            <w:r w:rsidR="00461860">
              <w:rPr>
                <w:rFonts w:asciiTheme="minorHAnsi" w:eastAsiaTheme="minorEastAsia" w:hAnsiTheme="minorHAnsi"/>
                <w:noProof/>
                <w:color w:val="auto"/>
                <w:lang w:val="sv-SE" w:eastAsia="sv-SE"/>
              </w:rPr>
              <w:tab/>
            </w:r>
            <w:r w:rsidR="00461860" w:rsidRPr="00CB763D">
              <w:rPr>
                <w:rStyle w:val="Hyperlnk"/>
                <w:noProof/>
              </w:rPr>
              <w:t>File Handling</w:t>
            </w:r>
            <w:r w:rsidR="00461860">
              <w:rPr>
                <w:noProof/>
                <w:webHidden/>
              </w:rPr>
              <w:tab/>
            </w:r>
            <w:r w:rsidR="00461860">
              <w:rPr>
                <w:noProof/>
                <w:webHidden/>
              </w:rPr>
              <w:fldChar w:fldCharType="begin"/>
            </w:r>
            <w:r w:rsidR="00461860">
              <w:rPr>
                <w:noProof/>
                <w:webHidden/>
              </w:rPr>
              <w:instrText xml:space="preserve"> PAGEREF _Toc59126304 \h </w:instrText>
            </w:r>
            <w:r w:rsidR="00461860">
              <w:rPr>
                <w:noProof/>
                <w:webHidden/>
              </w:rPr>
            </w:r>
            <w:r w:rsidR="00461860">
              <w:rPr>
                <w:noProof/>
                <w:webHidden/>
              </w:rPr>
              <w:fldChar w:fldCharType="separate"/>
            </w:r>
            <w:r w:rsidR="00461860">
              <w:rPr>
                <w:noProof/>
                <w:webHidden/>
              </w:rPr>
              <w:t>352</w:t>
            </w:r>
            <w:r w:rsidR="00461860">
              <w:rPr>
                <w:noProof/>
                <w:webHidden/>
              </w:rPr>
              <w:fldChar w:fldCharType="end"/>
            </w:r>
          </w:hyperlink>
        </w:p>
        <w:p w14:paraId="3CFC0679" w14:textId="260B8B37"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05" w:history="1">
            <w:r w:rsidR="00461860" w:rsidRPr="00CB763D">
              <w:rPr>
                <w:rStyle w:val="Hyperlnk"/>
                <w:noProof/>
              </w:rPr>
              <w:t>13.11.</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_Toc59126305 \h </w:instrText>
            </w:r>
            <w:r w:rsidR="00461860">
              <w:rPr>
                <w:noProof/>
                <w:webHidden/>
              </w:rPr>
            </w:r>
            <w:r w:rsidR="00461860">
              <w:rPr>
                <w:noProof/>
                <w:webHidden/>
              </w:rPr>
              <w:fldChar w:fldCharType="separate"/>
            </w:r>
            <w:r w:rsidR="00461860">
              <w:rPr>
                <w:noProof/>
                <w:webHidden/>
              </w:rPr>
              <w:t>362</w:t>
            </w:r>
            <w:r w:rsidR="00461860">
              <w:rPr>
                <w:noProof/>
                <w:webHidden/>
              </w:rPr>
              <w:fldChar w:fldCharType="end"/>
            </w:r>
          </w:hyperlink>
        </w:p>
        <w:p w14:paraId="2B912C45" w14:textId="0C26DD73"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06" w:history="1">
            <w:r w:rsidR="00461860" w:rsidRPr="00CB763D">
              <w:rPr>
                <w:rStyle w:val="Hyperlnk"/>
                <w:noProof/>
              </w:rPr>
              <w:t>13.12.</w:t>
            </w:r>
            <w:r w:rsidR="00461860">
              <w:rPr>
                <w:rFonts w:asciiTheme="minorHAnsi" w:eastAsiaTheme="minorEastAsia" w:hAnsiTheme="minorHAnsi"/>
                <w:noProof/>
                <w:color w:val="auto"/>
                <w:lang w:val="sv-SE" w:eastAsia="sv-SE"/>
              </w:rPr>
              <w:tab/>
            </w:r>
            <w:r w:rsidR="00461860" w:rsidRPr="00CB763D">
              <w:rPr>
                <w:rStyle w:val="Hyperlnk"/>
                <w:noProof/>
              </w:rPr>
              <w:t>Time</w:t>
            </w:r>
            <w:r w:rsidR="00461860">
              <w:rPr>
                <w:noProof/>
                <w:webHidden/>
              </w:rPr>
              <w:tab/>
            </w:r>
            <w:r w:rsidR="00461860">
              <w:rPr>
                <w:noProof/>
                <w:webHidden/>
              </w:rPr>
              <w:fldChar w:fldCharType="begin"/>
            </w:r>
            <w:r w:rsidR="00461860">
              <w:rPr>
                <w:noProof/>
                <w:webHidden/>
              </w:rPr>
              <w:instrText xml:space="preserve"> PAGEREF _Toc59126306 \h </w:instrText>
            </w:r>
            <w:r w:rsidR="00461860">
              <w:rPr>
                <w:noProof/>
                <w:webHidden/>
              </w:rPr>
            </w:r>
            <w:r w:rsidR="00461860">
              <w:rPr>
                <w:noProof/>
                <w:webHidden/>
              </w:rPr>
              <w:fldChar w:fldCharType="separate"/>
            </w:r>
            <w:r w:rsidR="00461860">
              <w:rPr>
                <w:noProof/>
                <w:webHidden/>
              </w:rPr>
              <w:t>368</w:t>
            </w:r>
            <w:r w:rsidR="00461860">
              <w:rPr>
                <w:noProof/>
                <w:webHidden/>
              </w:rPr>
              <w:fldChar w:fldCharType="end"/>
            </w:r>
          </w:hyperlink>
        </w:p>
        <w:p w14:paraId="7B5C2483" w14:textId="63FF163B" w:rsidR="00461860" w:rsidRDefault="00DB06E7">
          <w:pPr>
            <w:pStyle w:val="Innehll1"/>
            <w:rPr>
              <w:rFonts w:asciiTheme="minorHAnsi" w:eastAsiaTheme="minorEastAsia" w:hAnsiTheme="minorHAnsi"/>
              <w:noProof/>
              <w:color w:val="auto"/>
              <w:lang w:val="sv-SE" w:eastAsia="sv-SE"/>
            </w:rPr>
          </w:pPr>
          <w:hyperlink w:anchor="_Toc59126307" w:history="1">
            <w:r w:rsidR="00461860" w:rsidRPr="00CB763D">
              <w:rPr>
                <w:rStyle w:val="Hyperlnk"/>
                <w:noProof/>
              </w:rPr>
              <w:t>B.</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_Toc59126307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18F1A071" w14:textId="12BAC630"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08" w:history="1">
            <w:r w:rsidR="00461860" w:rsidRPr="00CB763D">
              <w:rPr>
                <w:rStyle w:val="Hyperlnk"/>
                <w:noProof/>
              </w:rPr>
              <w:t>13.13.</w:t>
            </w:r>
            <w:r w:rsidR="00461860">
              <w:rPr>
                <w:rFonts w:asciiTheme="minorHAnsi" w:eastAsiaTheme="minorEastAsia" w:hAnsiTheme="minorHAnsi"/>
                <w:noProof/>
                <w:color w:val="auto"/>
                <w:lang w:val="sv-SE" w:eastAsia="sv-SE"/>
              </w:rPr>
              <w:tab/>
            </w:r>
            <w:r w:rsidR="00461860" w:rsidRPr="00CB763D">
              <w:rPr>
                <w:rStyle w:val="Hyperlnk"/>
                <w:noProof/>
              </w:rPr>
              <w:t>The Expression Scanner and Parser</w:t>
            </w:r>
            <w:r w:rsidR="00461860">
              <w:rPr>
                <w:noProof/>
                <w:webHidden/>
              </w:rPr>
              <w:tab/>
            </w:r>
            <w:r w:rsidR="00461860">
              <w:rPr>
                <w:noProof/>
                <w:webHidden/>
              </w:rPr>
              <w:fldChar w:fldCharType="begin"/>
            </w:r>
            <w:r w:rsidR="00461860">
              <w:rPr>
                <w:noProof/>
                <w:webHidden/>
              </w:rPr>
              <w:instrText xml:space="preserve"> PAGEREF _Toc59126308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08A4C36E" w14:textId="00751C23"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09" w:history="1">
            <w:r w:rsidR="00461860" w:rsidRPr="00CB763D">
              <w:rPr>
                <w:rStyle w:val="Hyperlnk"/>
                <w:noProof/>
              </w:rPr>
              <w:t>13.13.1.</w:t>
            </w:r>
            <w:r w:rsidR="00461860">
              <w:rPr>
                <w:rFonts w:asciiTheme="minorHAnsi" w:eastAsiaTheme="minorEastAsia" w:hAnsiTheme="minorHAnsi"/>
                <w:noProof/>
                <w:color w:val="auto"/>
                <w:lang w:val="sv-SE" w:eastAsia="sv-SE"/>
              </w:rPr>
              <w:tab/>
            </w:r>
            <w:r w:rsidR="00461860" w:rsidRPr="00CB763D">
              <w:rPr>
                <w:rStyle w:val="Hyperlnk"/>
                <w:noProof/>
              </w:rPr>
              <w:t>The Grammar</w:t>
            </w:r>
            <w:r w:rsidR="00461860">
              <w:rPr>
                <w:noProof/>
                <w:webHidden/>
              </w:rPr>
              <w:tab/>
            </w:r>
            <w:r w:rsidR="00461860">
              <w:rPr>
                <w:noProof/>
                <w:webHidden/>
              </w:rPr>
              <w:fldChar w:fldCharType="begin"/>
            </w:r>
            <w:r w:rsidR="00461860">
              <w:rPr>
                <w:noProof/>
                <w:webHidden/>
              </w:rPr>
              <w:instrText xml:space="preserve"> PAGEREF _Toc59126309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33EA052A" w14:textId="61FDBAB9"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10" w:history="1">
            <w:r w:rsidR="00461860" w:rsidRPr="00CB763D">
              <w:rPr>
                <w:rStyle w:val="Hyperlnk"/>
                <w:noProof/>
              </w:rPr>
              <w:t>13.13.2.</w:t>
            </w:r>
            <w:r w:rsidR="00461860">
              <w:rPr>
                <w:rFonts w:asciiTheme="minorHAnsi" w:eastAsiaTheme="minorEastAsia" w:hAnsiTheme="minorHAnsi"/>
                <w:noProof/>
                <w:color w:val="auto"/>
                <w:lang w:val="sv-SE" w:eastAsia="sv-SE"/>
              </w:rPr>
              <w:tab/>
            </w:r>
            <w:r w:rsidR="00461860" w:rsidRPr="00CB763D">
              <w:rPr>
                <w:rStyle w:val="Hyperlnk"/>
                <w:noProof/>
              </w:rPr>
              <w:t>The Parser</w:t>
            </w:r>
            <w:r w:rsidR="00461860">
              <w:rPr>
                <w:noProof/>
                <w:webHidden/>
              </w:rPr>
              <w:tab/>
            </w:r>
            <w:r w:rsidR="00461860">
              <w:rPr>
                <w:noProof/>
                <w:webHidden/>
              </w:rPr>
              <w:fldChar w:fldCharType="begin"/>
            </w:r>
            <w:r w:rsidR="00461860">
              <w:rPr>
                <w:noProof/>
                <w:webHidden/>
              </w:rPr>
              <w:instrText xml:space="preserve"> PAGEREF _Toc59126310 \h </w:instrText>
            </w:r>
            <w:r w:rsidR="00461860">
              <w:rPr>
                <w:noProof/>
                <w:webHidden/>
              </w:rPr>
            </w:r>
            <w:r w:rsidR="00461860">
              <w:rPr>
                <w:noProof/>
                <w:webHidden/>
              </w:rPr>
              <w:fldChar w:fldCharType="separate"/>
            </w:r>
            <w:r w:rsidR="00461860">
              <w:rPr>
                <w:noProof/>
                <w:webHidden/>
              </w:rPr>
              <w:t>376</w:t>
            </w:r>
            <w:r w:rsidR="00461860">
              <w:rPr>
                <w:noProof/>
                <w:webHidden/>
              </w:rPr>
              <w:fldChar w:fldCharType="end"/>
            </w:r>
          </w:hyperlink>
        </w:p>
        <w:p w14:paraId="33D4EA8F" w14:textId="7AC7F012"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11" w:history="1">
            <w:r w:rsidR="00461860" w:rsidRPr="00CB763D">
              <w:rPr>
                <w:rStyle w:val="Hyperlnk"/>
                <w:noProof/>
              </w:rPr>
              <w:t>13.13.3.</w:t>
            </w:r>
            <w:r w:rsidR="00461860">
              <w:rPr>
                <w:rFonts w:asciiTheme="minorHAnsi" w:eastAsiaTheme="minorEastAsia" w:hAnsiTheme="minorHAnsi"/>
                <w:noProof/>
                <w:color w:val="auto"/>
                <w:lang w:val="sv-SE" w:eastAsia="sv-SE"/>
              </w:rPr>
              <w:tab/>
            </w:r>
            <w:r w:rsidR="00461860" w:rsidRPr="00CB763D">
              <w:rPr>
                <w:rStyle w:val="Hyperlnk"/>
                <w:noProof/>
              </w:rPr>
              <w:t>The Scanner</w:t>
            </w:r>
            <w:r w:rsidR="00461860">
              <w:rPr>
                <w:noProof/>
                <w:webHidden/>
              </w:rPr>
              <w:tab/>
            </w:r>
            <w:r w:rsidR="00461860">
              <w:rPr>
                <w:noProof/>
                <w:webHidden/>
              </w:rPr>
              <w:fldChar w:fldCharType="begin"/>
            </w:r>
            <w:r w:rsidR="00461860">
              <w:rPr>
                <w:noProof/>
                <w:webHidden/>
              </w:rPr>
              <w:instrText xml:space="preserve"> PAGEREF _Toc59126311 \h </w:instrText>
            </w:r>
            <w:r w:rsidR="00461860">
              <w:rPr>
                <w:noProof/>
                <w:webHidden/>
              </w:rPr>
            </w:r>
            <w:r w:rsidR="00461860">
              <w:rPr>
                <w:noProof/>
                <w:webHidden/>
              </w:rPr>
              <w:fldChar w:fldCharType="separate"/>
            </w:r>
            <w:r w:rsidR="00461860">
              <w:rPr>
                <w:noProof/>
                <w:webHidden/>
              </w:rPr>
              <w:t>380</w:t>
            </w:r>
            <w:r w:rsidR="00461860">
              <w:rPr>
                <w:noProof/>
                <w:webHidden/>
              </w:rPr>
              <w:fldChar w:fldCharType="end"/>
            </w:r>
          </w:hyperlink>
        </w:p>
        <w:p w14:paraId="0A3742AC" w14:textId="09CE8B01"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12" w:history="1">
            <w:r w:rsidR="00461860" w:rsidRPr="00CB763D">
              <w:rPr>
                <w:rStyle w:val="Hyperlnk"/>
                <w:noProof/>
              </w:rPr>
              <w:t>13.14.</w:t>
            </w:r>
            <w:r w:rsidR="00461860">
              <w:rPr>
                <w:rFonts w:asciiTheme="minorHAnsi" w:eastAsiaTheme="minorEastAsia" w:hAnsiTheme="minorHAnsi"/>
                <w:noProof/>
                <w:color w:val="auto"/>
                <w:lang w:val="sv-SE" w:eastAsia="sv-SE"/>
              </w:rPr>
              <w:tab/>
            </w:r>
            <w:r w:rsidR="00461860" w:rsidRPr="00CB763D">
              <w:rPr>
                <w:rStyle w:val="Hyperlnk"/>
                <w:noProof/>
              </w:rPr>
              <w:t>The Preprocessor Scanner and Parser</w:t>
            </w:r>
            <w:r w:rsidR="00461860">
              <w:rPr>
                <w:noProof/>
                <w:webHidden/>
              </w:rPr>
              <w:tab/>
            </w:r>
            <w:r w:rsidR="00461860">
              <w:rPr>
                <w:noProof/>
                <w:webHidden/>
              </w:rPr>
              <w:fldChar w:fldCharType="begin"/>
            </w:r>
            <w:r w:rsidR="00461860">
              <w:rPr>
                <w:noProof/>
                <w:webHidden/>
              </w:rPr>
              <w:instrText xml:space="preserve"> PAGEREF _Toc59126312 \h </w:instrText>
            </w:r>
            <w:r w:rsidR="00461860">
              <w:rPr>
                <w:noProof/>
                <w:webHidden/>
              </w:rPr>
            </w:r>
            <w:r w:rsidR="00461860">
              <w:rPr>
                <w:noProof/>
                <w:webHidden/>
              </w:rPr>
              <w:fldChar w:fldCharType="separate"/>
            </w:r>
            <w:r w:rsidR="00461860">
              <w:rPr>
                <w:noProof/>
                <w:webHidden/>
              </w:rPr>
              <w:t>381</w:t>
            </w:r>
            <w:r w:rsidR="00461860">
              <w:rPr>
                <w:noProof/>
                <w:webHidden/>
              </w:rPr>
              <w:fldChar w:fldCharType="end"/>
            </w:r>
          </w:hyperlink>
        </w:p>
        <w:p w14:paraId="05058858" w14:textId="68024F3F"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13" w:history="1">
            <w:r w:rsidR="00461860" w:rsidRPr="00CB763D">
              <w:rPr>
                <w:rStyle w:val="Hyperlnk"/>
                <w:noProof/>
              </w:rPr>
              <w:t>13.14.1.</w:t>
            </w:r>
            <w:r w:rsidR="00461860">
              <w:rPr>
                <w:rFonts w:asciiTheme="minorHAnsi" w:eastAsiaTheme="minorEastAsia" w:hAnsiTheme="minorHAnsi"/>
                <w:noProof/>
                <w:color w:val="auto"/>
                <w:lang w:val="sv-SE" w:eastAsia="sv-SE"/>
              </w:rPr>
              <w:tab/>
            </w:r>
            <w:r w:rsidR="00461860" w:rsidRPr="00CB763D">
              <w:rPr>
                <w:rStyle w:val="Hyperlnk"/>
                <w:noProof/>
              </w:rPr>
              <w:t>If-Else-Chain</w:t>
            </w:r>
            <w:r w:rsidR="00461860">
              <w:rPr>
                <w:noProof/>
                <w:webHidden/>
              </w:rPr>
              <w:tab/>
            </w:r>
            <w:r w:rsidR="00461860">
              <w:rPr>
                <w:noProof/>
                <w:webHidden/>
              </w:rPr>
              <w:fldChar w:fldCharType="begin"/>
            </w:r>
            <w:r w:rsidR="00461860">
              <w:rPr>
                <w:noProof/>
                <w:webHidden/>
              </w:rPr>
              <w:instrText xml:space="preserve"> PAGEREF _Toc59126313 \h </w:instrText>
            </w:r>
            <w:r w:rsidR="00461860">
              <w:rPr>
                <w:noProof/>
                <w:webHidden/>
              </w:rPr>
            </w:r>
            <w:r w:rsidR="00461860">
              <w:rPr>
                <w:noProof/>
                <w:webHidden/>
              </w:rPr>
              <w:fldChar w:fldCharType="separate"/>
            </w:r>
            <w:r w:rsidR="00461860">
              <w:rPr>
                <w:noProof/>
                <w:webHidden/>
              </w:rPr>
              <w:t>383</w:t>
            </w:r>
            <w:r w:rsidR="00461860">
              <w:rPr>
                <w:noProof/>
                <w:webHidden/>
              </w:rPr>
              <w:fldChar w:fldCharType="end"/>
            </w:r>
          </w:hyperlink>
        </w:p>
        <w:p w14:paraId="404C52DD" w14:textId="081DA6C0"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14" w:history="1">
            <w:r w:rsidR="00461860" w:rsidRPr="00CB763D">
              <w:rPr>
                <w:rStyle w:val="Hyperlnk"/>
                <w:noProof/>
              </w:rPr>
              <w:t>13.15.</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_Toc59126314 \h </w:instrText>
            </w:r>
            <w:r w:rsidR="00461860">
              <w:rPr>
                <w:noProof/>
                <w:webHidden/>
              </w:rPr>
            </w:r>
            <w:r w:rsidR="00461860">
              <w:rPr>
                <w:noProof/>
                <w:webHidden/>
              </w:rPr>
              <w:fldChar w:fldCharType="separate"/>
            </w:r>
            <w:r w:rsidR="00461860">
              <w:rPr>
                <w:noProof/>
                <w:webHidden/>
              </w:rPr>
              <w:t>384</w:t>
            </w:r>
            <w:r w:rsidR="00461860">
              <w:rPr>
                <w:noProof/>
                <w:webHidden/>
              </w:rPr>
              <w:fldChar w:fldCharType="end"/>
            </w:r>
          </w:hyperlink>
        </w:p>
        <w:p w14:paraId="4B13B948" w14:textId="730CDD13"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15" w:history="1">
            <w:r w:rsidR="00461860" w:rsidRPr="00CB763D">
              <w:rPr>
                <w:rStyle w:val="Hyperlnk"/>
                <w:noProof/>
              </w:rPr>
              <w:t>13.15.1.</w:t>
            </w:r>
            <w:r w:rsidR="00461860">
              <w:rPr>
                <w:rFonts w:asciiTheme="minorHAnsi" w:eastAsiaTheme="minorEastAsia" w:hAnsiTheme="minorHAnsi"/>
                <w:noProof/>
                <w:color w:val="auto"/>
                <w:lang w:val="sv-SE" w:eastAsia="sv-SE"/>
              </w:rPr>
              <w:tab/>
            </w:r>
            <w:r w:rsidR="00461860" w:rsidRPr="00CB763D">
              <w:rPr>
                <w:rStyle w:val="Hyperlnk"/>
                <w:noProof/>
              </w:rPr>
              <w:t>Tri Graphs</w:t>
            </w:r>
            <w:r w:rsidR="00461860">
              <w:rPr>
                <w:noProof/>
                <w:webHidden/>
              </w:rPr>
              <w:tab/>
            </w:r>
            <w:r w:rsidR="00461860">
              <w:rPr>
                <w:noProof/>
                <w:webHidden/>
              </w:rPr>
              <w:fldChar w:fldCharType="begin"/>
            </w:r>
            <w:r w:rsidR="00461860">
              <w:rPr>
                <w:noProof/>
                <w:webHidden/>
              </w:rPr>
              <w:instrText xml:space="preserve"> PAGEREF _Toc59126315 \h </w:instrText>
            </w:r>
            <w:r w:rsidR="00461860">
              <w:rPr>
                <w:noProof/>
                <w:webHidden/>
              </w:rPr>
            </w:r>
            <w:r w:rsidR="00461860">
              <w:rPr>
                <w:noProof/>
                <w:webHidden/>
              </w:rPr>
              <w:fldChar w:fldCharType="separate"/>
            </w:r>
            <w:r w:rsidR="00461860">
              <w:rPr>
                <w:noProof/>
                <w:webHidden/>
              </w:rPr>
              <w:t>386</w:t>
            </w:r>
            <w:r w:rsidR="00461860">
              <w:rPr>
                <w:noProof/>
                <w:webHidden/>
              </w:rPr>
              <w:fldChar w:fldCharType="end"/>
            </w:r>
          </w:hyperlink>
        </w:p>
        <w:p w14:paraId="4EB7E68F" w14:textId="2617540C"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16" w:history="1">
            <w:r w:rsidR="00461860" w:rsidRPr="00CB763D">
              <w:rPr>
                <w:rStyle w:val="Hyperlnk"/>
                <w:noProof/>
              </w:rPr>
              <w:t>13.15.1.</w:t>
            </w:r>
            <w:r w:rsidR="00461860">
              <w:rPr>
                <w:rFonts w:asciiTheme="minorHAnsi" w:eastAsiaTheme="minorEastAsia" w:hAnsiTheme="minorHAnsi"/>
                <w:noProof/>
                <w:color w:val="auto"/>
                <w:lang w:val="sv-SE" w:eastAsia="sv-SE"/>
              </w:rPr>
              <w:tab/>
            </w:r>
            <w:r w:rsidR="00461860" w:rsidRPr="00CB763D">
              <w:rPr>
                <w:rStyle w:val="Hyperlnk"/>
                <w:noProof/>
              </w:rPr>
              <w:t>Comments, Strings, and Characters</w:t>
            </w:r>
            <w:r w:rsidR="00461860">
              <w:rPr>
                <w:noProof/>
                <w:webHidden/>
              </w:rPr>
              <w:tab/>
            </w:r>
            <w:r w:rsidR="00461860">
              <w:rPr>
                <w:noProof/>
                <w:webHidden/>
              </w:rPr>
              <w:fldChar w:fldCharType="begin"/>
            </w:r>
            <w:r w:rsidR="00461860">
              <w:rPr>
                <w:noProof/>
                <w:webHidden/>
              </w:rPr>
              <w:instrText xml:space="preserve"> PAGEREF _Toc59126316 \h </w:instrText>
            </w:r>
            <w:r w:rsidR="00461860">
              <w:rPr>
                <w:noProof/>
                <w:webHidden/>
              </w:rPr>
            </w:r>
            <w:r w:rsidR="00461860">
              <w:rPr>
                <w:noProof/>
                <w:webHidden/>
              </w:rPr>
              <w:fldChar w:fldCharType="separate"/>
            </w:r>
            <w:r w:rsidR="00461860">
              <w:rPr>
                <w:noProof/>
                <w:webHidden/>
              </w:rPr>
              <w:t>387</w:t>
            </w:r>
            <w:r w:rsidR="00461860">
              <w:rPr>
                <w:noProof/>
                <w:webHidden/>
              </w:rPr>
              <w:fldChar w:fldCharType="end"/>
            </w:r>
          </w:hyperlink>
        </w:p>
        <w:p w14:paraId="0014C8E8" w14:textId="0B450090"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17" w:history="1">
            <w:r w:rsidR="00461860" w:rsidRPr="00CB763D">
              <w:rPr>
                <w:rStyle w:val="Hyperlnk"/>
                <w:noProof/>
              </w:rPr>
              <w:t>13.15.2.</w:t>
            </w:r>
            <w:r w:rsidR="00461860">
              <w:rPr>
                <w:rFonts w:asciiTheme="minorHAnsi" w:eastAsiaTheme="minorEastAsia" w:hAnsiTheme="minorHAnsi"/>
                <w:noProof/>
                <w:color w:val="auto"/>
                <w:lang w:val="sv-SE" w:eastAsia="sv-SE"/>
              </w:rPr>
              <w:tab/>
            </w:r>
            <w:r w:rsidR="00461860" w:rsidRPr="00CB763D">
              <w:rPr>
                <w:rStyle w:val="Hyperlnk"/>
                <w:noProof/>
              </w:rPr>
              <w:t>Slash Codes</w:t>
            </w:r>
            <w:r w:rsidR="00461860">
              <w:rPr>
                <w:noProof/>
                <w:webHidden/>
              </w:rPr>
              <w:tab/>
            </w:r>
            <w:r w:rsidR="00461860">
              <w:rPr>
                <w:noProof/>
                <w:webHidden/>
              </w:rPr>
              <w:fldChar w:fldCharType="begin"/>
            </w:r>
            <w:r w:rsidR="00461860">
              <w:rPr>
                <w:noProof/>
                <w:webHidden/>
              </w:rPr>
              <w:instrText xml:space="preserve"> PAGEREF _Toc59126317 \h </w:instrText>
            </w:r>
            <w:r w:rsidR="00461860">
              <w:rPr>
                <w:noProof/>
                <w:webHidden/>
              </w:rPr>
            </w:r>
            <w:r w:rsidR="00461860">
              <w:rPr>
                <w:noProof/>
                <w:webHidden/>
              </w:rPr>
              <w:fldChar w:fldCharType="separate"/>
            </w:r>
            <w:r w:rsidR="00461860">
              <w:rPr>
                <w:noProof/>
                <w:webHidden/>
              </w:rPr>
              <w:t>389</w:t>
            </w:r>
            <w:r w:rsidR="00461860">
              <w:rPr>
                <w:noProof/>
                <w:webHidden/>
              </w:rPr>
              <w:fldChar w:fldCharType="end"/>
            </w:r>
          </w:hyperlink>
        </w:p>
        <w:p w14:paraId="386C0E4D" w14:textId="39ED5DBA"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18" w:history="1">
            <w:r w:rsidR="00461860" w:rsidRPr="00CB763D">
              <w:rPr>
                <w:rStyle w:val="Hyperlnk"/>
                <w:noProof/>
              </w:rPr>
              <w:t>13.15.3.</w:t>
            </w:r>
            <w:r w:rsidR="00461860">
              <w:rPr>
                <w:rFonts w:asciiTheme="minorHAnsi" w:eastAsiaTheme="minorEastAsia" w:hAnsiTheme="minorHAnsi"/>
                <w:noProof/>
                <w:color w:val="auto"/>
                <w:lang w:val="sv-SE" w:eastAsia="sv-SE"/>
              </w:rPr>
              <w:tab/>
            </w:r>
            <w:r w:rsidR="00461860" w:rsidRPr="00CB763D">
              <w:rPr>
                <w:rStyle w:val="Hyperlnk"/>
                <w:noProof/>
              </w:rPr>
              <w:t>The Line List</w:t>
            </w:r>
            <w:r w:rsidR="00461860">
              <w:rPr>
                <w:noProof/>
                <w:webHidden/>
              </w:rPr>
              <w:tab/>
            </w:r>
            <w:r w:rsidR="00461860">
              <w:rPr>
                <w:noProof/>
                <w:webHidden/>
              </w:rPr>
              <w:fldChar w:fldCharType="begin"/>
            </w:r>
            <w:r w:rsidR="00461860">
              <w:rPr>
                <w:noProof/>
                <w:webHidden/>
              </w:rPr>
              <w:instrText xml:space="preserve"> PAGEREF _Toc59126318 \h </w:instrText>
            </w:r>
            <w:r w:rsidR="00461860">
              <w:rPr>
                <w:noProof/>
                <w:webHidden/>
              </w:rPr>
            </w:r>
            <w:r w:rsidR="00461860">
              <w:rPr>
                <w:noProof/>
                <w:webHidden/>
              </w:rPr>
              <w:fldChar w:fldCharType="separate"/>
            </w:r>
            <w:r w:rsidR="00461860">
              <w:rPr>
                <w:noProof/>
                <w:webHidden/>
              </w:rPr>
              <w:t>389</w:t>
            </w:r>
            <w:r w:rsidR="00461860">
              <w:rPr>
                <w:noProof/>
                <w:webHidden/>
              </w:rPr>
              <w:fldChar w:fldCharType="end"/>
            </w:r>
          </w:hyperlink>
        </w:p>
        <w:p w14:paraId="246D6549" w14:textId="26F8FCB4"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19" w:history="1">
            <w:r w:rsidR="00461860" w:rsidRPr="00CB763D">
              <w:rPr>
                <w:rStyle w:val="Hyperlnk"/>
                <w:noProof/>
              </w:rPr>
              <w:t>13.15.4.</w:t>
            </w:r>
            <w:r w:rsidR="00461860">
              <w:rPr>
                <w:rFonts w:asciiTheme="minorHAnsi" w:eastAsiaTheme="minorEastAsia" w:hAnsiTheme="minorHAnsi"/>
                <w:noProof/>
                <w:color w:val="auto"/>
                <w:lang w:val="sv-SE" w:eastAsia="sv-SE"/>
              </w:rPr>
              <w:tab/>
            </w:r>
            <w:r w:rsidR="00461860" w:rsidRPr="00CB763D">
              <w:rPr>
                <w:rStyle w:val="Hyperlnk"/>
                <w:noProof/>
              </w:rPr>
              <w:t>Lines</w:t>
            </w:r>
            <w:r w:rsidR="00461860">
              <w:rPr>
                <w:noProof/>
                <w:webHidden/>
              </w:rPr>
              <w:tab/>
            </w:r>
            <w:r w:rsidR="00461860">
              <w:rPr>
                <w:noProof/>
                <w:webHidden/>
              </w:rPr>
              <w:fldChar w:fldCharType="begin"/>
            </w:r>
            <w:r w:rsidR="00461860">
              <w:rPr>
                <w:noProof/>
                <w:webHidden/>
              </w:rPr>
              <w:instrText xml:space="preserve"> PAGEREF _Toc59126319 \h </w:instrText>
            </w:r>
            <w:r w:rsidR="00461860">
              <w:rPr>
                <w:noProof/>
                <w:webHidden/>
              </w:rPr>
            </w:r>
            <w:r w:rsidR="00461860">
              <w:rPr>
                <w:noProof/>
                <w:webHidden/>
              </w:rPr>
              <w:fldChar w:fldCharType="separate"/>
            </w:r>
            <w:r w:rsidR="00461860">
              <w:rPr>
                <w:noProof/>
                <w:webHidden/>
              </w:rPr>
              <w:t>393</w:t>
            </w:r>
            <w:r w:rsidR="00461860">
              <w:rPr>
                <w:noProof/>
                <w:webHidden/>
              </w:rPr>
              <w:fldChar w:fldCharType="end"/>
            </w:r>
          </w:hyperlink>
        </w:p>
        <w:p w14:paraId="13D3634F" w14:textId="2956BE29"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20" w:history="1">
            <w:r w:rsidR="00461860" w:rsidRPr="00CB763D">
              <w:rPr>
                <w:rStyle w:val="Hyperlnk"/>
                <w:noProof/>
              </w:rPr>
              <w:t>13.15.5.</w:t>
            </w:r>
            <w:r w:rsidR="00461860">
              <w:rPr>
                <w:rFonts w:asciiTheme="minorHAnsi" w:eastAsiaTheme="minorEastAsia" w:hAnsiTheme="minorHAnsi"/>
                <w:noProof/>
                <w:color w:val="auto"/>
                <w:lang w:val="sv-SE" w:eastAsia="sv-SE"/>
              </w:rPr>
              <w:tab/>
            </w:r>
            <w:r w:rsidR="00461860" w:rsidRPr="00CB763D">
              <w:rPr>
                <w:rStyle w:val="Hyperlnk"/>
                <w:noProof/>
              </w:rPr>
              <w:t>Includes</w:t>
            </w:r>
            <w:r w:rsidR="00461860">
              <w:rPr>
                <w:noProof/>
                <w:webHidden/>
              </w:rPr>
              <w:tab/>
            </w:r>
            <w:r w:rsidR="00461860">
              <w:rPr>
                <w:noProof/>
                <w:webHidden/>
              </w:rPr>
              <w:fldChar w:fldCharType="begin"/>
            </w:r>
            <w:r w:rsidR="00461860">
              <w:rPr>
                <w:noProof/>
                <w:webHidden/>
              </w:rPr>
              <w:instrText xml:space="preserve"> PAGEREF _Toc59126320 \h </w:instrText>
            </w:r>
            <w:r w:rsidR="00461860">
              <w:rPr>
                <w:noProof/>
                <w:webHidden/>
              </w:rPr>
            </w:r>
            <w:r w:rsidR="00461860">
              <w:rPr>
                <w:noProof/>
                <w:webHidden/>
              </w:rPr>
              <w:fldChar w:fldCharType="separate"/>
            </w:r>
            <w:r w:rsidR="00461860">
              <w:rPr>
                <w:noProof/>
                <w:webHidden/>
              </w:rPr>
              <w:t>393</w:t>
            </w:r>
            <w:r w:rsidR="00461860">
              <w:rPr>
                <w:noProof/>
                <w:webHidden/>
              </w:rPr>
              <w:fldChar w:fldCharType="end"/>
            </w:r>
          </w:hyperlink>
        </w:p>
        <w:p w14:paraId="2F95939C" w14:textId="1D08E32A"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21" w:history="1">
            <w:r w:rsidR="00461860" w:rsidRPr="00CB763D">
              <w:rPr>
                <w:rStyle w:val="Hyperlnk"/>
                <w:noProof/>
              </w:rPr>
              <w:t>13.15.6.</w:t>
            </w:r>
            <w:r w:rsidR="00461860">
              <w:rPr>
                <w:rFonts w:asciiTheme="minorHAnsi" w:eastAsiaTheme="minorEastAsia" w:hAnsiTheme="minorHAnsi"/>
                <w:noProof/>
                <w:color w:val="auto"/>
                <w:lang w:val="sv-SE" w:eastAsia="sv-SE"/>
              </w:rPr>
              <w:tab/>
            </w:r>
            <w:r w:rsidR="00461860" w:rsidRPr="00CB763D">
              <w:rPr>
                <w:rStyle w:val="Hyperlnk"/>
                <w:noProof/>
              </w:rPr>
              <w:t>Macros</w:t>
            </w:r>
            <w:r w:rsidR="00461860">
              <w:rPr>
                <w:noProof/>
                <w:webHidden/>
              </w:rPr>
              <w:tab/>
            </w:r>
            <w:r w:rsidR="00461860">
              <w:rPr>
                <w:noProof/>
                <w:webHidden/>
              </w:rPr>
              <w:fldChar w:fldCharType="begin"/>
            </w:r>
            <w:r w:rsidR="00461860">
              <w:rPr>
                <w:noProof/>
                <w:webHidden/>
              </w:rPr>
              <w:instrText xml:space="preserve"> PAGEREF _Toc59126321 \h </w:instrText>
            </w:r>
            <w:r w:rsidR="00461860">
              <w:rPr>
                <w:noProof/>
                <w:webHidden/>
              </w:rPr>
            </w:r>
            <w:r w:rsidR="00461860">
              <w:rPr>
                <w:noProof/>
                <w:webHidden/>
              </w:rPr>
              <w:fldChar w:fldCharType="separate"/>
            </w:r>
            <w:r w:rsidR="00461860">
              <w:rPr>
                <w:noProof/>
                <w:webHidden/>
              </w:rPr>
              <w:t>394</w:t>
            </w:r>
            <w:r w:rsidR="00461860">
              <w:rPr>
                <w:noProof/>
                <w:webHidden/>
              </w:rPr>
              <w:fldChar w:fldCharType="end"/>
            </w:r>
          </w:hyperlink>
        </w:p>
        <w:p w14:paraId="184C8D35" w14:textId="38072E27"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22" w:history="1">
            <w:r w:rsidR="00461860" w:rsidRPr="00CB763D">
              <w:rPr>
                <w:rStyle w:val="Hyperlnk"/>
                <w:noProof/>
              </w:rPr>
              <w:t>13.15.7.</w:t>
            </w:r>
            <w:r w:rsidR="00461860">
              <w:rPr>
                <w:rFonts w:asciiTheme="minorHAnsi" w:eastAsiaTheme="minorEastAsia" w:hAnsiTheme="minorHAnsi"/>
                <w:noProof/>
                <w:color w:val="auto"/>
                <w:lang w:val="sv-SE" w:eastAsia="sv-SE"/>
              </w:rPr>
              <w:tab/>
            </w:r>
            <w:r w:rsidR="00461860" w:rsidRPr="00CB763D">
              <w:rPr>
                <w:rStyle w:val="Hyperlnk"/>
                <w:noProof/>
              </w:rPr>
              <w:t>Conditional Programming</w:t>
            </w:r>
            <w:r w:rsidR="00461860">
              <w:rPr>
                <w:noProof/>
                <w:webHidden/>
              </w:rPr>
              <w:tab/>
            </w:r>
            <w:r w:rsidR="00461860">
              <w:rPr>
                <w:noProof/>
                <w:webHidden/>
              </w:rPr>
              <w:fldChar w:fldCharType="begin"/>
            </w:r>
            <w:r w:rsidR="00461860">
              <w:rPr>
                <w:noProof/>
                <w:webHidden/>
              </w:rPr>
              <w:instrText xml:space="preserve"> PAGEREF _Toc59126322 \h </w:instrText>
            </w:r>
            <w:r w:rsidR="00461860">
              <w:rPr>
                <w:noProof/>
                <w:webHidden/>
              </w:rPr>
            </w:r>
            <w:r w:rsidR="00461860">
              <w:rPr>
                <w:noProof/>
                <w:webHidden/>
              </w:rPr>
              <w:fldChar w:fldCharType="separate"/>
            </w:r>
            <w:r w:rsidR="00461860">
              <w:rPr>
                <w:noProof/>
                <w:webHidden/>
              </w:rPr>
              <w:t>399</w:t>
            </w:r>
            <w:r w:rsidR="00461860">
              <w:rPr>
                <w:noProof/>
                <w:webHidden/>
              </w:rPr>
              <w:fldChar w:fldCharType="end"/>
            </w:r>
          </w:hyperlink>
        </w:p>
        <w:p w14:paraId="4BD1F34F" w14:textId="3175C904"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23" w:history="1">
            <w:r w:rsidR="00461860" w:rsidRPr="00CB763D">
              <w:rPr>
                <w:rStyle w:val="Hyperlnk"/>
                <w:noProof/>
              </w:rPr>
              <w:t>13.15.8.</w:t>
            </w:r>
            <w:r w:rsidR="00461860">
              <w:rPr>
                <w:rFonts w:asciiTheme="minorHAnsi" w:eastAsiaTheme="minorEastAsia" w:hAnsiTheme="minorHAnsi"/>
                <w:noProof/>
                <w:color w:val="auto"/>
                <w:lang w:val="sv-SE" w:eastAsia="sv-SE"/>
              </w:rPr>
              <w:tab/>
            </w:r>
            <w:r w:rsidR="00461860" w:rsidRPr="00CB763D">
              <w:rPr>
                <w:rStyle w:val="Hyperlnk"/>
                <w:noProof/>
              </w:rPr>
              <w:t>Macro Expansion</w:t>
            </w:r>
            <w:r w:rsidR="00461860">
              <w:rPr>
                <w:noProof/>
                <w:webHidden/>
              </w:rPr>
              <w:tab/>
            </w:r>
            <w:r w:rsidR="00461860">
              <w:rPr>
                <w:noProof/>
                <w:webHidden/>
              </w:rPr>
              <w:fldChar w:fldCharType="begin"/>
            </w:r>
            <w:r w:rsidR="00461860">
              <w:rPr>
                <w:noProof/>
                <w:webHidden/>
              </w:rPr>
              <w:instrText xml:space="preserve"> PAGEREF _Toc59126323 \h </w:instrText>
            </w:r>
            <w:r w:rsidR="00461860">
              <w:rPr>
                <w:noProof/>
                <w:webHidden/>
              </w:rPr>
            </w:r>
            <w:r w:rsidR="00461860">
              <w:rPr>
                <w:noProof/>
                <w:webHidden/>
              </w:rPr>
              <w:fldChar w:fldCharType="separate"/>
            </w:r>
            <w:r w:rsidR="00461860">
              <w:rPr>
                <w:noProof/>
                <w:webHidden/>
              </w:rPr>
              <w:t>401</w:t>
            </w:r>
            <w:r w:rsidR="00461860">
              <w:rPr>
                <w:noProof/>
                <w:webHidden/>
              </w:rPr>
              <w:fldChar w:fldCharType="end"/>
            </w:r>
          </w:hyperlink>
        </w:p>
        <w:p w14:paraId="506FFB5C" w14:textId="3B8AB42E"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24" w:history="1">
            <w:r w:rsidR="00461860" w:rsidRPr="00CB763D">
              <w:rPr>
                <w:rStyle w:val="Hyperlnk"/>
                <w:noProof/>
              </w:rPr>
              <w:t>13.15.9.</w:t>
            </w:r>
            <w:r w:rsidR="00461860">
              <w:rPr>
                <w:rFonts w:asciiTheme="minorHAnsi" w:eastAsiaTheme="minorEastAsia" w:hAnsiTheme="minorHAnsi"/>
                <w:noProof/>
                <w:color w:val="auto"/>
                <w:lang w:val="sv-SE" w:eastAsia="sv-SE"/>
              </w:rPr>
              <w:tab/>
            </w:r>
            <w:r w:rsidR="00461860" w:rsidRPr="00CB763D">
              <w:rPr>
                <w:rStyle w:val="Hyperlnk"/>
                <w:noProof/>
              </w:rPr>
              <w:t>String Merging</w:t>
            </w:r>
            <w:r w:rsidR="00461860">
              <w:rPr>
                <w:noProof/>
                <w:webHidden/>
              </w:rPr>
              <w:tab/>
            </w:r>
            <w:r w:rsidR="00461860">
              <w:rPr>
                <w:noProof/>
                <w:webHidden/>
              </w:rPr>
              <w:fldChar w:fldCharType="begin"/>
            </w:r>
            <w:r w:rsidR="00461860">
              <w:rPr>
                <w:noProof/>
                <w:webHidden/>
              </w:rPr>
              <w:instrText xml:space="preserve"> PAGEREF _Toc59126324 \h </w:instrText>
            </w:r>
            <w:r w:rsidR="00461860">
              <w:rPr>
                <w:noProof/>
                <w:webHidden/>
              </w:rPr>
            </w:r>
            <w:r w:rsidR="00461860">
              <w:rPr>
                <w:noProof/>
                <w:webHidden/>
              </w:rPr>
              <w:fldChar w:fldCharType="separate"/>
            </w:r>
            <w:r w:rsidR="00461860">
              <w:rPr>
                <w:noProof/>
                <w:webHidden/>
              </w:rPr>
              <w:t>404</w:t>
            </w:r>
            <w:r w:rsidR="00461860">
              <w:rPr>
                <w:noProof/>
                <w:webHidden/>
              </w:rPr>
              <w:fldChar w:fldCharType="end"/>
            </w:r>
          </w:hyperlink>
        </w:p>
        <w:p w14:paraId="730AD435" w14:textId="4C217669"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25" w:history="1">
            <w:r w:rsidR="00461860" w:rsidRPr="00CB763D">
              <w:rPr>
                <w:rStyle w:val="Hyperlnk"/>
                <w:noProof/>
              </w:rPr>
              <w:t>13.16.</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_Toc59126325 \h </w:instrText>
            </w:r>
            <w:r w:rsidR="00461860">
              <w:rPr>
                <w:noProof/>
                <w:webHidden/>
              </w:rPr>
            </w:r>
            <w:r w:rsidR="00461860">
              <w:rPr>
                <w:noProof/>
                <w:webHidden/>
              </w:rPr>
              <w:fldChar w:fldCharType="separate"/>
            </w:r>
            <w:r w:rsidR="00461860">
              <w:rPr>
                <w:noProof/>
                <w:webHidden/>
              </w:rPr>
              <w:t>405</w:t>
            </w:r>
            <w:r w:rsidR="00461860">
              <w:rPr>
                <w:noProof/>
                <w:webHidden/>
              </w:rPr>
              <w:fldChar w:fldCharType="end"/>
            </w:r>
          </w:hyperlink>
        </w:p>
        <w:p w14:paraId="017BE2A7" w14:textId="7DFB231C" w:rsidR="00461860" w:rsidRDefault="00DB06E7">
          <w:pPr>
            <w:pStyle w:val="Innehll1"/>
            <w:rPr>
              <w:rFonts w:asciiTheme="minorHAnsi" w:eastAsiaTheme="minorEastAsia" w:hAnsiTheme="minorHAnsi"/>
              <w:noProof/>
              <w:color w:val="auto"/>
              <w:lang w:val="sv-SE" w:eastAsia="sv-SE"/>
            </w:rPr>
          </w:pPr>
          <w:hyperlink w:anchor="_Toc59126326" w:history="1">
            <w:r w:rsidR="00461860" w:rsidRPr="00CB763D">
              <w:rPr>
                <w:rStyle w:val="Hyperlnk"/>
                <w:noProof/>
              </w:rPr>
              <w:t>C.</w:t>
            </w:r>
            <w:r w:rsidR="00461860">
              <w:rPr>
                <w:rFonts w:asciiTheme="minorHAnsi" w:eastAsiaTheme="minorEastAsia" w:hAnsiTheme="minorHAnsi"/>
                <w:noProof/>
                <w:color w:val="auto"/>
                <w:lang w:val="sv-SE" w:eastAsia="sv-SE"/>
              </w:rPr>
              <w:tab/>
            </w:r>
            <w:r w:rsidR="00461860" w:rsidRPr="00CB763D">
              <w:rPr>
                <w:rStyle w:val="Hyperlnk"/>
                <w:noProof/>
              </w:rPr>
              <w:t>The Register Set</w:t>
            </w:r>
            <w:r w:rsidR="00461860">
              <w:rPr>
                <w:noProof/>
                <w:webHidden/>
              </w:rPr>
              <w:tab/>
            </w:r>
            <w:r w:rsidR="00461860">
              <w:rPr>
                <w:noProof/>
                <w:webHidden/>
              </w:rPr>
              <w:fldChar w:fldCharType="begin"/>
            </w:r>
            <w:r w:rsidR="00461860">
              <w:rPr>
                <w:noProof/>
                <w:webHidden/>
              </w:rPr>
              <w:instrText xml:space="preserve"> PAGEREF _Toc59126326 \h </w:instrText>
            </w:r>
            <w:r w:rsidR="00461860">
              <w:rPr>
                <w:noProof/>
                <w:webHidden/>
              </w:rPr>
            </w:r>
            <w:r w:rsidR="00461860">
              <w:rPr>
                <w:noProof/>
                <w:webHidden/>
              </w:rPr>
              <w:fldChar w:fldCharType="separate"/>
            </w:r>
            <w:r w:rsidR="00461860">
              <w:rPr>
                <w:noProof/>
                <w:webHidden/>
              </w:rPr>
              <w:t>406</w:t>
            </w:r>
            <w:r w:rsidR="00461860">
              <w:rPr>
                <w:noProof/>
                <w:webHidden/>
              </w:rPr>
              <w:fldChar w:fldCharType="end"/>
            </w:r>
          </w:hyperlink>
        </w:p>
        <w:p w14:paraId="08B2DBA4" w14:textId="6A8A8316" w:rsidR="00461860" w:rsidRDefault="00DB06E7">
          <w:pPr>
            <w:pStyle w:val="Innehll1"/>
            <w:rPr>
              <w:rFonts w:asciiTheme="minorHAnsi" w:eastAsiaTheme="minorEastAsia" w:hAnsiTheme="minorHAnsi"/>
              <w:noProof/>
              <w:color w:val="auto"/>
              <w:lang w:val="sv-SE" w:eastAsia="sv-SE"/>
            </w:rPr>
          </w:pPr>
          <w:hyperlink w:anchor="_Toc59126327" w:history="1">
            <w:r w:rsidR="00461860" w:rsidRPr="00CB763D">
              <w:rPr>
                <w:rStyle w:val="Hyperlnk"/>
                <w:noProof/>
              </w:rPr>
              <w:t>D.</w:t>
            </w:r>
            <w:r w:rsidR="00461860">
              <w:rPr>
                <w:rFonts w:asciiTheme="minorHAnsi" w:eastAsiaTheme="minorEastAsia" w:hAnsiTheme="minorHAnsi"/>
                <w:noProof/>
                <w:color w:val="auto"/>
                <w:lang w:val="sv-SE" w:eastAsia="sv-SE"/>
              </w:rPr>
              <w:tab/>
            </w:r>
            <w:r w:rsidR="00461860" w:rsidRPr="00CB763D">
              <w:rPr>
                <w:rStyle w:val="Hyperlnk"/>
                <w:noProof/>
              </w:rPr>
              <w:t>The C Grammar</w:t>
            </w:r>
            <w:r w:rsidR="00461860">
              <w:rPr>
                <w:noProof/>
                <w:webHidden/>
              </w:rPr>
              <w:tab/>
            </w:r>
            <w:r w:rsidR="00461860">
              <w:rPr>
                <w:noProof/>
                <w:webHidden/>
              </w:rPr>
              <w:fldChar w:fldCharType="begin"/>
            </w:r>
            <w:r w:rsidR="00461860">
              <w:rPr>
                <w:noProof/>
                <w:webHidden/>
              </w:rPr>
              <w:instrText xml:space="preserve"> PAGEREF _Toc59126327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50A0D42E" w14:textId="1B8C3CD1"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28" w:history="1">
            <w:r w:rsidR="00461860" w:rsidRPr="00CB763D">
              <w:rPr>
                <w:rStyle w:val="Hyperlnk"/>
                <w:noProof/>
              </w:rPr>
              <w:t>13.17.</w:t>
            </w:r>
            <w:r w:rsidR="00461860">
              <w:rPr>
                <w:rFonts w:asciiTheme="minorHAnsi" w:eastAsiaTheme="minorEastAsia" w:hAnsiTheme="minorHAnsi"/>
                <w:noProof/>
                <w:color w:val="auto"/>
                <w:lang w:val="sv-SE" w:eastAsia="sv-SE"/>
              </w:rPr>
              <w:tab/>
            </w:r>
            <w:r w:rsidR="00461860" w:rsidRPr="00CB763D">
              <w:rPr>
                <w:rStyle w:val="Hyperlnk"/>
                <w:noProof/>
              </w:rPr>
              <w:t>The Preprocessor Grammar</w:t>
            </w:r>
            <w:r w:rsidR="00461860">
              <w:rPr>
                <w:noProof/>
                <w:webHidden/>
              </w:rPr>
              <w:tab/>
            </w:r>
            <w:r w:rsidR="00461860">
              <w:rPr>
                <w:noProof/>
                <w:webHidden/>
              </w:rPr>
              <w:fldChar w:fldCharType="begin"/>
            </w:r>
            <w:r w:rsidR="00461860">
              <w:rPr>
                <w:noProof/>
                <w:webHidden/>
              </w:rPr>
              <w:instrText xml:space="preserve"> PAGEREF _Toc59126328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44F8D77E" w14:textId="5B687004"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29" w:history="1">
            <w:r w:rsidR="00461860" w:rsidRPr="00CB763D">
              <w:rPr>
                <w:rStyle w:val="Hyperlnk"/>
                <w:noProof/>
              </w:rPr>
              <w:t>13.18.</w:t>
            </w:r>
            <w:r w:rsidR="00461860">
              <w:rPr>
                <w:rFonts w:asciiTheme="minorHAnsi" w:eastAsiaTheme="minorEastAsia" w:hAnsiTheme="minorHAnsi"/>
                <w:noProof/>
                <w:color w:val="auto"/>
                <w:lang w:val="sv-SE" w:eastAsia="sv-SE"/>
              </w:rPr>
              <w:tab/>
            </w:r>
            <w:r w:rsidR="00461860" w:rsidRPr="00CB763D">
              <w:rPr>
                <w:rStyle w:val="Hyperlnk"/>
                <w:noProof/>
              </w:rPr>
              <w:t>The Language Grammar</w:t>
            </w:r>
            <w:r w:rsidR="00461860">
              <w:rPr>
                <w:noProof/>
                <w:webHidden/>
              </w:rPr>
              <w:tab/>
            </w:r>
            <w:r w:rsidR="00461860">
              <w:rPr>
                <w:noProof/>
                <w:webHidden/>
              </w:rPr>
              <w:fldChar w:fldCharType="begin"/>
            </w:r>
            <w:r w:rsidR="00461860">
              <w:rPr>
                <w:noProof/>
                <w:webHidden/>
              </w:rPr>
              <w:instrText xml:space="preserve"> PAGEREF _Toc59126329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196FD8CA" w14:textId="3F7A61D9" w:rsidR="00461860" w:rsidRDefault="00DB06E7">
          <w:pPr>
            <w:pStyle w:val="Innehll1"/>
            <w:rPr>
              <w:rFonts w:asciiTheme="minorHAnsi" w:eastAsiaTheme="minorEastAsia" w:hAnsiTheme="minorHAnsi"/>
              <w:noProof/>
              <w:color w:val="auto"/>
              <w:lang w:val="sv-SE" w:eastAsia="sv-SE"/>
            </w:rPr>
          </w:pPr>
          <w:hyperlink w:anchor="_Toc59126330" w:history="1">
            <w:r w:rsidR="00461860" w:rsidRPr="00CB763D">
              <w:rPr>
                <w:rStyle w:val="Hyperlnk"/>
                <w:noProof/>
              </w:rPr>
              <w:t>E.</w:t>
            </w:r>
            <w:r w:rsidR="00461860">
              <w:rPr>
                <w:rFonts w:asciiTheme="minorHAnsi" w:eastAsiaTheme="minorEastAsia" w:hAnsiTheme="minorHAnsi"/>
                <w:noProof/>
                <w:color w:val="auto"/>
                <w:lang w:val="sv-SE" w:eastAsia="sv-SE"/>
              </w:rPr>
              <w:tab/>
            </w:r>
            <w:r w:rsidR="00461860" w:rsidRPr="00CB763D">
              <w:rPr>
                <w:rStyle w:val="Hyperlnk"/>
                <w:noProof/>
              </w:rPr>
              <w:t xml:space="preserve">The </w:t>
            </w:r>
            <w:r w:rsidR="00461860" w:rsidRPr="00CB763D">
              <w:rPr>
                <w:rStyle w:val="Hyperlnk"/>
                <w:noProof/>
                <w:highlight w:val="white"/>
              </w:rPr>
              <w:t xml:space="preserve">Gardens Point </w:t>
            </w:r>
            <w:r w:rsidR="00461860" w:rsidRPr="00CB763D">
              <w:rPr>
                <w:rStyle w:val="Hyperlnk"/>
                <w:noProof/>
              </w:rPr>
              <w:t>Tools</w:t>
            </w:r>
            <w:r w:rsidR="00461860">
              <w:rPr>
                <w:noProof/>
                <w:webHidden/>
              </w:rPr>
              <w:tab/>
            </w:r>
            <w:r w:rsidR="00461860">
              <w:rPr>
                <w:noProof/>
                <w:webHidden/>
              </w:rPr>
              <w:fldChar w:fldCharType="begin"/>
            </w:r>
            <w:r w:rsidR="00461860">
              <w:rPr>
                <w:noProof/>
                <w:webHidden/>
              </w:rPr>
              <w:instrText xml:space="preserve"> PAGEREF _Toc59126330 \h </w:instrText>
            </w:r>
            <w:r w:rsidR="00461860">
              <w:rPr>
                <w:noProof/>
                <w:webHidden/>
              </w:rPr>
            </w:r>
            <w:r w:rsidR="00461860">
              <w:rPr>
                <w:noProof/>
                <w:webHidden/>
              </w:rPr>
              <w:fldChar w:fldCharType="separate"/>
            </w:r>
            <w:r w:rsidR="00461860">
              <w:rPr>
                <w:noProof/>
                <w:webHidden/>
              </w:rPr>
              <w:t>414</w:t>
            </w:r>
            <w:r w:rsidR="00461860">
              <w:rPr>
                <w:noProof/>
                <w:webHidden/>
              </w:rPr>
              <w:fldChar w:fldCharType="end"/>
            </w:r>
          </w:hyperlink>
        </w:p>
        <w:p w14:paraId="72DC72F4" w14:textId="69ECC6BD"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31" w:history="1">
            <w:r w:rsidR="00461860" w:rsidRPr="00CB763D">
              <w:rPr>
                <w:rStyle w:val="Hyperlnk"/>
                <w:noProof/>
              </w:rPr>
              <w:t>13.18.1.</w:t>
            </w:r>
            <w:r w:rsidR="00461860">
              <w:rPr>
                <w:rFonts w:asciiTheme="minorHAnsi" w:eastAsiaTheme="minorEastAsia" w:hAnsiTheme="minorHAnsi"/>
                <w:noProof/>
                <w:color w:val="auto"/>
                <w:lang w:val="sv-SE" w:eastAsia="sv-SE"/>
              </w:rPr>
              <w:tab/>
            </w:r>
            <w:r w:rsidR="00461860" w:rsidRPr="00CB763D">
              <w:rPr>
                <w:rStyle w:val="Hyperlnk"/>
                <w:noProof/>
              </w:rPr>
              <w:t>The Language</w:t>
            </w:r>
            <w:r w:rsidR="00461860">
              <w:rPr>
                <w:noProof/>
                <w:webHidden/>
              </w:rPr>
              <w:tab/>
            </w:r>
            <w:r w:rsidR="00461860">
              <w:rPr>
                <w:noProof/>
                <w:webHidden/>
              </w:rPr>
              <w:fldChar w:fldCharType="begin"/>
            </w:r>
            <w:r w:rsidR="00461860">
              <w:rPr>
                <w:noProof/>
                <w:webHidden/>
              </w:rPr>
              <w:instrText xml:space="preserve"> PAGEREF _Toc59126331 \h </w:instrText>
            </w:r>
            <w:r w:rsidR="00461860">
              <w:rPr>
                <w:noProof/>
                <w:webHidden/>
              </w:rPr>
            </w:r>
            <w:r w:rsidR="00461860">
              <w:rPr>
                <w:noProof/>
                <w:webHidden/>
              </w:rPr>
              <w:fldChar w:fldCharType="separate"/>
            </w:r>
            <w:r w:rsidR="00461860">
              <w:rPr>
                <w:noProof/>
                <w:webHidden/>
              </w:rPr>
              <w:t>414</w:t>
            </w:r>
            <w:r w:rsidR="00461860">
              <w:rPr>
                <w:noProof/>
                <w:webHidden/>
              </w:rPr>
              <w:fldChar w:fldCharType="end"/>
            </w:r>
          </w:hyperlink>
        </w:p>
        <w:p w14:paraId="0E32F5FA" w14:textId="3FF87E27"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32" w:history="1">
            <w:r w:rsidR="00461860" w:rsidRPr="00CB763D">
              <w:rPr>
                <w:rStyle w:val="Hyperlnk"/>
                <w:noProof/>
              </w:rPr>
              <w:t>13.18.2.</w:t>
            </w:r>
            <w:r w:rsidR="00461860">
              <w:rPr>
                <w:rFonts w:asciiTheme="minorHAnsi" w:eastAsiaTheme="minorEastAsia" w:hAnsiTheme="minorHAnsi"/>
                <w:noProof/>
                <w:color w:val="auto"/>
                <w:lang w:val="sv-SE" w:eastAsia="sv-SE"/>
              </w:rPr>
              <w:tab/>
            </w:r>
            <w:r w:rsidR="00461860" w:rsidRPr="00CB763D">
              <w:rPr>
                <w:rStyle w:val="Hyperlnk"/>
                <w:noProof/>
              </w:rPr>
              <w:t>The Grammar</w:t>
            </w:r>
            <w:r w:rsidR="00461860">
              <w:rPr>
                <w:noProof/>
                <w:webHidden/>
              </w:rPr>
              <w:tab/>
            </w:r>
            <w:r w:rsidR="00461860">
              <w:rPr>
                <w:noProof/>
                <w:webHidden/>
              </w:rPr>
              <w:fldChar w:fldCharType="begin"/>
            </w:r>
            <w:r w:rsidR="00461860">
              <w:rPr>
                <w:noProof/>
                <w:webHidden/>
              </w:rPr>
              <w:instrText xml:space="preserve"> PAGEREF _Toc59126332 \h </w:instrText>
            </w:r>
            <w:r w:rsidR="00461860">
              <w:rPr>
                <w:noProof/>
                <w:webHidden/>
              </w:rPr>
            </w:r>
            <w:r w:rsidR="00461860">
              <w:rPr>
                <w:noProof/>
                <w:webHidden/>
              </w:rPr>
              <w:fldChar w:fldCharType="separate"/>
            </w:r>
            <w:r w:rsidR="00461860">
              <w:rPr>
                <w:noProof/>
                <w:webHidden/>
              </w:rPr>
              <w:t>415</w:t>
            </w:r>
            <w:r w:rsidR="00461860">
              <w:rPr>
                <w:noProof/>
                <w:webHidden/>
              </w:rPr>
              <w:fldChar w:fldCharType="end"/>
            </w:r>
          </w:hyperlink>
        </w:p>
        <w:p w14:paraId="54132AB2" w14:textId="35C1BD57"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33" w:history="1">
            <w:r w:rsidR="00461860" w:rsidRPr="00CB763D">
              <w:rPr>
                <w:rStyle w:val="Hyperlnk"/>
                <w:noProof/>
              </w:rPr>
              <w:t>13.18.3.</w:t>
            </w:r>
            <w:r w:rsidR="00461860">
              <w:rPr>
                <w:rFonts w:asciiTheme="minorHAnsi" w:eastAsiaTheme="minorEastAsia" w:hAnsiTheme="minorHAnsi"/>
                <w:noProof/>
                <w:color w:val="auto"/>
                <w:lang w:val="sv-SE" w:eastAsia="sv-SE"/>
              </w:rPr>
              <w:tab/>
            </w:r>
            <w:r w:rsidR="00461860" w:rsidRPr="00CB763D">
              <w:rPr>
                <w:rStyle w:val="Hyperlnk"/>
                <w:noProof/>
              </w:rPr>
              <w:t>GPPG</w:t>
            </w:r>
            <w:r w:rsidR="00461860">
              <w:rPr>
                <w:noProof/>
                <w:webHidden/>
              </w:rPr>
              <w:tab/>
            </w:r>
            <w:r w:rsidR="00461860">
              <w:rPr>
                <w:noProof/>
                <w:webHidden/>
              </w:rPr>
              <w:fldChar w:fldCharType="begin"/>
            </w:r>
            <w:r w:rsidR="00461860">
              <w:rPr>
                <w:noProof/>
                <w:webHidden/>
              </w:rPr>
              <w:instrText xml:space="preserve"> PAGEREF _Toc59126333 \h </w:instrText>
            </w:r>
            <w:r w:rsidR="00461860">
              <w:rPr>
                <w:noProof/>
                <w:webHidden/>
              </w:rPr>
            </w:r>
            <w:r w:rsidR="00461860">
              <w:rPr>
                <w:noProof/>
                <w:webHidden/>
              </w:rPr>
              <w:fldChar w:fldCharType="separate"/>
            </w:r>
            <w:r w:rsidR="00461860">
              <w:rPr>
                <w:noProof/>
                <w:webHidden/>
              </w:rPr>
              <w:t>416</w:t>
            </w:r>
            <w:r w:rsidR="00461860">
              <w:rPr>
                <w:noProof/>
                <w:webHidden/>
              </w:rPr>
              <w:fldChar w:fldCharType="end"/>
            </w:r>
          </w:hyperlink>
        </w:p>
        <w:p w14:paraId="7E59D550" w14:textId="737B629E"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34" w:history="1">
            <w:r w:rsidR="00461860" w:rsidRPr="00CB763D">
              <w:rPr>
                <w:rStyle w:val="Hyperlnk"/>
                <w:noProof/>
              </w:rPr>
              <w:t>13.18.4.</w:t>
            </w:r>
            <w:r w:rsidR="00461860">
              <w:rPr>
                <w:rFonts w:asciiTheme="minorHAnsi" w:eastAsiaTheme="minorEastAsia" w:hAnsiTheme="minorHAnsi"/>
                <w:noProof/>
                <w:color w:val="auto"/>
                <w:lang w:val="sv-SE" w:eastAsia="sv-SE"/>
              </w:rPr>
              <w:tab/>
            </w:r>
            <w:r w:rsidR="00461860" w:rsidRPr="00CB763D">
              <w:rPr>
                <w:rStyle w:val="Hyperlnk"/>
                <w:noProof/>
              </w:rPr>
              <w:t>JPlex</w:t>
            </w:r>
            <w:r w:rsidR="00461860">
              <w:rPr>
                <w:noProof/>
                <w:webHidden/>
              </w:rPr>
              <w:tab/>
            </w:r>
            <w:r w:rsidR="00461860">
              <w:rPr>
                <w:noProof/>
                <w:webHidden/>
              </w:rPr>
              <w:fldChar w:fldCharType="begin"/>
            </w:r>
            <w:r w:rsidR="00461860">
              <w:rPr>
                <w:noProof/>
                <w:webHidden/>
              </w:rPr>
              <w:instrText xml:space="preserve"> PAGEREF _Toc59126334 \h </w:instrText>
            </w:r>
            <w:r w:rsidR="00461860">
              <w:rPr>
                <w:noProof/>
                <w:webHidden/>
              </w:rPr>
            </w:r>
            <w:r w:rsidR="00461860">
              <w:rPr>
                <w:noProof/>
                <w:webHidden/>
              </w:rPr>
              <w:fldChar w:fldCharType="separate"/>
            </w:r>
            <w:r w:rsidR="00461860">
              <w:rPr>
                <w:noProof/>
                <w:webHidden/>
              </w:rPr>
              <w:t>420</w:t>
            </w:r>
            <w:r w:rsidR="00461860">
              <w:rPr>
                <w:noProof/>
                <w:webHidden/>
              </w:rPr>
              <w:fldChar w:fldCharType="end"/>
            </w:r>
          </w:hyperlink>
        </w:p>
        <w:p w14:paraId="5759586B" w14:textId="2A9009F3"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35" w:history="1">
            <w:r w:rsidR="00461860" w:rsidRPr="00CB763D">
              <w:rPr>
                <w:rStyle w:val="Hyperlnk"/>
                <w:noProof/>
              </w:rPr>
              <w:t>13.18.5.</w:t>
            </w:r>
            <w:r w:rsidR="00461860">
              <w:rPr>
                <w:rFonts w:asciiTheme="minorHAnsi" w:eastAsiaTheme="minorEastAsia" w:hAnsiTheme="minorHAnsi"/>
                <w:noProof/>
                <w:color w:val="auto"/>
                <w:lang w:val="sv-SE" w:eastAsia="sv-SE"/>
              </w:rPr>
              <w:tab/>
            </w:r>
            <w:r w:rsidR="00461860" w:rsidRPr="00CB763D">
              <w:rPr>
                <w:rStyle w:val="Hyperlnk"/>
                <w:noProof/>
              </w:rPr>
              <w:t>Main</w:t>
            </w:r>
            <w:r w:rsidR="00461860">
              <w:rPr>
                <w:noProof/>
                <w:webHidden/>
              </w:rPr>
              <w:tab/>
            </w:r>
            <w:r w:rsidR="00461860">
              <w:rPr>
                <w:noProof/>
                <w:webHidden/>
              </w:rPr>
              <w:fldChar w:fldCharType="begin"/>
            </w:r>
            <w:r w:rsidR="00461860">
              <w:rPr>
                <w:noProof/>
                <w:webHidden/>
              </w:rPr>
              <w:instrText xml:space="preserve"> PAGEREF _Toc59126335 \h </w:instrText>
            </w:r>
            <w:r w:rsidR="00461860">
              <w:rPr>
                <w:noProof/>
                <w:webHidden/>
              </w:rPr>
            </w:r>
            <w:r w:rsidR="00461860">
              <w:rPr>
                <w:noProof/>
                <w:webHidden/>
              </w:rPr>
              <w:fldChar w:fldCharType="separate"/>
            </w:r>
            <w:r w:rsidR="00461860">
              <w:rPr>
                <w:noProof/>
                <w:webHidden/>
              </w:rPr>
              <w:t>422</w:t>
            </w:r>
            <w:r w:rsidR="00461860">
              <w:rPr>
                <w:noProof/>
                <w:webHidden/>
              </w:rPr>
              <w:fldChar w:fldCharType="end"/>
            </w:r>
          </w:hyperlink>
        </w:p>
        <w:p w14:paraId="19A1F28A" w14:textId="7068FFD9" w:rsidR="00461860" w:rsidRDefault="00DB06E7">
          <w:pPr>
            <w:pStyle w:val="Innehll1"/>
            <w:rPr>
              <w:rFonts w:asciiTheme="minorHAnsi" w:eastAsiaTheme="minorEastAsia" w:hAnsiTheme="minorHAnsi"/>
              <w:noProof/>
              <w:color w:val="auto"/>
              <w:lang w:val="sv-SE" w:eastAsia="sv-SE"/>
            </w:rPr>
          </w:pPr>
          <w:hyperlink w:anchor="_Toc59126336" w:history="1">
            <w:r w:rsidR="00461860" w:rsidRPr="00CB763D">
              <w:rPr>
                <w:rStyle w:val="Hyperlnk"/>
                <w:noProof/>
              </w:rPr>
              <w:t>F.</w:t>
            </w:r>
            <w:r w:rsidR="00461860">
              <w:rPr>
                <w:rFonts w:asciiTheme="minorHAnsi" w:eastAsiaTheme="minorEastAsia" w:hAnsiTheme="minorHAnsi"/>
                <w:noProof/>
                <w:color w:val="auto"/>
                <w:lang w:val="sv-SE" w:eastAsia="sv-SE"/>
              </w:rPr>
              <w:tab/>
            </w:r>
            <w:r w:rsidR="00461860" w:rsidRPr="00CB763D">
              <w:rPr>
                <w:rStyle w:val="Hyperlnk"/>
                <w:noProof/>
              </w:rPr>
              <w:t>Auxiliary Classes</w:t>
            </w:r>
            <w:r w:rsidR="00461860">
              <w:rPr>
                <w:noProof/>
                <w:webHidden/>
              </w:rPr>
              <w:tab/>
            </w:r>
            <w:r w:rsidR="00461860">
              <w:rPr>
                <w:noProof/>
                <w:webHidden/>
              </w:rPr>
              <w:fldChar w:fldCharType="begin"/>
            </w:r>
            <w:r w:rsidR="00461860">
              <w:rPr>
                <w:noProof/>
                <w:webHidden/>
              </w:rPr>
              <w:instrText xml:space="preserve"> PAGEREF _Toc59126336 \h </w:instrText>
            </w:r>
            <w:r w:rsidR="00461860">
              <w:rPr>
                <w:noProof/>
                <w:webHidden/>
              </w:rPr>
            </w:r>
            <w:r w:rsidR="00461860">
              <w:rPr>
                <w:noProof/>
                <w:webHidden/>
              </w:rPr>
              <w:fldChar w:fldCharType="separate"/>
            </w:r>
            <w:r w:rsidR="00461860">
              <w:rPr>
                <w:noProof/>
                <w:webHidden/>
              </w:rPr>
              <w:t>424</w:t>
            </w:r>
            <w:r w:rsidR="00461860">
              <w:rPr>
                <w:noProof/>
                <w:webHidden/>
              </w:rPr>
              <w:fldChar w:fldCharType="end"/>
            </w:r>
          </w:hyperlink>
        </w:p>
        <w:p w14:paraId="74E260A9" w14:textId="0B2625E9"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37" w:history="1">
            <w:r w:rsidR="00461860" w:rsidRPr="00CB763D">
              <w:rPr>
                <w:rStyle w:val="Hyperlnk"/>
                <w:noProof/>
              </w:rPr>
              <w:t>13.19.</w:t>
            </w:r>
            <w:r w:rsidR="00461860">
              <w:rPr>
                <w:rFonts w:asciiTheme="minorHAnsi" w:eastAsiaTheme="minorEastAsia" w:hAnsiTheme="minorHAnsi"/>
                <w:noProof/>
                <w:color w:val="auto"/>
                <w:lang w:val="sv-SE" w:eastAsia="sv-SE"/>
              </w:rPr>
              <w:tab/>
            </w:r>
            <w:r w:rsidR="00461860" w:rsidRPr="00CB763D">
              <w:rPr>
                <w:rStyle w:val="Hyperlnk"/>
                <w:noProof/>
              </w:rPr>
              <w:t>Error Handling</w:t>
            </w:r>
            <w:r w:rsidR="00461860">
              <w:rPr>
                <w:noProof/>
                <w:webHidden/>
              </w:rPr>
              <w:tab/>
            </w:r>
            <w:r w:rsidR="00461860">
              <w:rPr>
                <w:noProof/>
                <w:webHidden/>
              </w:rPr>
              <w:fldChar w:fldCharType="begin"/>
            </w:r>
            <w:r w:rsidR="00461860">
              <w:rPr>
                <w:noProof/>
                <w:webHidden/>
              </w:rPr>
              <w:instrText xml:space="preserve"> PAGEREF _Toc59126337 \h </w:instrText>
            </w:r>
            <w:r w:rsidR="00461860">
              <w:rPr>
                <w:noProof/>
                <w:webHidden/>
              </w:rPr>
            </w:r>
            <w:r w:rsidR="00461860">
              <w:rPr>
                <w:noProof/>
                <w:webHidden/>
              </w:rPr>
              <w:fldChar w:fldCharType="separate"/>
            </w:r>
            <w:r w:rsidR="00461860">
              <w:rPr>
                <w:noProof/>
                <w:webHidden/>
              </w:rPr>
              <w:t>424</w:t>
            </w:r>
            <w:r w:rsidR="00461860">
              <w:rPr>
                <w:noProof/>
                <w:webHidden/>
              </w:rPr>
              <w:fldChar w:fldCharType="end"/>
            </w:r>
          </w:hyperlink>
        </w:p>
        <w:p w14:paraId="2BA32D01" w14:textId="4964D7B6"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38" w:history="1">
            <w:r w:rsidR="00461860" w:rsidRPr="00CB763D">
              <w:rPr>
                <w:rStyle w:val="Hyperlnk"/>
                <w:noProof/>
              </w:rPr>
              <w:t>13.20.</w:t>
            </w:r>
            <w:r w:rsidR="00461860">
              <w:rPr>
                <w:rFonts w:asciiTheme="minorHAnsi" w:eastAsiaTheme="minorEastAsia" w:hAnsiTheme="minorHAnsi"/>
                <w:noProof/>
                <w:color w:val="auto"/>
                <w:lang w:val="sv-SE" w:eastAsia="sv-SE"/>
              </w:rPr>
              <w:tab/>
            </w:r>
            <w:r w:rsidR="00461860" w:rsidRPr="00CB763D">
              <w:rPr>
                <w:rStyle w:val="Hyperlnk"/>
                <w:noProof/>
              </w:rPr>
              <w:t>Container Classes</w:t>
            </w:r>
            <w:r w:rsidR="00461860">
              <w:rPr>
                <w:noProof/>
                <w:webHidden/>
              </w:rPr>
              <w:tab/>
            </w:r>
            <w:r w:rsidR="00461860">
              <w:rPr>
                <w:noProof/>
                <w:webHidden/>
              </w:rPr>
              <w:fldChar w:fldCharType="begin"/>
            </w:r>
            <w:r w:rsidR="00461860">
              <w:rPr>
                <w:noProof/>
                <w:webHidden/>
              </w:rPr>
              <w:instrText xml:space="preserve"> PAGEREF _Toc59126338 \h </w:instrText>
            </w:r>
            <w:r w:rsidR="00461860">
              <w:rPr>
                <w:noProof/>
                <w:webHidden/>
              </w:rPr>
            </w:r>
            <w:r w:rsidR="00461860">
              <w:rPr>
                <w:noProof/>
                <w:webHidden/>
              </w:rPr>
              <w:fldChar w:fldCharType="separate"/>
            </w:r>
            <w:r w:rsidR="00461860">
              <w:rPr>
                <w:noProof/>
                <w:webHidden/>
              </w:rPr>
              <w:t>428</w:t>
            </w:r>
            <w:r w:rsidR="00461860">
              <w:rPr>
                <w:noProof/>
                <w:webHidden/>
              </w:rPr>
              <w:fldChar w:fldCharType="end"/>
            </w:r>
          </w:hyperlink>
        </w:p>
        <w:p w14:paraId="2E0251B6" w14:textId="050EA581"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39" w:history="1">
            <w:r w:rsidR="00461860" w:rsidRPr="00CB763D">
              <w:rPr>
                <w:rStyle w:val="Hyperlnk"/>
                <w:noProof/>
              </w:rPr>
              <w:t>13.20.1.</w:t>
            </w:r>
            <w:r w:rsidR="00461860">
              <w:rPr>
                <w:rFonts w:asciiTheme="minorHAnsi" w:eastAsiaTheme="minorEastAsia" w:hAnsiTheme="minorHAnsi"/>
                <w:noProof/>
                <w:color w:val="auto"/>
                <w:lang w:val="sv-SE" w:eastAsia="sv-SE"/>
              </w:rPr>
              <w:tab/>
            </w:r>
            <w:r w:rsidR="00461860" w:rsidRPr="00CB763D">
              <w:rPr>
                <w:rStyle w:val="Hyperlnk"/>
                <w:noProof/>
              </w:rPr>
              <w:t>Ordered Pair</w:t>
            </w:r>
            <w:r w:rsidR="00461860">
              <w:rPr>
                <w:noProof/>
                <w:webHidden/>
              </w:rPr>
              <w:tab/>
            </w:r>
            <w:r w:rsidR="00461860">
              <w:rPr>
                <w:noProof/>
                <w:webHidden/>
              </w:rPr>
              <w:fldChar w:fldCharType="begin"/>
            </w:r>
            <w:r w:rsidR="00461860">
              <w:rPr>
                <w:noProof/>
                <w:webHidden/>
              </w:rPr>
              <w:instrText xml:space="preserve"> PAGEREF _Toc59126339 \h </w:instrText>
            </w:r>
            <w:r w:rsidR="00461860">
              <w:rPr>
                <w:noProof/>
                <w:webHidden/>
              </w:rPr>
            </w:r>
            <w:r w:rsidR="00461860">
              <w:rPr>
                <w:noProof/>
                <w:webHidden/>
              </w:rPr>
              <w:fldChar w:fldCharType="separate"/>
            </w:r>
            <w:r w:rsidR="00461860">
              <w:rPr>
                <w:noProof/>
                <w:webHidden/>
              </w:rPr>
              <w:t>428</w:t>
            </w:r>
            <w:r w:rsidR="00461860">
              <w:rPr>
                <w:noProof/>
                <w:webHidden/>
              </w:rPr>
              <w:fldChar w:fldCharType="end"/>
            </w:r>
          </w:hyperlink>
        </w:p>
        <w:p w14:paraId="2A057E7F" w14:textId="26F41D4A"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40" w:history="1">
            <w:r w:rsidR="00461860" w:rsidRPr="00CB763D">
              <w:rPr>
                <w:rStyle w:val="Hyperlnk"/>
                <w:noProof/>
              </w:rPr>
              <w:t>13.21.</w:t>
            </w:r>
            <w:r w:rsidR="00461860">
              <w:rPr>
                <w:rFonts w:asciiTheme="minorHAnsi" w:eastAsiaTheme="minorEastAsia" w:hAnsiTheme="minorHAnsi"/>
                <w:noProof/>
                <w:color w:val="auto"/>
                <w:lang w:val="sv-SE" w:eastAsia="sv-SE"/>
              </w:rPr>
              <w:tab/>
            </w:r>
            <w:r w:rsidR="00461860" w:rsidRPr="00CB763D">
              <w:rPr>
                <w:rStyle w:val="Hyperlnk"/>
                <w:noProof/>
              </w:rPr>
              <w:t>Graph</w:t>
            </w:r>
            <w:r w:rsidR="00461860">
              <w:rPr>
                <w:noProof/>
                <w:webHidden/>
              </w:rPr>
              <w:tab/>
            </w:r>
            <w:r w:rsidR="00461860">
              <w:rPr>
                <w:noProof/>
                <w:webHidden/>
              </w:rPr>
              <w:fldChar w:fldCharType="begin"/>
            </w:r>
            <w:r w:rsidR="00461860">
              <w:rPr>
                <w:noProof/>
                <w:webHidden/>
              </w:rPr>
              <w:instrText xml:space="preserve"> PAGEREF _Toc59126340 \h </w:instrText>
            </w:r>
            <w:r w:rsidR="00461860">
              <w:rPr>
                <w:noProof/>
                <w:webHidden/>
              </w:rPr>
            </w:r>
            <w:r w:rsidR="00461860">
              <w:rPr>
                <w:noProof/>
                <w:webHidden/>
              </w:rPr>
              <w:fldChar w:fldCharType="separate"/>
            </w:r>
            <w:r w:rsidR="00461860">
              <w:rPr>
                <w:noProof/>
                <w:webHidden/>
              </w:rPr>
              <w:t>429</w:t>
            </w:r>
            <w:r w:rsidR="00461860">
              <w:rPr>
                <w:noProof/>
                <w:webHidden/>
              </w:rPr>
              <w:fldChar w:fldCharType="end"/>
            </w:r>
          </w:hyperlink>
        </w:p>
        <w:p w14:paraId="2FD29DA3" w14:textId="1C74E158"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41" w:history="1">
            <w:r w:rsidR="00461860" w:rsidRPr="00CB763D">
              <w:rPr>
                <w:rStyle w:val="Hyperlnk"/>
                <w:noProof/>
              </w:rPr>
              <w:t>13.21.1.</w:t>
            </w:r>
            <w:r w:rsidR="00461860">
              <w:rPr>
                <w:rFonts w:asciiTheme="minorHAnsi" w:eastAsiaTheme="minorEastAsia" w:hAnsiTheme="minorHAnsi"/>
                <w:noProof/>
                <w:color w:val="auto"/>
                <w:lang w:val="sv-SE" w:eastAsia="sv-SE"/>
              </w:rPr>
              <w:tab/>
            </w:r>
            <w:r w:rsidR="00461860" w:rsidRPr="00CB763D">
              <w:rPr>
                <w:rStyle w:val="Hyperlnk"/>
                <w:noProof/>
              </w:rPr>
              <w:t>Addition and Removal of Vertices and Edges</w:t>
            </w:r>
            <w:r w:rsidR="00461860">
              <w:rPr>
                <w:noProof/>
                <w:webHidden/>
              </w:rPr>
              <w:tab/>
            </w:r>
            <w:r w:rsidR="00461860">
              <w:rPr>
                <w:noProof/>
                <w:webHidden/>
              </w:rPr>
              <w:fldChar w:fldCharType="begin"/>
            </w:r>
            <w:r w:rsidR="00461860">
              <w:rPr>
                <w:noProof/>
                <w:webHidden/>
              </w:rPr>
              <w:instrText xml:space="preserve"> PAGEREF _Toc59126341 \h </w:instrText>
            </w:r>
            <w:r w:rsidR="00461860">
              <w:rPr>
                <w:noProof/>
                <w:webHidden/>
              </w:rPr>
            </w:r>
            <w:r w:rsidR="00461860">
              <w:rPr>
                <w:noProof/>
                <w:webHidden/>
              </w:rPr>
              <w:fldChar w:fldCharType="separate"/>
            </w:r>
            <w:r w:rsidR="00461860">
              <w:rPr>
                <w:noProof/>
                <w:webHidden/>
              </w:rPr>
              <w:t>430</w:t>
            </w:r>
            <w:r w:rsidR="00461860">
              <w:rPr>
                <w:noProof/>
                <w:webHidden/>
              </w:rPr>
              <w:fldChar w:fldCharType="end"/>
            </w:r>
          </w:hyperlink>
        </w:p>
        <w:p w14:paraId="3DF64557" w14:textId="090A01E2"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42" w:history="1">
            <w:r w:rsidR="00461860" w:rsidRPr="00CB763D">
              <w:rPr>
                <w:rStyle w:val="Hyperlnk"/>
                <w:noProof/>
              </w:rPr>
              <w:t>13.21.2.</w:t>
            </w:r>
            <w:r w:rsidR="00461860">
              <w:rPr>
                <w:rFonts w:asciiTheme="minorHAnsi" w:eastAsiaTheme="minorEastAsia" w:hAnsiTheme="minorHAnsi"/>
                <w:noProof/>
                <w:color w:val="auto"/>
                <w:lang w:val="sv-SE" w:eastAsia="sv-SE"/>
              </w:rPr>
              <w:tab/>
            </w:r>
            <w:r w:rsidR="00461860" w:rsidRPr="00CB763D">
              <w:rPr>
                <w:rStyle w:val="Hyperlnk"/>
                <w:noProof/>
              </w:rPr>
              <w:t>Graph Partition</w:t>
            </w:r>
            <w:r w:rsidR="00461860">
              <w:rPr>
                <w:noProof/>
                <w:webHidden/>
              </w:rPr>
              <w:tab/>
            </w:r>
            <w:r w:rsidR="00461860">
              <w:rPr>
                <w:noProof/>
                <w:webHidden/>
              </w:rPr>
              <w:fldChar w:fldCharType="begin"/>
            </w:r>
            <w:r w:rsidR="00461860">
              <w:rPr>
                <w:noProof/>
                <w:webHidden/>
              </w:rPr>
              <w:instrText xml:space="preserve"> PAGEREF _Toc59126342 \h </w:instrText>
            </w:r>
            <w:r w:rsidR="00461860">
              <w:rPr>
                <w:noProof/>
                <w:webHidden/>
              </w:rPr>
            </w:r>
            <w:r w:rsidR="00461860">
              <w:rPr>
                <w:noProof/>
                <w:webHidden/>
              </w:rPr>
              <w:fldChar w:fldCharType="separate"/>
            </w:r>
            <w:r w:rsidR="00461860">
              <w:rPr>
                <w:noProof/>
                <w:webHidden/>
              </w:rPr>
              <w:t>430</w:t>
            </w:r>
            <w:r w:rsidR="00461860">
              <w:rPr>
                <w:noProof/>
                <w:webHidden/>
              </w:rPr>
              <w:fldChar w:fldCharType="end"/>
            </w:r>
          </w:hyperlink>
        </w:p>
        <w:p w14:paraId="2BCEED41" w14:textId="58D91EBE" w:rsidR="00461860" w:rsidRDefault="00DB06E7">
          <w:pPr>
            <w:pStyle w:val="Innehll1"/>
            <w:rPr>
              <w:rFonts w:asciiTheme="minorHAnsi" w:eastAsiaTheme="minorEastAsia" w:hAnsiTheme="minorHAnsi"/>
              <w:noProof/>
              <w:color w:val="auto"/>
              <w:lang w:val="sv-SE" w:eastAsia="sv-SE"/>
            </w:rPr>
          </w:pPr>
          <w:hyperlink w:anchor="_Toc59126343" w:history="1">
            <w:r w:rsidR="00461860" w:rsidRPr="00CB763D">
              <w:rPr>
                <w:rStyle w:val="Hyperlnk"/>
                <w:noProof/>
              </w:rPr>
              <w:t>G.</w:t>
            </w:r>
            <w:r w:rsidR="00461860">
              <w:rPr>
                <w:rFonts w:asciiTheme="minorHAnsi" w:eastAsiaTheme="minorEastAsia" w:hAnsiTheme="minorHAnsi"/>
                <w:noProof/>
                <w:color w:val="auto"/>
                <w:lang w:val="sv-SE" w:eastAsia="sv-SE"/>
              </w:rPr>
              <w:tab/>
            </w:r>
            <w:r w:rsidR="00461860" w:rsidRPr="00CB763D">
              <w:rPr>
                <w:rStyle w:val="Hyperlnk"/>
                <w:noProof/>
              </w:rPr>
              <w:t>The ASCII Table</w:t>
            </w:r>
            <w:r w:rsidR="00461860">
              <w:rPr>
                <w:noProof/>
                <w:webHidden/>
              </w:rPr>
              <w:tab/>
            </w:r>
            <w:r w:rsidR="00461860">
              <w:rPr>
                <w:noProof/>
                <w:webHidden/>
              </w:rPr>
              <w:fldChar w:fldCharType="begin"/>
            </w:r>
            <w:r w:rsidR="00461860">
              <w:rPr>
                <w:noProof/>
                <w:webHidden/>
              </w:rPr>
              <w:instrText xml:space="preserve"> PAGEREF _Toc59126343 \h </w:instrText>
            </w:r>
            <w:r w:rsidR="00461860">
              <w:rPr>
                <w:noProof/>
                <w:webHidden/>
              </w:rPr>
            </w:r>
            <w:r w:rsidR="00461860">
              <w:rPr>
                <w:noProof/>
                <w:webHidden/>
              </w:rPr>
              <w:fldChar w:fldCharType="separate"/>
            </w:r>
            <w:r w:rsidR="00461860">
              <w:rPr>
                <w:noProof/>
                <w:webHidden/>
              </w:rPr>
              <w:t>432</w:t>
            </w:r>
            <w:r w:rsidR="00461860">
              <w:rPr>
                <w:noProof/>
                <w:webHidden/>
              </w:rPr>
              <w:fldChar w:fldCharType="end"/>
            </w:r>
          </w:hyperlink>
        </w:p>
        <w:p w14:paraId="3C709780" w14:textId="0B92450F" w:rsidR="00461860" w:rsidRDefault="00DB06E7">
          <w:pPr>
            <w:pStyle w:val="Innehll1"/>
            <w:rPr>
              <w:rFonts w:asciiTheme="minorHAnsi" w:eastAsiaTheme="minorEastAsia" w:hAnsiTheme="minorHAnsi"/>
              <w:noProof/>
              <w:color w:val="auto"/>
              <w:lang w:val="sv-SE" w:eastAsia="sv-SE"/>
            </w:rPr>
          </w:pPr>
          <w:hyperlink w:anchor="_Toc59126344" w:history="1">
            <w:r w:rsidR="00461860" w:rsidRPr="00CB763D">
              <w:rPr>
                <w:rStyle w:val="Hyperlnk"/>
                <w:noProof/>
              </w:rPr>
              <w:t>H.</w:t>
            </w:r>
            <w:r w:rsidR="00461860">
              <w:rPr>
                <w:rFonts w:asciiTheme="minorHAnsi" w:eastAsiaTheme="minorEastAsia" w:hAnsiTheme="minorHAnsi"/>
                <w:noProof/>
                <w:color w:val="auto"/>
                <w:lang w:val="sv-SE" w:eastAsia="sv-SE"/>
              </w:rPr>
              <w:tab/>
            </w:r>
            <w:r w:rsidR="00461860" w:rsidRPr="00CB763D">
              <w:rPr>
                <w:rStyle w:val="Hyperlnk"/>
                <w:noProof/>
              </w:rPr>
              <w:t>A Crash Course in C</w:t>
            </w:r>
            <w:r w:rsidR="00461860">
              <w:rPr>
                <w:noProof/>
                <w:webHidden/>
              </w:rPr>
              <w:tab/>
            </w:r>
            <w:r w:rsidR="00461860">
              <w:rPr>
                <w:noProof/>
                <w:webHidden/>
              </w:rPr>
              <w:fldChar w:fldCharType="begin"/>
            </w:r>
            <w:r w:rsidR="00461860">
              <w:rPr>
                <w:noProof/>
                <w:webHidden/>
              </w:rPr>
              <w:instrText xml:space="preserve"> PAGEREF _Toc59126344 \h </w:instrText>
            </w:r>
            <w:r w:rsidR="00461860">
              <w:rPr>
                <w:noProof/>
                <w:webHidden/>
              </w:rPr>
            </w:r>
            <w:r w:rsidR="00461860">
              <w:rPr>
                <w:noProof/>
                <w:webHidden/>
              </w:rPr>
              <w:fldChar w:fldCharType="separate"/>
            </w:r>
            <w:r w:rsidR="00461860">
              <w:rPr>
                <w:noProof/>
                <w:webHidden/>
              </w:rPr>
              <w:t>433</w:t>
            </w:r>
            <w:r w:rsidR="00461860">
              <w:rPr>
                <w:noProof/>
                <w:webHidden/>
              </w:rPr>
              <w:fldChar w:fldCharType="end"/>
            </w:r>
          </w:hyperlink>
        </w:p>
        <w:p w14:paraId="4670EEE1" w14:textId="41AAFADA"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45" w:history="1">
            <w:r w:rsidR="00461860" w:rsidRPr="00CB763D">
              <w:rPr>
                <w:rStyle w:val="Hyperlnk"/>
                <w:noProof/>
              </w:rPr>
              <w:t>13.22.</w:t>
            </w:r>
            <w:r w:rsidR="00461860">
              <w:rPr>
                <w:rFonts w:asciiTheme="minorHAnsi" w:eastAsiaTheme="minorEastAsia" w:hAnsiTheme="minorHAnsi"/>
                <w:noProof/>
                <w:color w:val="auto"/>
                <w:lang w:val="sv-SE" w:eastAsia="sv-SE"/>
              </w:rPr>
              <w:tab/>
            </w:r>
            <w:r w:rsidR="00461860" w:rsidRPr="00CB763D">
              <w:rPr>
                <w:rStyle w:val="Hyperlnk"/>
                <w:noProof/>
              </w:rPr>
              <w:t>The Compiler and the Linker</w:t>
            </w:r>
            <w:r w:rsidR="00461860">
              <w:rPr>
                <w:noProof/>
                <w:webHidden/>
              </w:rPr>
              <w:tab/>
            </w:r>
            <w:r w:rsidR="00461860">
              <w:rPr>
                <w:noProof/>
                <w:webHidden/>
              </w:rPr>
              <w:fldChar w:fldCharType="begin"/>
            </w:r>
            <w:r w:rsidR="00461860">
              <w:rPr>
                <w:noProof/>
                <w:webHidden/>
              </w:rPr>
              <w:instrText xml:space="preserve"> PAGEREF _Toc59126345 \h </w:instrText>
            </w:r>
            <w:r w:rsidR="00461860">
              <w:rPr>
                <w:noProof/>
                <w:webHidden/>
              </w:rPr>
            </w:r>
            <w:r w:rsidR="00461860">
              <w:rPr>
                <w:noProof/>
                <w:webHidden/>
              </w:rPr>
              <w:fldChar w:fldCharType="separate"/>
            </w:r>
            <w:r w:rsidR="00461860">
              <w:rPr>
                <w:noProof/>
                <w:webHidden/>
              </w:rPr>
              <w:t>433</w:t>
            </w:r>
            <w:r w:rsidR="00461860">
              <w:rPr>
                <w:noProof/>
                <w:webHidden/>
              </w:rPr>
              <w:fldChar w:fldCharType="end"/>
            </w:r>
          </w:hyperlink>
        </w:p>
        <w:p w14:paraId="7588FE5C" w14:textId="1228B206"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46" w:history="1">
            <w:r w:rsidR="00461860" w:rsidRPr="00CB763D">
              <w:rPr>
                <w:rStyle w:val="Hyperlnk"/>
                <w:noProof/>
              </w:rPr>
              <w:t>13.23.</w:t>
            </w:r>
            <w:r w:rsidR="00461860">
              <w:rPr>
                <w:rFonts w:asciiTheme="minorHAnsi" w:eastAsiaTheme="minorEastAsia" w:hAnsiTheme="minorHAnsi"/>
                <w:noProof/>
                <w:color w:val="auto"/>
                <w:lang w:val="sv-SE" w:eastAsia="sv-SE"/>
              </w:rPr>
              <w:tab/>
            </w:r>
            <w:r w:rsidR="00461860" w:rsidRPr="00CB763D">
              <w:rPr>
                <w:rStyle w:val="Hyperlnk"/>
                <w:noProof/>
              </w:rPr>
              <w:t>The Hello-World Program</w:t>
            </w:r>
            <w:r w:rsidR="00461860">
              <w:rPr>
                <w:noProof/>
                <w:webHidden/>
              </w:rPr>
              <w:tab/>
            </w:r>
            <w:r w:rsidR="00461860">
              <w:rPr>
                <w:noProof/>
                <w:webHidden/>
              </w:rPr>
              <w:fldChar w:fldCharType="begin"/>
            </w:r>
            <w:r w:rsidR="00461860">
              <w:rPr>
                <w:noProof/>
                <w:webHidden/>
              </w:rPr>
              <w:instrText xml:space="preserve"> PAGEREF _Toc59126346 \h </w:instrText>
            </w:r>
            <w:r w:rsidR="00461860">
              <w:rPr>
                <w:noProof/>
                <w:webHidden/>
              </w:rPr>
            </w:r>
            <w:r w:rsidR="00461860">
              <w:rPr>
                <w:noProof/>
                <w:webHidden/>
              </w:rPr>
              <w:fldChar w:fldCharType="separate"/>
            </w:r>
            <w:r w:rsidR="00461860">
              <w:rPr>
                <w:noProof/>
                <w:webHidden/>
              </w:rPr>
              <w:t>434</w:t>
            </w:r>
            <w:r w:rsidR="00461860">
              <w:rPr>
                <w:noProof/>
                <w:webHidden/>
              </w:rPr>
              <w:fldChar w:fldCharType="end"/>
            </w:r>
          </w:hyperlink>
        </w:p>
        <w:p w14:paraId="2392FA59" w14:textId="1FB8751B"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47" w:history="1">
            <w:r w:rsidR="00461860" w:rsidRPr="00CB763D">
              <w:rPr>
                <w:rStyle w:val="Hyperlnk"/>
                <w:noProof/>
              </w:rPr>
              <w:t>13.24.</w:t>
            </w:r>
            <w:r w:rsidR="00461860">
              <w:rPr>
                <w:rFonts w:asciiTheme="minorHAnsi" w:eastAsiaTheme="minorEastAsia" w:hAnsiTheme="minorHAnsi"/>
                <w:noProof/>
                <w:color w:val="auto"/>
                <w:lang w:val="sv-SE" w:eastAsia="sv-SE"/>
              </w:rPr>
              <w:tab/>
            </w:r>
            <w:r w:rsidR="00461860" w:rsidRPr="00CB763D">
              <w:rPr>
                <w:rStyle w:val="Hyperlnk"/>
                <w:noProof/>
              </w:rPr>
              <w:t>Comments</w:t>
            </w:r>
            <w:r w:rsidR="00461860">
              <w:rPr>
                <w:noProof/>
                <w:webHidden/>
              </w:rPr>
              <w:tab/>
            </w:r>
            <w:r w:rsidR="00461860">
              <w:rPr>
                <w:noProof/>
                <w:webHidden/>
              </w:rPr>
              <w:fldChar w:fldCharType="begin"/>
            </w:r>
            <w:r w:rsidR="00461860">
              <w:rPr>
                <w:noProof/>
                <w:webHidden/>
              </w:rPr>
              <w:instrText xml:space="preserve"> PAGEREF _Toc59126347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589AE399" w14:textId="02F544DC"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48" w:history="1">
            <w:r w:rsidR="00461860" w:rsidRPr="00CB763D">
              <w:rPr>
                <w:rStyle w:val="Hyperlnk"/>
                <w:noProof/>
              </w:rPr>
              <w:t>13.25.</w:t>
            </w:r>
            <w:r w:rsidR="00461860">
              <w:rPr>
                <w:rFonts w:asciiTheme="minorHAnsi" w:eastAsiaTheme="minorEastAsia" w:hAnsiTheme="minorHAnsi"/>
                <w:noProof/>
                <w:color w:val="auto"/>
                <w:lang w:val="sv-SE" w:eastAsia="sv-SE"/>
              </w:rPr>
              <w:tab/>
            </w:r>
            <w:r w:rsidR="00461860" w:rsidRPr="00CB763D">
              <w:rPr>
                <w:rStyle w:val="Hyperlnk"/>
                <w:noProof/>
              </w:rPr>
              <w:t>Types and Variables</w:t>
            </w:r>
            <w:r w:rsidR="00461860">
              <w:rPr>
                <w:noProof/>
                <w:webHidden/>
              </w:rPr>
              <w:tab/>
            </w:r>
            <w:r w:rsidR="00461860">
              <w:rPr>
                <w:noProof/>
                <w:webHidden/>
              </w:rPr>
              <w:fldChar w:fldCharType="begin"/>
            </w:r>
            <w:r w:rsidR="00461860">
              <w:rPr>
                <w:noProof/>
                <w:webHidden/>
              </w:rPr>
              <w:instrText xml:space="preserve"> PAGEREF _Toc59126348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491A586C" w14:textId="1AA3402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49" w:history="1">
            <w:r w:rsidR="00461860" w:rsidRPr="00CB763D">
              <w:rPr>
                <w:rStyle w:val="Hyperlnk"/>
                <w:noProof/>
              </w:rPr>
              <w:t>1.1.1</w:t>
            </w:r>
            <w:r w:rsidR="00461860">
              <w:rPr>
                <w:rFonts w:asciiTheme="minorHAnsi" w:eastAsiaTheme="minorEastAsia" w:hAnsiTheme="minorHAnsi"/>
                <w:noProof/>
                <w:color w:val="auto"/>
                <w:lang w:val="sv-SE" w:eastAsia="sv-SE"/>
              </w:rPr>
              <w:tab/>
            </w:r>
            <w:r w:rsidR="00461860" w:rsidRPr="00CB763D">
              <w:rPr>
                <w:rStyle w:val="Hyperlnk"/>
                <w:noProof/>
              </w:rPr>
              <w:t>Simple Types</w:t>
            </w:r>
            <w:r w:rsidR="00461860">
              <w:rPr>
                <w:noProof/>
                <w:webHidden/>
              </w:rPr>
              <w:tab/>
            </w:r>
            <w:r w:rsidR="00461860">
              <w:rPr>
                <w:noProof/>
                <w:webHidden/>
              </w:rPr>
              <w:fldChar w:fldCharType="begin"/>
            </w:r>
            <w:r w:rsidR="00461860">
              <w:rPr>
                <w:noProof/>
                <w:webHidden/>
              </w:rPr>
              <w:instrText xml:space="preserve"> PAGEREF _Toc59126349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12BEFA09" w14:textId="41A874A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50" w:history="1">
            <w:r w:rsidR="00461860" w:rsidRPr="00CB763D">
              <w:rPr>
                <w:rStyle w:val="Hyperlnk"/>
                <w:noProof/>
              </w:rPr>
              <w:t>2.1.1</w:t>
            </w:r>
            <w:r w:rsidR="00461860">
              <w:rPr>
                <w:rFonts w:asciiTheme="minorHAnsi" w:eastAsiaTheme="minorEastAsia" w:hAnsiTheme="minorHAnsi"/>
                <w:noProof/>
                <w:color w:val="auto"/>
                <w:lang w:val="sv-SE" w:eastAsia="sv-SE"/>
              </w:rPr>
              <w:tab/>
            </w:r>
            <w:r w:rsidR="00461860" w:rsidRPr="00CB763D">
              <w:rPr>
                <w:rStyle w:val="Hyperlnk"/>
                <w:noProof/>
              </w:rPr>
              <w:t>Variables</w:t>
            </w:r>
            <w:r w:rsidR="00461860">
              <w:rPr>
                <w:noProof/>
                <w:webHidden/>
              </w:rPr>
              <w:tab/>
            </w:r>
            <w:r w:rsidR="00461860">
              <w:rPr>
                <w:noProof/>
                <w:webHidden/>
              </w:rPr>
              <w:fldChar w:fldCharType="begin"/>
            </w:r>
            <w:r w:rsidR="00461860">
              <w:rPr>
                <w:noProof/>
                <w:webHidden/>
              </w:rPr>
              <w:instrText xml:space="preserve"> PAGEREF _Toc59126350 \h </w:instrText>
            </w:r>
            <w:r w:rsidR="00461860">
              <w:rPr>
                <w:noProof/>
                <w:webHidden/>
              </w:rPr>
            </w:r>
            <w:r w:rsidR="00461860">
              <w:rPr>
                <w:noProof/>
                <w:webHidden/>
              </w:rPr>
              <w:fldChar w:fldCharType="separate"/>
            </w:r>
            <w:r w:rsidR="00461860">
              <w:rPr>
                <w:noProof/>
                <w:webHidden/>
              </w:rPr>
              <w:t>436</w:t>
            </w:r>
            <w:r w:rsidR="00461860">
              <w:rPr>
                <w:noProof/>
                <w:webHidden/>
              </w:rPr>
              <w:fldChar w:fldCharType="end"/>
            </w:r>
          </w:hyperlink>
        </w:p>
        <w:p w14:paraId="438AD3BB" w14:textId="5965F617"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51" w:history="1">
            <w:r w:rsidR="00461860" w:rsidRPr="00CB763D">
              <w:rPr>
                <w:rStyle w:val="Hyperlnk"/>
                <w:noProof/>
              </w:rPr>
              <w:t>3.1.1</w:t>
            </w:r>
            <w:r w:rsidR="00461860">
              <w:rPr>
                <w:rFonts w:asciiTheme="minorHAnsi" w:eastAsiaTheme="minorEastAsia" w:hAnsiTheme="minorHAnsi"/>
                <w:noProof/>
                <w:color w:val="auto"/>
                <w:lang w:val="sv-SE" w:eastAsia="sv-SE"/>
              </w:rPr>
              <w:tab/>
            </w:r>
            <w:r w:rsidR="00461860" w:rsidRPr="00CB763D">
              <w:rPr>
                <w:rStyle w:val="Hyperlnk"/>
                <w:noProof/>
              </w:rPr>
              <w:t>Constants</w:t>
            </w:r>
            <w:r w:rsidR="00461860">
              <w:rPr>
                <w:noProof/>
                <w:webHidden/>
              </w:rPr>
              <w:tab/>
            </w:r>
            <w:r w:rsidR="00461860">
              <w:rPr>
                <w:noProof/>
                <w:webHidden/>
              </w:rPr>
              <w:fldChar w:fldCharType="begin"/>
            </w:r>
            <w:r w:rsidR="00461860">
              <w:rPr>
                <w:noProof/>
                <w:webHidden/>
              </w:rPr>
              <w:instrText xml:space="preserve"> PAGEREF _Toc59126351 \h </w:instrText>
            </w:r>
            <w:r w:rsidR="00461860">
              <w:rPr>
                <w:noProof/>
                <w:webHidden/>
              </w:rPr>
            </w:r>
            <w:r w:rsidR="00461860">
              <w:rPr>
                <w:noProof/>
                <w:webHidden/>
              </w:rPr>
              <w:fldChar w:fldCharType="separate"/>
            </w:r>
            <w:r w:rsidR="00461860">
              <w:rPr>
                <w:noProof/>
                <w:webHidden/>
              </w:rPr>
              <w:t>437</w:t>
            </w:r>
            <w:r w:rsidR="00461860">
              <w:rPr>
                <w:noProof/>
                <w:webHidden/>
              </w:rPr>
              <w:fldChar w:fldCharType="end"/>
            </w:r>
          </w:hyperlink>
        </w:p>
        <w:p w14:paraId="3FE98A12" w14:textId="3FC0B08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52" w:history="1">
            <w:r w:rsidR="00461860" w:rsidRPr="00CB763D">
              <w:rPr>
                <w:rStyle w:val="Hyperlnk"/>
                <w:noProof/>
              </w:rPr>
              <w:t>4.1.1</w:t>
            </w:r>
            <w:r w:rsidR="00461860">
              <w:rPr>
                <w:rFonts w:asciiTheme="minorHAnsi" w:eastAsiaTheme="minorEastAsia" w:hAnsiTheme="minorHAnsi"/>
                <w:noProof/>
                <w:color w:val="auto"/>
                <w:lang w:val="sv-SE" w:eastAsia="sv-SE"/>
              </w:rPr>
              <w:tab/>
            </w:r>
            <w:r w:rsidR="00461860" w:rsidRPr="00CB763D">
              <w:rPr>
                <w:rStyle w:val="Hyperlnk"/>
                <w:noProof/>
              </w:rPr>
              <w:t>Output</w:t>
            </w:r>
            <w:r w:rsidR="00461860">
              <w:rPr>
                <w:noProof/>
                <w:webHidden/>
              </w:rPr>
              <w:tab/>
            </w:r>
            <w:r w:rsidR="00461860">
              <w:rPr>
                <w:noProof/>
                <w:webHidden/>
              </w:rPr>
              <w:fldChar w:fldCharType="begin"/>
            </w:r>
            <w:r w:rsidR="00461860">
              <w:rPr>
                <w:noProof/>
                <w:webHidden/>
              </w:rPr>
              <w:instrText xml:space="preserve"> PAGEREF _Toc59126352 \h </w:instrText>
            </w:r>
            <w:r w:rsidR="00461860">
              <w:rPr>
                <w:noProof/>
                <w:webHidden/>
              </w:rPr>
            </w:r>
            <w:r w:rsidR="00461860">
              <w:rPr>
                <w:noProof/>
                <w:webHidden/>
              </w:rPr>
              <w:fldChar w:fldCharType="separate"/>
            </w:r>
            <w:r w:rsidR="00461860">
              <w:rPr>
                <w:noProof/>
                <w:webHidden/>
              </w:rPr>
              <w:t>437</w:t>
            </w:r>
            <w:r w:rsidR="00461860">
              <w:rPr>
                <w:noProof/>
                <w:webHidden/>
              </w:rPr>
              <w:fldChar w:fldCharType="end"/>
            </w:r>
          </w:hyperlink>
        </w:p>
        <w:p w14:paraId="7D62A5E8" w14:textId="087C3457"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53" w:history="1">
            <w:r w:rsidR="00461860" w:rsidRPr="00CB763D">
              <w:rPr>
                <w:rStyle w:val="Hyperlnk"/>
                <w:noProof/>
              </w:rPr>
              <w:t>5.1.1</w:t>
            </w:r>
            <w:r w:rsidR="00461860">
              <w:rPr>
                <w:rFonts w:asciiTheme="minorHAnsi" w:eastAsiaTheme="minorEastAsia" w:hAnsiTheme="minorHAnsi"/>
                <w:noProof/>
                <w:color w:val="auto"/>
                <w:lang w:val="sv-SE" w:eastAsia="sv-SE"/>
              </w:rPr>
              <w:tab/>
            </w:r>
            <w:r w:rsidR="00461860" w:rsidRPr="00CB763D">
              <w:rPr>
                <w:rStyle w:val="Hyperlnk"/>
                <w:noProof/>
              </w:rPr>
              <w:t>Input</w:t>
            </w:r>
            <w:r w:rsidR="00461860">
              <w:rPr>
                <w:noProof/>
                <w:webHidden/>
              </w:rPr>
              <w:tab/>
            </w:r>
            <w:r w:rsidR="00461860">
              <w:rPr>
                <w:noProof/>
                <w:webHidden/>
              </w:rPr>
              <w:fldChar w:fldCharType="begin"/>
            </w:r>
            <w:r w:rsidR="00461860">
              <w:rPr>
                <w:noProof/>
                <w:webHidden/>
              </w:rPr>
              <w:instrText xml:space="preserve"> PAGEREF _Toc59126353 \h </w:instrText>
            </w:r>
            <w:r w:rsidR="00461860">
              <w:rPr>
                <w:noProof/>
                <w:webHidden/>
              </w:rPr>
            </w:r>
            <w:r w:rsidR="00461860">
              <w:rPr>
                <w:noProof/>
                <w:webHidden/>
              </w:rPr>
              <w:fldChar w:fldCharType="separate"/>
            </w:r>
            <w:r w:rsidR="00461860">
              <w:rPr>
                <w:noProof/>
                <w:webHidden/>
              </w:rPr>
              <w:t>438</w:t>
            </w:r>
            <w:r w:rsidR="00461860">
              <w:rPr>
                <w:noProof/>
                <w:webHidden/>
              </w:rPr>
              <w:fldChar w:fldCharType="end"/>
            </w:r>
          </w:hyperlink>
        </w:p>
        <w:p w14:paraId="4C83BF86" w14:textId="487E9E51"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54" w:history="1">
            <w:r w:rsidR="00461860" w:rsidRPr="00CB763D">
              <w:rPr>
                <w:rStyle w:val="Hyperlnk"/>
                <w:noProof/>
              </w:rPr>
              <w:t>6.1.1</w:t>
            </w:r>
            <w:r w:rsidR="00461860">
              <w:rPr>
                <w:rFonts w:asciiTheme="minorHAnsi" w:eastAsiaTheme="minorEastAsia" w:hAnsiTheme="minorHAnsi"/>
                <w:noProof/>
                <w:color w:val="auto"/>
                <w:lang w:val="sv-SE" w:eastAsia="sv-SE"/>
              </w:rPr>
              <w:tab/>
            </w:r>
            <w:r w:rsidR="00461860" w:rsidRPr="00CB763D">
              <w:rPr>
                <w:rStyle w:val="Hyperlnk"/>
                <w:noProof/>
              </w:rPr>
              <w:t>Enumerations</w:t>
            </w:r>
            <w:r w:rsidR="00461860">
              <w:rPr>
                <w:noProof/>
                <w:webHidden/>
              </w:rPr>
              <w:tab/>
            </w:r>
            <w:r w:rsidR="00461860">
              <w:rPr>
                <w:noProof/>
                <w:webHidden/>
              </w:rPr>
              <w:fldChar w:fldCharType="begin"/>
            </w:r>
            <w:r w:rsidR="00461860">
              <w:rPr>
                <w:noProof/>
                <w:webHidden/>
              </w:rPr>
              <w:instrText xml:space="preserve"> PAGEREF _Toc59126354 \h </w:instrText>
            </w:r>
            <w:r w:rsidR="00461860">
              <w:rPr>
                <w:noProof/>
                <w:webHidden/>
              </w:rPr>
            </w:r>
            <w:r w:rsidR="00461860">
              <w:rPr>
                <w:noProof/>
                <w:webHidden/>
              </w:rPr>
              <w:fldChar w:fldCharType="separate"/>
            </w:r>
            <w:r w:rsidR="00461860">
              <w:rPr>
                <w:noProof/>
                <w:webHidden/>
              </w:rPr>
              <w:t>439</w:t>
            </w:r>
            <w:r w:rsidR="00461860">
              <w:rPr>
                <w:noProof/>
                <w:webHidden/>
              </w:rPr>
              <w:fldChar w:fldCharType="end"/>
            </w:r>
          </w:hyperlink>
        </w:p>
        <w:p w14:paraId="75575676" w14:textId="1407FA8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55" w:history="1">
            <w:r w:rsidR="00461860" w:rsidRPr="00CB763D">
              <w:rPr>
                <w:rStyle w:val="Hyperlnk"/>
                <w:noProof/>
              </w:rPr>
              <w:t>7.1.1</w:t>
            </w:r>
            <w:r w:rsidR="00461860">
              <w:rPr>
                <w:rFonts w:asciiTheme="minorHAnsi" w:eastAsiaTheme="minorEastAsia" w:hAnsiTheme="minorHAnsi"/>
                <w:noProof/>
                <w:color w:val="auto"/>
                <w:lang w:val="sv-SE" w:eastAsia="sv-SE"/>
              </w:rPr>
              <w:tab/>
            </w:r>
            <w:r w:rsidR="00461860" w:rsidRPr="00CB763D">
              <w:rPr>
                <w:rStyle w:val="Hyperlnk"/>
                <w:noProof/>
              </w:rPr>
              <w:t>Arrays</w:t>
            </w:r>
            <w:r w:rsidR="00461860">
              <w:rPr>
                <w:noProof/>
                <w:webHidden/>
              </w:rPr>
              <w:tab/>
            </w:r>
            <w:r w:rsidR="00461860">
              <w:rPr>
                <w:noProof/>
                <w:webHidden/>
              </w:rPr>
              <w:fldChar w:fldCharType="begin"/>
            </w:r>
            <w:r w:rsidR="00461860">
              <w:rPr>
                <w:noProof/>
                <w:webHidden/>
              </w:rPr>
              <w:instrText xml:space="preserve"> PAGEREF _Toc59126355 \h </w:instrText>
            </w:r>
            <w:r w:rsidR="00461860">
              <w:rPr>
                <w:noProof/>
                <w:webHidden/>
              </w:rPr>
            </w:r>
            <w:r w:rsidR="00461860">
              <w:rPr>
                <w:noProof/>
                <w:webHidden/>
              </w:rPr>
              <w:fldChar w:fldCharType="separate"/>
            </w:r>
            <w:r w:rsidR="00461860">
              <w:rPr>
                <w:noProof/>
                <w:webHidden/>
              </w:rPr>
              <w:t>440</w:t>
            </w:r>
            <w:r w:rsidR="00461860">
              <w:rPr>
                <w:noProof/>
                <w:webHidden/>
              </w:rPr>
              <w:fldChar w:fldCharType="end"/>
            </w:r>
          </w:hyperlink>
        </w:p>
        <w:p w14:paraId="329CE474" w14:textId="2C6AC4DF"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56" w:history="1">
            <w:r w:rsidR="00461860" w:rsidRPr="00CB763D">
              <w:rPr>
                <w:rStyle w:val="Hyperlnk"/>
                <w:noProof/>
              </w:rPr>
              <w:t>8.1.1</w:t>
            </w:r>
            <w:r w:rsidR="00461860">
              <w:rPr>
                <w:rFonts w:asciiTheme="minorHAnsi" w:eastAsiaTheme="minorEastAsia" w:hAnsiTheme="minorHAnsi"/>
                <w:noProof/>
                <w:color w:val="auto"/>
                <w:lang w:val="sv-SE" w:eastAsia="sv-SE"/>
              </w:rPr>
              <w:tab/>
            </w:r>
            <w:r w:rsidR="00461860" w:rsidRPr="00CB763D">
              <w:rPr>
                <w:rStyle w:val="Hyperlnk"/>
                <w:noProof/>
              </w:rPr>
              <w:t>Characters and Strings</w:t>
            </w:r>
            <w:r w:rsidR="00461860">
              <w:rPr>
                <w:noProof/>
                <w:webHidden/>
              </w:rPr>
              <w:tab/>
            </w:r>
            <w:r w:rsidR="00461860">
              <w:rPr>
                <w:noProof/>
                <w:webHidden/>
              </w:rPr>
              <w:fldChar w:fldCharType="begin"/>
            </w:r>
            <w:r w:rsidR="00461860">
              <w:rPr>
                <w:noProof/>
                <w:webHidden/>
              </w:rPr>
              <w:instrText xml:space="preserve"> PAGEREF _Toc59126356 \h </w:instrText>
            </w:r>
            <w:r w:rsidR="00461860">
              <w:rPr>
                <w:noProof/>
                <w:webHidden/>
              </w:rPr>
            </w:r>
            <w:r w:rsidR="00461860">
              <w:rPr>
                <w:noProof/>
                <w:webHidden/>
              </w:rPr>
              <w:fldChar w:fldCharType="separate"/>
            </w:r>
            <w:r w:rsidR="00461860">
              <w:rPr>
                <w:noProof/>
                <w:webHidden/>
              </w:rPr>
              <w:t>440</w:t>
            </w:r>
            <w:r w:rsidR="00461860">
              <w:rPr>
                <w:noProof/>
                <w:webHidden/>
              </w:rPr>
              <w:fldChar w:fldCharType="end"/>
            </w:r>
          </w:hyperlink>
        </w:p>
        <w:p w14:paraId="47F50C15" w14:textId="7A3D70F0"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57" w:history="1">
            <w:r w:rsidR="00461860" w:rsidRPr="00CB763D">
              <w:rPr>
                <w:rStyle w:val="Hyperlnk"/>
                <w:noProof/>
              </w:rPr>
              <w:t>9.1.1</w:t>
            </w:r>
            <w:r w:rsidR="00461860">
              <w:rPr>
                <w:rFonts w:asciiTheme="minorHAnsi" w:eastAsiaTheme="minorEastAsia" w:hAnsiTheme="minorHAnsi"/>
                <w:noProof/>
                <w:color w:val="auto"/>
                <w:lang w:val="sv-SE" w:eastAsia="sv-SE"/>
              </w:rPr>
              <w:tab/>
            </w:r>
            <w:r w:rsidR="00461860" w:rsidRPr="00CB763D">
              <w:rPr>
                <w:rStyle w:val="Hyperlnk"/>
                <w:noProof/>
              </w:rPr>
              <w:t>The ASCII Table</w:t>
            </w:r>
            <w:r w:rsidR="00461860">
              <w:rPr>
                <w:noProof/>
                <w:webHidden/>
              </w:rPr>
              <w:tab/>
            </w:r>
            <w:r w:rsidR="00461860">
              <w:rPr>
                <w:noProof/>
                <w:webHidden/>
              </w:rPr>
              <w:fldChar w:fldCharType="begin"/>
            </w:r>
            <w:r w:rsidR="00461860">
              <w:rPr>
                <w:noProof/>
                <w:webHidden/>
              </w:rPr>
              <w:instrText xml:space="preserve"> PAGEREF _Toc59126357 \h </w:instrText>
            </w:r>
            <w:r w:rsidR="00461860">
              <w:rPr>
                <w:noProof/>
                <w:webHidden/>
              </w:rPr>
            </w:r>
            <w:r w:rsidR="00461860">
              <w:rPr>
                <w:noProof/>
                <w:webHidden/>
              </w:rPr>
              <w:fldChar w:fldCharType="separate"/>
            </w:r>
            <w:r w:rsidR="00461860">
              <w:rPr>
                <w:noProof/>
                <w:webHidden/>
              </w:rPr>
              <w:t>441</w:t>
            </w:r>
            <w:r w:rsidR="00461860">
              <w:rPr>
                <w:noProof/>
                <w:webHidden/>
              </w:rPr>
              <w:fldChar w:fldCharType="end"/>
            </w:r>
          </w:hyperlink>
        </w:p>
        <w:p w14:paraId="1EDD6895" w14:textId="1AAA1DEA"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58"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Pointers</w:t>
            </w:r>
            <w:r w:rsidR="00461860">
              <w:rPr>
                <w:noProof/>
                <w:webHidden/>
              </w:rPr>
              <w:tab/>
            </w:r>
            <w:r w:rsidR="00461860">
              <w:rPr>
                <w:noProof/>
                <w:webHidden/>
              </w:rPr>
              <w:fldChar w:fldCharType="begin"/>
            </w:r>
            <w:r w:rsidR="00461860">
              <w:rPr>
                <w:noProof/>
                <w:webHidden/>
              </w:rPr>
              <w:instrText xml:space="preserve"> PAGEREF _Toc59126358 \h </w:instrText>
            </w:r>
            <w:r w:rsidR="00461860">
              <w:rPr>
                <w:noProof/>
                <w:webHidden/>
              </w:rPr>
            </w:r>
            <w:r w:rsidR="00461860">
              <w:rPr>
                <w:noProof/>
                <w:webHidden/>
              </w:rPr>
              <w:fldChar w:fldCharType="separate"/>
            </w:r>
            <w:r w:rsidR="00461860">
              <w:rPr>
                <w:noProof/>
                <w:webHidden/>
              </w:rPr>
              <w:t>441</w:t>
            </w:r>
            <w:r w:rsidR="00461860">
              <w:rPr>
                <w:noProof/>
                <w:webHidden/>
              </w:rPr>
              <w:fldChar w:fldCharType="end"/>
            </w:r>
          </w:hyperlink>
        </w:p>
        <w:p w14:paraId="2F01E5A3" w14:textId="48BE65F6"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59"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Pointers and Dynamic Memory</w:t>
            </w:r>
            <w:r w:rsidR="00461860">
              <w:rPr>
                <w:noProof/>
                <w:webHidden/>
              </w:rPr>
              <w:tab/>
            </w:r>
            <w:r w:rsidR="00461860">
              <w:rPr>
                <w:noProof/>
                <w:webHidden/>
              </w:rPr>
              <w:fldChar w:fldCharType="begin"/>
            </w:r>
            <w:r w:rsidR="00461860">
              <w:rPr>
                <w:noProof/>
                <w:webHidden/>
              </w:rPr>
              <w:instrText xml:space="preserve"> PAGEREF _Toc59126359 \h </w:instrText>
            </w:r>
            <w:r w:rsidR="00461860">
              <w:rPr>
                <w:noProof/>
                <w:webHidden/>
              </w:rPr>
            </w:r>
            <w:r w:rsidR="00461860">
              <w:rPr>
                <w:noProof/>
                <w:webHidden/>
              </w:rPr>
              <w:fldChar w:fldCharType="separate"/>
            </w:r>
            <w:r w:rsidR="00461860">
              <w:rPr>
                <w:noProof/>
                <w:webHidden/>
              </w:rPr>
              <w:t>442</w:t>
            </w:r>
            <w:r w:rsidR="00461860">
              <w:rPr>
                <w:noProof/>
                <w:webHidden/>
              </w:rPr>
              <w:fldChar w:fldCharType="end"/>
            </w:r>
          </w:hyperlink>
        </w:p>
        <w:p w14:paraId="76D358F5" w14:textId="42DDF48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60" w:history="1">
            <w:r w:rsidR="00461860" w:rsidRPr="00CB763D">
              <w:rPr>
                <w:rStyle w:val="Hyperlnk"/>
                <w:noProof/>
              </w:rPr>
              <w:t>12.1.1</w:t>
            </w:r>
            <w:r w:rsidR="00461860">
              <w:rPr>
                <w:rFonts w:asciiTheme="minorHAnsi" w:eastAsiaTheme="minorEastAsia" w:hAnsiTheme="minorHAnsi"/>
                <w:noProof/>
                <w:color w:val="auto"/>
                <w:lang w:val="sv-SE" w:eastAsia="sv-SE"/>
              </w:rPr>
              <w:tab/>
            </w:r>
            <w:r w:rsidR="00461860" w:rsidRPr="00CB763D">
              <w:rPr>
                <w:rStyle w:val="Hyperlnk"/>
                <w:noProof/>
              </w:rPr>
              <w:t>Defining our own types</w:t>
            </w:r>
            <w:r w:rsidR="00461860">
              <w:rPr>
                <w:noProof/>
                <w:webHidden/>
              </w:rPr>
              <w:tab/>
            </w:r>
            <w:r w:rsidR="00461860">
              <w:rPr>
                <w:noProof/>
                <w:webHidden/>
              </w:rPr>
              <w:fldChar w:fldCharType="begin"/>
            </w:r>
            <w:r w:rsidR="00461860">
              <w:rPr>
                <w:noProof/>
                <w:webHidden/>
              </w:rPr>
              <w:instrText xml:space="preserve"> PAGEREF _Toc59126360 \h </w:instrText>
            </w:r>
            <w:r w:rsidR="00461860">
              <w:rPr>
                <w:noProof/>
                <w:webHidden/>
              </w:rPr>
            </w:r>
            <w:r w:rsidR="00461860">
              <w:rPr>
                <w:noProof/>
                <w:webHidden/>
              </w:rPr>
              <w:fldChar w:fldCharType="separate"/>
            </w:r>
            <w:r w:rsidR="00461860">
              <w:rPr>
                <w:noProof/>
                <w:webHidden/>
              </w:rPr>
              <w:t>444</w:t>
            </w:r>
            <w:r w:rsidR="00461860">
              <w:rPr>
                <w:noProof/>
                <w:webHidden/>
              </w:rPr>
              <w:fldChar w:fldCharType="end"/>
            </w:r>
          </w:hyperlink>
        </w:p>
        <w:p w14:paraId="2508986E" w14:textId="5891ADEC"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61" w:history="1">
            <w:r w:rsidR="00461860" w:rsidRPr="00CB763D">
              <w:rPr>
                <w:rStyle w:val="Hyperlnk"/>
                <w:noProof/>
              </w:rPr>
              <w:t>13.1.1</w:t>
            </w:r>
            <w:r w:rsidR="00461860">
              <w:rPr>
                <w:rFonts w:asciiTheme="minorHAnsi" w:eastAsiaTheme="minorEastAsia" w:hAnsiTheme="minorHAnsi"/>
                <w:noProof/>
                <w:color w:val="auto"/>
                <w:lang w:val="sv-SE" w:eastAsia="sv-SE"/>
              </w:rPr>
              <w:tab/>
            </w:r>
            <w:r w:rsidR="00461860" w:rsidRPr="00CB763D">
              <w:rPr>
                <w:rStyle w:val="Hyperlnk"/>
                <w:noProof/>
              </w:rPr>
              <w:t>The Type Size</w:t>
            </w:r>
            <w:r w:rsidR="00461860">
              <w:rPr>
                <w:noProof/>
                <w:webHidden/>
              </w:rPr>
              <w:tab/>
            </w:r>
            <w:r w:rsidR="00461860">
              <w:rPr>
                <w:noProof/>
                <w:webHidden/>
              </w:rPr>
              <w:fldChar w:fldCharType="begin"/>
            </w:r>
            <w:r w:rsidR="00461860">
              <w:rPr>
                <w:noProof/>
                <w:webHidden/>
              </w:rPr>
              <w:instrText xml:space="preserve"> PAGEREF _Toc59126361 \h </w:instrText>
            </w:r>
            <w:r w:rsidR="00461860">
              <w:rPr>
                <w:noProof/>
                <w:webHidden/>
              </w:rPr>
            </w:r>
            <w:r w:rsidR="00461860">
              <w:rPr>
                <w:noProof/>
                <w:webHidden/>
              </w:rPr>
              <w:fldChar w:fldCharType="separate"/>
            </w:r>
            <w:r w:rsidR="00461860">
              <w:rPr>
                <w:noProof/>
                <w:webHidden/>
              </w:rPr>
              <w:t>444</w:t>
            </w:r>
            <w:r w:rsidR="00461860">
              <w:rPr>
                <w:noProof/>
                <w:webHidden/>
              </w:rPr>
              <w:fldChar w:fldCharType="end"/>
            </w:r>
          </w:hyperlink>
        </w:p>
        <w:p w14:paraId="55CC7D51" w14:textId="4F0AF4B8"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62" w:history="1">
            <w:r w:rsidR="00461860" w:rsidRPr="00CB763D">
              <w:rPr>
                <w:rStyle w:val="Hyperlnk"/>
                <w:noProof/>
              </w:rPr>
              <w:t>13.26.</w:t>
            </w:r>
            <w:r w:rsidR="00461860">
              <w:rPr>
                <w:rFonts w:asciiTheme="minorHAnsi" w:eastAsiaTheme="minorEastAsia" w:hAnsiTheme="minorHAnsi"/>
                <w:noProof/>
                <w:color w:val="auto"/>
                <w:lang w:val="sv-SE" w:eastAsia="sv-SE"/>
              </w:rPr>
              <w:tab/>
            </w:r>
            <w:r w:rsidR="00461860" w:rsidRPr="00CB763D">
              <w:rPr>
                <w:rStyle w:val="Hyperlnk"/>
                <w:noProof/>
              </w:rPr>
              <w:t>Expressions and Operators</w:t>
            </w:r>
            <w:r w:rsidR="00461860">
              <w:rPr>
                <w:noProof/>
                <w:webHidden/>
              </w:rPr>
              <w:tab/>
            </w:r>
            <w:r w:rsidR="00461860">
              <w:rPr>
                <w:noProof/>
                <w:webHidden/>
              </w:rPr>
              <w:fldChar w:fldCharType="begin"/>
            </w:r>
            <w:r w:rsidR="00461860">
              <w:rPr>
                <w:noProof/>
                <w:webHidden/>
              </w:rPr>
              <w:instrText xml:space="preserve"> PAGEREF _Toc59126362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20F05F99" w14:textId="4274C037"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63" w:history="1">
            <w:r w:rsidR="00461860" w:rsidRPr="00CB763D">
              <w:rPr>
                <w:rStyle w:val="Hyperlnk"/>
                <w:noProof/>
              </w:rPr>
              <w:t>14.1.1</w:t>
            </w:r>
            <w:r w:rsidR="00461860">
              <w:rPr>
                <w:rFonts w:asciiTheme="minorHAnsi" w:eastAsiaTheme="minorEastAsia" w:hAnsiTheme="minorHAnsi"/>
                <w:noProof/>
                <w:color w:val="auto"/>
                <w:lang w:val="sv-SE" w:eastAsia="sv-SE"/>
              </w:rPr>
              <w:tab/>
            </w:r>
            <w:r w:rsidR="00461860" w:rsidRPr="00CB763D">
              <w:rPr>
                <w:rStyle w:val="Hyperlnk"/>
                <w:noProof/>
              </w:rPr>
              <w:t>Arithmetic Operators</w:t>
            </w:r>
            <w:r w:rsidR="00461860">
              <w:rPr>
                <w:noProof/>
                <w:webHidden/>
              </w:rPr>
              <w:tab/>
            </w:r>
            <w:r w:rsidR="00461860">
              <w:rPr>
                <w:noProof/>
                <w:webHidden/>
              </w:rPr>
              <w:fldChar w:fldCharType="begin"/>
            </w:r>
            <w:r w:rsidR="00461860">
              <w:rPr>
                <w:noProof/>
                <w:webHidden/>
              </w:rPr>
              <w:instrText xml:space="preserve"> PAGEREF _Toc59126363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40903BE3" w14:textId="403ABD19"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64" w:history="1">
            <w:r w:rsidR="00461860" w:rsidRPr="00CB763D">
              <w:rPr>
                <w:rStyle w:val="Hyperlnk"/>
                <w:noProof/>
              </w:rPr>
              <w:t>15.1.1</w:t>
            </w:r>
            <w:r w:rsidR="00461860">
              <w:rPr>
                <w:rFonts w:asciiTheme="minorHAnsi" w:eastAsiaTheme="minorEastAsia" w:hAnsiTheme="minorHAnsi"/>
                <w:noProof/>
                <w:color w:val="auto"/>
                <w:lang w:val="sv-SE" w:eastAsia="sv-SE"/>
              </w:rPr>
              <w:tab/>
            </w:r>
            <w:r w:rsidR="00461860" w:rsidRPr="00CB763D">
              <w:rPr>
                <w:rStyle w:val="Hyperlnk"/>
                <w:noProof/>
              </w:rPr>
              <w:t>Pointer Arithmetic</w:t>
            </w:r>
            <w:r w:rsidR="00461860">
              <w:rPr>
                <w:noProof/>
                <w:webHidden/>
              </w:rPr>
              <w:tab/>
            </w:r>
            <w:r w:rsidR="00461860">
              <w:rPr>
                <w:noProof/>
                <w:webHidden/>
              </w:rPr>
              <w:fldChar w:fldCharType="begin"/>
            </w:r>
            <w:r w:rsidR="00461860">
              <w:rPr>
                <w:noProof/>
                <w:webHidden/>
              </w:rPr>
              <w:instrText xml:space="preserve"> PAGEREF _Toc59126364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78563BFE" w14:textId="5069552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65" w:history="1">
            <w:r w:rsidR="00461860" w:rsidRPr="00CB763D">
              <w:rPr>
                <w:rStyle w:val="Hyperlnk"/>
                <w:noProof/>
              </w:rPr>
              <w:t>16.1.1</w:t>
            </w:r>
            <w:r w:rsidR="00461860">
              <w:rPr>
                <w:rFonts w:asciiTheme="minorHAnsi" w:eastAsiaTheme="minorEastAsia" w:hAnsiTheme="minorHAnsi"/>
                <w:noProof/>
                <w:color w:val="auto"/>
                <w:lang w:val="sv-SE" w:eastAsia="sv-SE"/>
              </w:rPr>
              <w:tab/>
            </w:r>
            <w:r w:rsidR="00461860" w:rsidRPr="00CB763D">
              <w:rPr>
                <w:rStyle w:val="Hyperlnk"/>
                <w:noProof/>
              </w:rPr>
              <w:t>Increment and decrement</w:t>
            </w:r>
            <w:r w:rsidR="00461860">
              <w:rPr>
                <w:noProof/>
                <w:webHidden/>
              </w:rPr>
              <w:tab/>
            </w:r>
            <w:r w:rsidR="00461860">
              <w:rPr>
                <w:noProof/>
                <w:webHidden/>
              </w:rPr>
              <w:fldChar w:fldCharType="begin"/>
            </w:r>
            <w:r w:rsidR="00461860">
              <w:rPr>
                <w:noProof/>
                <w:webHidden/>
              </w:rPr>
              <w:instrText xml:space="preserve"> PAGEREF _Toc59126365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1F4878E2" w14:textId="7B2FC756"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66" w:history="1">
            <w:r w:rsidR="00461860" w:rsidRPr="00CB763D">
              <w:rPr>
                <w:rStyle w:val="Hyperlnk"/>
                <w:noProof/>
              </w:rPr>
              <w:t>17.1.1</w:t>
            </w:r>
            <w:r w:rsidR="00461860">
              <w:rPr>
                <w:rFonts w:asciiTheme="minorHAnsi" w:eastAsiaTheme="minorEastAsia" w:hAnsiTheme="minorHAnsi"/>
                <w:noProof/>
                <w:color w:val="auto"/>
                <w:lang w:val="sv-SE" w:eastAsia="sv-SE"/>
              </w:rPr>
              <w:tab/>
            </w:r>
            <w:r w:rsidR="00461860" w:rsidRPr="00CB763D">
              <w:rPr>
                <w:rStyle w:val="Hyperlnk"/>
                <w:noProof/>
              </w:rPr>
              <w:t>Relational Operators</w:t>
            </w:r>
            <w:r w:rsidR="00461860">
              <w:rPr>
                <w:noProof/>
                <w:webHidden/>
              </w:rPr>
              <w:tab/>
            </w:r>
            <w:r w:rsidR="00461860">
              <w:rPr>
                <w:noProof/>
                <w:webHidden/>
              </w:rPr>
              <w:fldChar w:fldCharType="begin"/>
            </w:r>
            <w:r w:rsidR="00461860">
              <w:rPr>
                <w:noProof/>
                <w:webHidden/>
              </w:rPr>
              <w:instrText xml:space="preserve"> PAGEREF _Toc59126366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3A524873" w14:textId="78B2F314"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67" w:history="1">
            <w:r w:rsidR="00461860" w:rsidRPr="00CB763D">
              <w:rPr>
                <w:rStyle w:val="Hyperlnk"/>
                <w:noProof/>
              </w:rPr>
              <w:t>18.1.1</w:t>
            </w:r>
            <w:r w:rsidR="00461860">
              <w:rPr>
                <w:rFonts w:asciiTheme="minorHAnsi" w:eastAsiaTheme="minorEastAsia" w:hAnsiTheme="minorHAnsi"/>
                <w:noProof/>
                <w:color w:val="auto"/>
                <w:lang w:val="sv-SE" w:eastAsia="sv-SE"/>
              </w:rPr>
              <w:tab/>
            </w:r>
            <w:r w:rsidR="00461860" w:rsidRPr="00CB763D">
              <w:rPr>
                <w:rStyle w:val="Hyperlnk"/>
                <w:noProof/>
              </w:rPr>
              <w:t>Logical Operators</w:t>
            </w:r>
            <w:r w:rsidR="00461860">
              <w:rPr>
                <w:noProof/>
                <w:webHidden/>
              </w:rPr>
              <w:tab/>
            </w:r>
            <w:r w:rsidR="00461860">
              <w:rPr>
                <w:noProof/>
                <w:webHidden/>
              </w:rPr>
              <w:fldChar w:fldCharType="begin"/>
            </w:r>
            <w:r w:rsidR="00461860">
              <w:rPr>
                <w:noProof/>
                <w:webHidden/>
              </w:rPr>
              <w:instrText xml:space="preserve"> PAGEREF _Toc59126367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01B22F29" w14:textId="1AA56FBF"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68" w:history="1">
            <w:r w:rsidR="00461860" w:rsidRPr="00CB763D">
              <w:rPr>
                <w:rStyle w:val="Hyperlnk"/>
                <w:noProof/>
              </w:rPr>
              <w:t>19.1.1</w:t>
            </w:r>
            <w:r w:rsidR="00461860">
              <w:rPr>
                <w:rFonts w:asciiTheme="minorHAnsi" w:eastAsiaTheme="minorEastAsia" w:hAnsiTheme="minorHAnsi"/>
                <w:noProof/>
                <w:color w:val="auto"/>
                <w:lang w:val="sv-SE" w:eastAsia="sv-SE"/>
              </w:rPr>
              <w:tab/>
            </w:r>
            <w:r w:rsidR="00461860" w:rsidRPr="00CB763D">
              <w:rPr>
                <w:rStyle w:val="Hyperlnk"/>
                <w:noProof/>
              </w:rPr>
              <w:t>Bitwise Operators</w:t>
            </w:r>
            <w:r w:rsidR="00461860">
              <w:rPr>
                <w:noProof/>
                <w:webHidden/>
              </w:rPr>
              <w:tab/>
            </w:r>
            <w:r w:rsidR="00461860">
              <w:rPr>
                <w:noProof/>
                <w:webHidden/>
              </w:rPr>
              <w:fldChar w:fldCharType="begin"/>
            </w:r>
            <w:r w:rsidR="00461860">
              <w:rPr>
                <w:noProof/>
                <w:webHidden/>
              </w:rPr>
              <w:instrText xml:space="preserve"> PAGEREF _Toc59126368 \h </w:instrText>
            </w:r>
            <w:r w:rsidR="00461860">
              <w:rPr>
                <w:noProof/>
                <w:webHidden/>
              </w:rPr>
            </w:r>
            <w:r w:rsidR="00461860">
              <w:rPr>
                <w:noProof/>
                <w:webHidden/>
              </w:rPr>
              <w:fldChar w:fldCharType="separate"/>
            </w:r>
            <w:r w:rsidR="00461860">
              <w:rPr>
                <w:noProof/>
                <w:webHidden/>
              </w:rPr>
              <w:t>448</w:t>
            </w:r>
            <w:r w:rsidR="00461860">
              <w:rPr>
                <w:noProof/>
                <w:webHidden/>
              </w:rPr>
              <w:fldChar w:fldCharType="end"/>
            </w:r>
          </w:hyperlink>
        </w:p>
        <w:p w14:paraId="2BC7E108" w14:textId="435D45ED"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69" w:history="1">
            <w:r w:rsidR="00461860" w:rsidRPr="00CB763D">
              <w:rPr>
                <w:rStyle w:val="Hyperlnk"/>
                <w:noProof/>
              </w:rPr>
              <w:t>20.1.1</w:t>
            </w:r>
            <w:r w:rsidR="00461860">
              <w:rPr>
                <w:rFonts w:asciiTheme="minorHAnsi" w:eastAsiaTheme="minorEastAsia" w:hAnsiTheme="minorHAnsi"/>
                <w:noProof/>
                <w:color w:val="auto"/>
                <w:lang w:val="sv-SE" w:eastAsia="sv-SE"/>
              </w:rPr>
              <w:tab/>
            </w:r>
            <w:r w:rsidR="00461860" w:rsidRPr="00CB763D">
              <w:rPr>
                <w:rStyle w:val="Hyperlnk"/>
                <w:noProof/>
              </w:rPr>
              <w:t>Assignment</w:t>
            </w:r>
            <w:r w:rsidR="00461860">
              <w:rPr>
                <w:noProof/>
                <w:webHidden/>
              </w:rPr>
              <w:tab/>
            </w:r>
            <w:r w:rsidR="00461860">
              <w:rPr>
                <w:noProof/>
                <w:webHidden/>
              </w:rPr>
              <w:fldChar w:fldCharType="begin"/>
            </w:r>
            <w:r w:rsidR="00461860">
              <w:rPr>
                <w:noProof/>
                <w:webHidden/>
              </w:rPr>
              <w:instrText xml:space="preserve"> PAGEREF _Toc59126369 \h </w:instrText>
            </w:r>
            <w:r w:rsidR="00461860">
              <w:rPr>
                <w:noProof/>
                <w:webHidden/>
              </w:rPr>
            </w:r>
            <w:r w:rsidR="00461860">
              <w:rPr>
                <w:noProof/>
                <w:webHidden/>
              </w:rPr>
              <w:fldChar w:fldCharType="separate"/>
            </w:r>
            <w:r w:rsidR="00461860">
              <w:rPr>
                <w:noProof/>
                <w:webHidden/>
              </w:rPr>
              <w:t>448</w:t>
            </w:r>
            <w:r w:rsidR="00461860">
              <w:rPr>
                <w:noProof/>
                <w:webHidden/>
              </w:rPr>
              <w:fldChar w:fldCharType="end"/>
            </w:r>
          </w:hyperlink>
        </w:p>
        <w:p w14:paraId="2E10BF09" w14:textId="0A48537B"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70" w:history="1">
            <w:r w:rsidR="00461860" w:rsidRPr="00CB763D">
              <w:rPr>
                <w:rStyle w:val="Hyperlnk"/>
                <w:noProof/>
              </w:rPr>
              <w:t>21.1.1</w:t>
            </w:r>
            <w:r w:rsidR="00461860">
              <w:rPr>
                <w:rFonts w:asciiTheme="minorHAnsi" w:eastAsiaTheme="minorEastAsia" w:hAnsiTheme="minorHAnsi"/>
                <w:noProof/>
                <w:color w:val="auto"/>
                <w:lang w:val="sv-SE" w:eastAsia="sv-SE"/>
              </w:rPr>
              <w:tab/>
            </w:r>
            <w:r w:rsidR="00461860" w:rsidRPr="00CB763D">
              <w:rPr>
                <w:rStyle w:val="Hyperlnk"/>
                <w:noProof/>
              </w:rPr>
              <w:t>The Condition Operator</w:t>
            </w:r>
            <w:r w:rsidR="00461860">
              <w:rPr>
                <w:noProof/>
                <w:webHidden/>
              </w:rPr>
              <w:tab/>
            </w:r>
            <w:r w:rsidR="00461860">
              <w:rPr>
                <w:noProof/>
                <w:webHidden/>
              </w:rPr>
              <w:fldChar w:fldCharType="begin"/>
            </w:r>
            <w:r w:rsidR="00461860">
              <w:rPr>
                <w:noProof/>
                <w:webHidden/>
              </w:rPr>
              <w:instrText xml:space="preserve"> PAGEREF _Toc59126370 \h </w:instrText>
            </w:r>
            <w:r w:rsidR="00461860">
              <w:rPr>
                <w:noProof/>
                <w:webHidden/>
              </w:rPr>
            </w:r>
            <w:r w:rsidR="00461860">
              <w:rPr>
                <w:noProof/>
                <w:webHidden/>
              </w:rPr>
              <w:fldChar w:fldCharType="separate"/>
            </w:r>
            <w:r w:rsidR="00461860">
              <w:rPr>
                <w:noProof/>
                <w:webHidden/>
              </w:rPr>
              <w:t>449</w:t>
            </w:r>
            <w:r w:rsidR="00461860">
              <w:rPr>
                <w:noProof/>
                <w:webHidden/>
              </w:rPr>
              <w:fldChar w:fldCharType="end"/>
            </w:r>
          </w:hyperlink>
        </w:p>
        <w:p w14:paraId="537D7F8E" w14:textId="3D556115"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71" w:history="1">
            <w:r w:rsidR="00461860" w:rsidRPr="00CB763D">
              <w:rPr>
                <w:rStyle w:val="Hyperlnk"/>
                <w:noProof/>
              </w:rPr>
              <w:t>22.1.1</w:t>
            </w:r>
            <w:r w:rsidR="00461860">
              <w:rPr>
                <w:rFonts w:asciiTheme="minorHAnsi" w:eastAsiaTheme="minorEastAsia" w:hAnsiTheme="minorHAnsi"/>
                <w:noProof/>
                <w:color w:val="auto"/>
                <w:lang w:val="sv-SE" w:eastAsia="sv-SE"/>
              </w:rPr>
              <w:tab/>
            </w:r>
            <w:r w:rsidR="00461860" w:rsidRPr="00CB763D">
              <w:rPr>
                <w:rStyle w:val="Hyperlnk"/>
                <w:noProof/>
              </w:rPr>
              <w:t>Precedence and Associatively</w:t>
            </w:r>
            <w:r w:rsidR="00461860">
              <w:rPr>
                <w:noProof/>
                <w:webHidden/>
              </w:rPr>
              <w:tab/>
            </w:r>
            <w:r w:rsidR="00461860">
              <w:rPr>
                <w:noProof/>
                <w:webHidden/>
              </w:rPr>
              <w:fldChar w:fldCharType="begin"/>
            </w:r>
            <w:r w:rsidR="00461860">
              <w:rPr>
                <w:noProof/>
                <w:webHidden/>
              </w:rPr>
              <w:instrText xml:space="preserve"> PAGEREF _Toc59126371 \h </w:instrText>
            </w:r>
            <w:r w:rsidR="00461860">
              <w:rPr>
                <w:noProof/>
                <w:webHidden/>
              </w:rPr>
            </w:r>
            <w:r w:rsidR="00461860">
              <w:rPr>
                <w:noProof/>
                <w:webHidden/>
              </w:rPr>
              <w:fldChar w:fldCharType="separate"/>
            </w:r>
            <w:r w:rsidR="00461860">
              <w:rPr>
                <w:noProof/>
                <w:webHidden/>
              </w:rPr>
              <w:t>449</w:t>
            </w:r>
            <w:r w:rsidR="00461860">
              <w:rPr>
                <w:noProof/>
                <w:webHidden/>
              </w:rPr>
              <w:fldChar w:fldCharType="end"/>
            </w:r>
          </w:hyperlink>
        </w:p>
        <w:p w14:paraId="109348C6" w14:textId="644D718F"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72" w:history="1">
            <w:r w:rsidR="00461860" w:rsidRPr="00CB763D">
              <w:rPr>
                <w:rStyle w:val="Hyperlnk"/>
                <w:noProof/>
              </w:rPr>
              <w:t>13.27.</w:t>
            </w:r>
            <w:r w:rsidR="00461860">
              <w:rPr>
                <w:rFonts w:asciiTheme="minorHAnsi" w:eastAsiaTheme="minorEastAsia" w:hAnsiTheme="minorHAnsi"/>
                <w:noProof/>
                <w:color w:val="auto"/>
                <w:lang w:val="sv-SE" w:eastAsia="sv-SE"/>
              </w:rPr>
              <w:tab/>
            </w:r>
            <w:r w:rsidR="00461860" w:rsidRPr="00CB763D">
              <w:rPr>
                <w:rStyle w:val="Hyperlnk"/>
                <w:noProof/>
              </w:rPr>
              <w:t>Statements</w:t>
            </w:r>
            <w:r w:rsidR="00461860">
              <w:rPr>
                <w:noProof/>
                <w:webHidden/>
              </w:rPr>
              <w:tab/>
            </w:r>
            <w:r w:rsidR="00461860">
              <w:rPr>
                <w:noProof/>
                <w:webHidden/>
              </w:rPr>
              <w:fldChar w:fldCharType="begin"/>
            </w:r>
            <w:r w:rsidR="00461860">
              <w:rPr>
                <w:noProof/>
                <w:webHidden/>
              </w:rPr>
              <w:instrText xml:space="preserve"> PAGEREF _Toc59126372 \h </w:instrText>
            </w:r>
            <w:r w:rsidR="00461860">
              <w:rPr>
                <w:noProof/>
                <w:webHidden/>
              </w:rPr>
            </w:r>
            <w:r w:rsidR="00461860">
              <w:rPr>
                <w:noProof/>
                <w:webHidden/>
              </w:rPr>
              <w:fldChar w:fldCharType="separate"/>
            </w:r>
            <w:r w:rsidR="00461860">
              <w:rPr>
                <w:noProof/>
                <w:webHidden/>
              </w:rPr>
              <w:t>450</w:t>
            </w:r>
            <w:r w:rsidR="00461860">
              <w:rPr>
                <w:noProof/>
                <w:webHidden/>
              </w:rPr>
              <w:fldChar w:fldCharType="end"/>
            </w:r>
          </w:hyperlink>
        </w:p>
        <w:p w14:paraId="7D5B93C4" w14:textId="1A9C4116"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73" w:history="1">
            <w:r w:rsidR="00461860" w:rsidRPr="00CB763D">
              <w:rPr>
                <w:rStyle w:val="Hyperlnk"/>
                <w:noProof/>
              </w:rPr>
              <w:t>23.1.1</w:t>
            </w:r>
            <w:r w:rsidR="00461860">
              <w:rPr>
                <w:rFonts w:asciiTheme="minorHAnsi" w:eastAsiaTheme="minorEastAsia" w:hAnsiTheme="minorHAnsi"/>
                <w:noProof/>
                <w:color w:val="auto"/>
                <w:lang w:val="sv-SE" w:eastAsia="sv-SE"/>
              </w:rPr>
              <w:tab/>
            </w:r>
            <w:r w:rsidR="00461860" w:rsidRPr="00CB763D">
              <w:rPr>
                <w:rStyle w:val="Hyperlnk"/>
                <w:noProof/>
              </w:rPr>
              <w:t>Selection statements</w:t>
            </w:r>
            <w:r w:rsidR="00461860">
              <w:rPr>
                <w:noProof/>
                <w:webHidden/>
              </w:rPr>
              <w:tab/>
            </w:r>
            <w:r w:rsidR="00461860">
              <w:rPr>
                <w:noProof/>
                <w:webHidden/>
              </w:rPr>
              <w:fldChar w:fldCharType="begin"/>
            </w:r>
            <w:r w:rsidR="00461860">
              <w:rPr>
                <w:noProof/>
                <w:webHidden/>
              </w:rPr>
              <w:instrText xml:space="preserve"> PAGEREF _Toc59126373 \h </w:instrText>
            </w:r>
            <w:r w:rsidR="00461860">
              <w:rPr>
                <w:noProof/>
                <w:webHidden/>
              </w:rPr>
            </w:r>
            <w:r w:rsidR="00461860">
              <w:rPr>
                <w:noProof/>
                <w:webHidden/>
              </w:rPr>
              <w:fldChar w:fldCharType="separate"/>
            </w:r>
            <w:r w:rsidR="00461860">
              <w:rPr>
                <w:noProof/>
                <w:webHidden/>
              </w:rPr>
              <w:t>450</w:t>
            </w:r>
            <w:r w:rsidR="00461860">
              <w:rPr>
                <w:noProof/>
                <w:webHidden/>
              </w:rPr>
              <w:fldChar w:fldCharType="end"/>
            </w:r>
          </w:hyperlink>
        </w:p>
        <w:p w14:paraId="3D40BD1D" w14:textId="7DF53872"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74" w:history="1">
            <w:r w:rsidR="00461860" w:rsidRPr="00CB763D">
              <w:rPr>
                <w:rStyle w:val="Hyperlnk"/>
                <w:noProof/>
              </w:rPr>
              <w:t>24.1.1</w:t>
            </w:r>
            <w:r w:rsidR="00461860">
              <w:rPr>
                <w:rFonts w:asciiTheme="minorHAnsi" w:eastAsiaTheme="minorEastAsia" w:hAnsiTheme="minorHAnsi"/>
                <w:noProof/>
                <w:color w:val="auto"/>
                <w:lang w:val="sv-SE" w:eastAsia="sv-SE"/>
              </w:rPr>
              <w:tab/>
            </w:r>
            <w:r w:rsidR="00461860" w:rsidRPr="00CB763D">
              <w:rPr>
                <w:rStyle w:val="Hyperlnk"/>
                <w:noProof/>
              </w:rPr>
              <w:t>Iteration statements</w:t>
            </w:r>
            <w:r w:rsidR="00461860">
              <w:rPr>
                <w:noProof/>
                <w:webHidden/>
              </w:rPr>
              <w:tab/>
            </w:r>
            <w:r w:rsidR="00461860">
              <w:rPr>
                <w:noProof/>
                <w:webHidden/>
              </w:rPr>
              <w:fldChar w:fldCharType="begin"/>
            </w:r>
            <w:r w:rsidR="00461860">
              <w:rPr>
                <w:noProof/>
                <w:webHidden/>
              </w:rPr>
              <w:instrText xml:space="preserve"> PAGEREF _Toc59126374 \h </w:instrText>
            </w:r>
            <w:r w:rsidR="00461860">
              <w:rPr>
                <w:noProof/>
                <w:webHidden/>
              </w:rPr>
            </w:r>
            <w:r w:rsidR="00461860">
              <w:rPr>
                <w:noProof/>
                <w:webHidden/>
              </w:rPr>
              <w:fldChar w:fldCharType="separate"/>
            </w:r>
            <w:r w:rsidR="00461860">
              <w:rPr>
                <w:noProof/>
                <w:webHidden/>
              </w:rPr>
              <w:t>452</w:t>
            </w:r>
            <w:r w:rsidR="00461860">
              <w:rPr>
                <w:noProof/>
                <w:webHidden/>
              </w:rPr>
              <w:fldChar w:fldCharType="end"/>
            </w:r>
          </w:hyperlink>
        </w:p>
        <w:p w14:paraId="77A3E590" w14:textId="640B42C4"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75" w:history="1">
            <w:r w:rsidR="00461860" w:rsidRPr="00CB763D">
              <w:rPr>
                <w:rStyle w:val="Hyperlnk"/>
                <w:noProof/>
              </w:rPr>
              <w:t>25.1.1</w:t>
            </w:r>
            <w:r w:rsidR="00461860">
              <w:rPr>
                <w:rFonts w:asciiTheme="minorHAnsi" w:eastAsiaTheme="minorEastAsia" w:hAnsiTheme="minorHAnsi"/>
                <w:noProof/>
                <w:color w:val="auto"/>
                <w:lang w:val="sv-SE" w:eastAsia="sv-SE"/>
              </w:rPr>
              <w:tab/>
            </w:r>
            <w:r w:rsidR="00461860" w:rsidRPr="00CB763D">
              <w:rPr>
                <w:rStyle w:val="Hyperlnk"/>
                <w:noProof/>
              </w:rPr>
              <w:t>Jump statements</w:t>
            </w:r>
            <w:r w:rsidR="00461860">
              <w:rPr>
                <w:noProof/>
                <w:webHidden/>
              </w:rPr>
              <w:tab/>
            </w:r>
            <w:r w:rsidR="00461860">
              <w:rPr>
                <w:noProof/>
                <w:webHidden/>
              </w:rPr>
              <w:fldChar w:fldCharType="begin"/>
            </w:r>
            <w:r w:rsidR="00461860">
              <w:rPr>
                <w:noProof/>
                <w:webHidden/>
              </w:rPr>
              <w:instrText xml:space="preserve"> PAGEREF _Toc59126375 \h </w:instrText>
            </w:r>
            <w:r w:rsidR="00461860">
              <w:rPr>
                <w:noProof/>
                <w:webHidden/>
              </w:rPr>
            </w:r>
            <w:r w:rsidR="00461860">
              <w:rPr>
                <w:noProof/>
                <w:webHidden/>
              </w:rPr>
              <w:fldChar w:fldCharType="separate"/>
            </w:r>
            <w:r w:rsidR="00461860">
              <w:rPr>
                <w:noProof/>
                <w:webHidden/>
              </w:rPr>
              <w:t>453</w:t>
            </w:r>
            <w:r w:rsidR="00461860">
              <w:rPr>
                <w:noProof/>
                <w:webHidden/>
              </w:rPr>
              <w:fldChar w:fldCharType="end"/>
            </w:r>
          </w:hyperlink>
        </w:p>
        <w:p w14:paraId="65AAB1F5" w14:textId="69DBE60D"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76" w:history="1">
            <w:r w:rsidR="00461860" w:rsidRPr="00CB763D">
              <w:rPr>
                <w:rStyle w:val="Hyperlnk"/>
                <w:noProof/>
              </w:rPr>
              <w:t>26.1.1</w:t>
            </w:r>
            <w:r w:rsidR="00461860">
              <w:rPr>
                <w:rFonts w:asciiTheme="minorHAnsi" w:eastAsiaTheme="minorEastAsia" w:hAnsiTheme="minorHAnsi"/>
                <w:noProof/>
                <w:color w:val="auto"/>
                <w:lang w:val="sv-SE" w:eastAsia="sv-SE"/>
              </w:rPr>
              <w:tab/>
            </w:r>
            <w:r w:rsidR="00461860" w:rsidRPr="00CB763D">
              <w:rPr>
                <w:rStyle w:val="Hyperlnk"/>
                <w:noProof/>
              </w:rPr>
              <w:t>Expression statements</w:t>
            </w:r>
            <w:r w:rsidR="00461860">
              <w:rPr>
                <w:noProof/>
                <w:webHidden/>
              </w:rPr>
              <w:tab/>
            </w:r>
            <w:r w:rsidR="00461860">
              <w:rPr>
                <w:noProof/>
                <w:webHidden/>
              </w:rPr>
              <w:fldChar w:fldCharType="begin"/>
            </w:r>
            <w:r w:rsidR="00461860">
              <w:rPr>
                <w:noProof/>
                <w:webHidden/>
              </w:rPr>
              <w:instrText xml:space="preserve"> PAGEREF _Toc59126376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6079EC87" w14:textId="2BE2DA7E" w:rsidR="00461860" w:rsidRDefault="00DB06E7">
          <w:pPr>
            <w:pStyle w:val="Innehll3"/>
            <w:tabs>
              <w:tab w:val="left" w:pos="1320"/>
              <w:tab w:val="right" w:leader="dot" w:pos="9350"/>
            </w:tabs>
            <w:rPr>
              <w:rFonts w:asciiTheme="minorHAnsi" w:eastAsiaTheme="minorEastAsia" w:hAnsiTheme="minorHAnsi"/>
              <w:noProof/>
              <w:color w:val="auto"/>
              <w:lang w:val="sv-SE" w:eastAsia="sv-SE"/>
            </w:rPr>
          </w:pPr>
          <w:hyperlink w:anchor="_Toc59126377" w:history="1">
            <w:r w:rsidR="00461860" w:rsidRPr="00CB763D">
              <w:rPr>
                <w:rStyle w:val="Hyperlnk"/>
                <w:noProof/>
              </w:rPr>
              <w:t>27.1.1</w:t>
            </w:r>
            <w:r w:rsidR="00461860">
              <w:rPr>
                <w:rFonts w:asciiTheme="minorHAnsi" w:eastAsiaTheme="minorEastAsia" w:hAnsiTheme="minorHAnsi"/>
                <w:noProof/>
                <w:color w:val="auto"/>
                <w:lang w:val="sv-SE" w:eastAsia="sv-SE"/>
              </w:rPr>
              <w:tab/>
            </w:r>
            <w:r w:rsidR="00461860" w:rsidRPr="00CB763D">
              <w:rPr>
                <w:rStyle w:val="Hyperlnk"/>
                <w:noProof/>
              </w:rPr>
              <w:t>Volatile</w:t>
            </w:r>
            <w:r w:rsidR="00461860">
              <w:rPr>
                <w:noProof/>
                <w:webHidden/>
              </w:rPr>
              <w:tab/>
            </w:r>
            <w:r w:rsidR="00461860">
              <w:rPr>
                <w:noProof/>
                <w:webHidden/>
              </w:rPr>
              <w:fldChar w:fldCharType="begin"/>
            </w:r>
            <w:r w:rsidR="00461860">
              <w:rPr>
                <w:noProof/>
                <w:webHidden/>
              </w:rPr>
              <w:instrText xml:space="preserve"> PAGEREF _Toc59126377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4073DFCB" w14:textId="0E14BEAE"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78" w:history="1">
            <w:r w:rsidR="00461860" w:rsidRPr="00CB763D">
              <w:rPr>
                <w:rStyle w:val="Hyperlnk"/>
                <w:noProof/>
              </w:rPr>
              <w:t>13.28.</w:t>
            </w:r>
            <w:r w:rsidR="00461860">
              <w:rPr>
                <w:rFonts w:asciiTheme="minorHAnsi" w:eastAsiaTheme="minorEastAsia" w:hAnsiTheme="minorHAnsi"/>
                <w:noProof/>
                <w:color w:val="auto"/>
                <w:lang w:val="sv-SE" w:eastAsia="sv-SE"/>
              </w:rPr>
              <w:tab/>
            </w:r>
            <w:r w:rsidR="00461860" w:rsidRPr="00CB763D">
              <w:rPr>
                <w:rStyle w:val="Hyperlnk"/>
                <w:noProof/>
              </w:rPr>
              <w:t>Functions</w:t>
            </w:r>
            <w:r w:rsidR="00461860">
              <w:rPr>
                <w:noProof/>
                <w:webHidden/>
              </w:rPr>
              <w:tab/>
            </w:r>
            <w:r w:rsidR="00461860">
              <w:rPr>
                <w:noProof/>
                <w:webHidden/>
              </w:rPr>
              <w:fldChar w:fldCharType="begin"/>
            </w:r>
            <w:r w:rsidR="00461860">
              <w:rPr>
                <w:noProof/>
                <w:webHidden/>
              </w:rPr>
              <w:instrText xml:space="preserve"> PAGEREF _Toc59126378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385D460A" w14:textId="5BD767BF"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79" w:history="1">
            <w:r w:rsidR="00461860" w:rsidRPr="00CB763D">
              <w:rPr>
                <w:rStyle w:val="Hyperlnk"/>
                <w:noProof/>
              </w:rPr>
              <w:t>13.28.1.</w:t>
            </w:r>
            <w:r w:rsidR="00461860">
              <w:rPr>
                <w:rFonts w:asciiTheme="minorHAnsi" w:eastAsiaTheme="minorEastAsia" w:hAnsiTheme="minorHAnsi"/>
                <w:noProof/>
                <w:color w:val="auto"/>
                <w:lang w:val="sv-SE" w:eastAsia="sv-SE"/>
              </w:rPr>
              <w:tab/>
            </w:r>
            <w:r w:rsidR="00461860" w:rsidRPr="00CB763D">
              <w:rPr>
                <w:rStyle w:val="Hyperlnk"/>
                <w:noProof/>
              </w:rPr>
              <w:t>Void Functions</w:t>
            </w:r>
            <w:r w:rsidR="00461860">
              <w:rPr>
                <w:noProof/>
                <w:webHidden/>
              </w:rPr>
              <w:tab/>
            </w:r>
            <w:r w:rsidR="00461860">
              <w:rPr>
                <w:noProof/>
                <w:webHidden/>
              </w:rPr>
              <w:fldChar w:fldCharType="begin"/>
            </w:r>
            <w:r w:rsidR="00461860">
              <w:rPr>
                <w:noProof/>
                <w:webHidden/>
              </w:rPr>
              <w:instrText xml:space="preserve"> PAGEREF _Toc59126379 \h </w:instrText>
            </w:r>
            <w:r w:rsidR="00461860">
              <w:rPr>
                <w:noProof/>
                <w:webHidden/>
              </w:rPr>
            </w:r>
            <w:r w:rsidR="00461860">
              <w:rPr>
                <w:noProof/>
                <w:webHidden/>
              </w:rPr>
              <w:fldChar w:fldCharType="separate"/>
            </w:r>
            <w:r w:rsidR="00461860">
              <w:rPr>
                <w:noProof/>
                <w:webHidden/>
              </w:rPr>
              <w:t>455</w:t>
            </w:r>
            <w:r w:rsidR="00461860">
              <w:rPr>
                <w:noProof/>
                <w:webHidden/>
              </w:rPr>
              <w:fldChar w:fldCharType="end"/>
            </w:r>
          </w:hyperlink>
        </w:p>
        <w:p w14:paraId="6D54B88F" w14:textId="031896BE"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80" w:history="1">
            <w:r w:rsidR="00461860" w:rsidRPr="00CB763D">
              <w:rPr>
                <w:rStyle w:val="Hyperlnk"/>
                <w:noProof/>
              </w:rPr>
              <w:t>13.28.2.</w:t>
            </w:r>
            <w:r w:rsidR="00461860">
              <w:rPr>
                <w:rFonts w:asciiTheme="minorHAnsi" w:eastAsiaTheme="minorEastAsia" w:hAnsiTheme="minorHAnsi"/>
                <w:noProof/>
                <w:color w:val="auto"/>
                <w:lang w:val="sv-SE" w:eastAsia="sv-SE"/>
              </w:rPr>
              <w:tab/>
            </w:r>
            <w:r w:rsidR="00461860" w:rsidRPr="00CB763D">
              <w:rPr>
                <w:rStyle w:val="Hyperlnk"/>
                <w:noProof/>
              </w:rPr>
              <w:t>Local and global variables</w:t>
            </w:r>
            <w:r w:rsidR="00461860">
              <w:rPr>
                <w:noProof/>
                <w:webHidden/>
              </w:rPr>
              <w:tab/>
            </w:r>
            <w:r w:rsidR="00461860">
              <w:rPr>
                <w:noProof/>
                <w:webHidden/>
              </w:rPr>
              <w:fldChar w:fldCharType="begin"/>
            </w:r>
            <w:r w:rsidR="00461860">
              <w:rPr>
                <w:noProof/>
                <w:webHidden/>
              </w:rPr>
              <w:instrText xml:space="preserve"> PAGEREF _Toc59126380 \h </w:instrText>
            </w:r>
            <w:r w:rsidR="00461860">
              <w:rPr>
                <w:noProof/>
                <w:webHidden/>
              </w:rPr>
            </w:r>
            <w:r w:rsidR="00461860">
              <w:rPr>
                <w:noProof/>
                <w:webHidden/>
              </w:rPr>
              <w:fldChar w:fldCharType="separate"/>
            </w:r>
            <w:r w:rsidR="00461860">
              <w:rPr>
                <w:noProof/>
                <w:webHidden/>
              </w:rPr>
              <w:t>456</w:t>
            </w:r>
            <w:r w:rsidR="00461860">
              <w:rPr>
                <w:noProof/>
                <w:webHidden/>
              </w:rPr>
              <w:fldChar w:fldCharType="end"/>
            </w:r>
          </w:hyperlink>
        </w:p>
        <w:p w14:paraId="6639385D" w14:textId="34A33AF3"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81" w:history="1">
            <w:r w:rsidR="00461860" w:rsidRPr="00CB763D">
              <w:rPr>
                <w:rStyle w:val="Hyperlnk"/>
                <w:noProof/>
              </w:rPr>
              <w:t>13.28.3.</w:t>
            </w:r>
            <w:r w:rsidR="00461860">
              <w:rPr>
                <w:rFonts w:asciiTheme="minorHAnsi" w:eastAsiaTheme="minorEastAsia" w:hAnsiTheme="minorHAnsi"/>
                <w:noProof/>
                <w:color w:val="auto"/>
                <w:lang w:val="sv-SE" w:eastAsia="sv-SE"/>
              </w:rPr>
              <w:tab/>
            </w:r>
            <w:r w:rsidR="00461860" w:rsidRPr="00CB763D">
              <w:rPr>
                <w:rStyle w:val="Hyperlnk"/>
                <w:noProof/>
              </w:rPr>
              <w:t>Inner Blocks with Local Variables</w:t>
            </w:r>
            <w:r w:rsidR="00461860">
              <w:rPr>
                <w:noProof/>
                <w:webHidden/>
              </w:rPr>
              <w:tab/>
            </w:r>
            <w:r w:rsidR="00461860">
              <w:rPr>
                <w:noProof/>
                <w:webHidden/>
              </w:rPr>
              <w:fldChar w:fldCharType="begin"/>
            </w:r>
            <w:r w:rsidR="00461860">
              <w:rPr>
                <w:noProof/>
                <w:webHidden/>
              </w:rPr>
              <w:instrText xml:space="preserve"> PAGEREF _Toc59126381 \h </w:instrText>
            </w:r>
            <w:r w:rsidR="00461860">
              <w:rPr>
                <w:noProof/>
                <w:webHidden/>
              </w:rPr>
            </w:r>
            <w:r w:rsidR="00461860">
              <w:rPr>
                <w:noProof/>
                <w:webHidden/>
              </w:rPr>
              <w:fldChar w:fldCharType="separate"/>
            </w:r>
            <w:r w:rsidR="00461860">
              <w:rPr>
                <w:noProof/>
                <w:webHidden/>
              </w:rPr>
              <w:t>456</w:t>
            </w:r>
            <w:r w:rsidR="00461860">
              <w:rPr>
                <w:noProof/>
                <w:webHidden/>
              </w:rPr>
              <w:fldChar w:fldCharType="end"/>
            </w:r>
          </w:hyperlink>
        </w:p>
        <w:p w14:paraId="3C342FB6" w14:textId="5188A6AC"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82" w:history="1">
            <w:r w:rsidR="00461860" w:rsidRPr="00CB763D">
              <w:rPr>
                <w:rStyle w:val="Hyperlnk"/>
                <w:noProof/>
              </w:rPr>
              <w:t>13.28.4.</w:t>
            </w:r>
            <w:r w:rsidR="00461860">
              <w:rPr>
                <w:rFonts w:asciiTheme="minorHAnsi" w:eastAsiaTheme="minorEastAsia" w:hAnsiTheme="minorHAnsi"/>
                <w:noProof/>
                <w:color w:val="auto"/>
                <w:lang w:val="sv-SE" w:eastAsia="sv-SE"/>
              </w:rPr>
              <w:tab/>
            </w:r>
            <w:r w:rsidR="00461860" w:rsidRPr="00CB763D">
              <w:rPr>
                <w:rStyle w:val="Hyperlnk"/>
                <w:noProof/>
              </w:rPr>
              <w:t>Call-by-Value and Call-by-Reference</w:t>
            </w:r>
            <w:r w:rsidR="00461860">
              <w:rPr>
                <w:noProof/>
                <w:webHidden/>
              </w:rPr>
              <w:tab/>
            </w:r>
            <w:r w:rsidR="00461860">
              <w:rPr>
                <w:noProof/>
                <w:webHidden/>
              </w:rPr>
              <w:fldChar w:fldCharType="begin"/>
            </w:r>
            <w:r w:rsidR="00461860">
              <w:rPr>
                <w:noProof/>
                <w:webHidden/>
              </w:rPr>
              <w:instrText xml:space="preserve"> PAGEREF _Toc59126382 \h </w:instrText>
            </w:r>
            <w:r w:rsidR="00461860">
              <w:rPr>
                <w:noProof/>
                <w:webHidden/>
              </w:rPr>
            </w:r>
            <w:r w:rsidR="00461860">
              <w:rPr>
                <w:noProof/>
                <w:webHidden/>
              </w:rPr>
              <w:fldChar w:fldCharType="separate"/>
            </w:r>
            <w:r w:rsidR="00461860">
              <w:rPr>
                <w:noProof/>
                <w:webHidden/>
              </w:rPr>
              <w:t>458</w:t>
            </w:r>
            <w:r w:rsidR="00461860">
              <w:rPr>
                <w:noProof/>
                <w:webHidden/>
              </w:rPr>
              <w:fldChar w:fldCharType="end"/>
            </w:r>
          </w:hyperlink>
        </w:p>
        <w:p w14:paraId="3917307C" w14:textId="1FB29DE0"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83" w:history="1">
            <w:r w:rsidR="00461860" w:rsidRPr="00CB763D">
              <w:rPr>
                <w:rStyle w:val="Hyperlnk"/>
                <w:noProof/>
              </w:rPr>
              <w:t>13.28.5.</w:t>
            </w:r>
            <w:r w:rsidR="00461860">
              <w:rPr>
                <w:rFonts w:asciiTheme="minorHAnsi" w:eastAsiaTheme="minorEastAsia" w:hAnsiTheme="minorHAnsi"/>
                <w:noProof/>
                <w:color w:val="auto"/>
                <w:lang w:val="sv-SE" w:eastAsia="sv-SE"/>
              </w:rPr>
              <w:tab/>
            </w:r>
            <w:r w:rsidR="00461860" w:rsidRPr="00CB763D">
              <w:rPr>
                <w:rStyle w:val="Hyperlnk"/>
                <w:noProof/>
              </w:rPr>
              <w:t>Static, Extern, and Register Variables</w:t>
            </w:r>
            <w:r w:rsidR="00461860">
              <w:rPr>
                <w:noProof/>
                <w:webHidden/>
              </w:rPr>
              <w:tab/>
            </w:r>
            <w:r w:rsidR="00461860">
              <w:rPr>
                <w:noProof/>
                <w:webHidden/>
              </w:rPr>
              <w:fldChar w:fldCharType="begin"/>
            </w:r>
            <w:r w:rsidR="00461860">
              <w:rPr>
                <w:noProof/>
                <w:webHidden/>
              </w:rPr>
              <w:instrText xml:space="preserve"> PAGEREF _Toc59126383 \h </w:instrText>
            </w:r>
            <w:r w:rsidR="00461860">
              <w:rPr>
                <w:noProof/>
                <w:webHidden/>
              </w:rPr>
            </w:r>
            <w:r w:rsidR="00461860">
              <w:rPr>
                <w:noProof/>
                <w:webHidden/>
              </w:rPr>
              <w:fldChar w:fldCharType="separate"/>
            </w:r>
            <w:r w:rsidR="00461860">
              <w:rPr>
                <w:noProof/>
                <w:webHidden/>
              </w:rPr>
              <w:t>459</w:t>
            </w:r>
            <w:r w:rsidR="00461860">
              <w:rPr>
                <w:noProof/>
                <w:webHidden/>
              </w:rPr>
              <w:fldChar w:fldCharType="end"/>
            </w:r>
          </w:hyperlink>
        </w:p>
        <w:p w14:paraId="49ABD6F1" w14:textId="1AA97CBB"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84" w:history="1">
            <w:r w:rsidR="00461860" w:rsidRPr="00CB763D">
              <w:rPr>
                <w:rStyle w:val="Hyperlnk"/>
                <w:noProof/>
              </w:rPr>
              <w:t>13.28.6.</w:t>
            </w:r>
            <w:r w:rsidR="00461860">
              <w:rPr>
                <w:rFonts w:asciiTheme="minorHAnsi" w:eastAsiaTheme="minorEastAsia" w:hAnsiTheme="minorHAnsi"/>
                <w:noProof/>
                <w:color w:val="auto"/>
                <w:lang w:val="sv-SE" w:eastAsia="sv-SE"/>
              </w:rPr>
              <w:tab/>
            </w:r>
            <w:r w:rsidR="00461860" w:rsidRPr="00CB763D">
              <w:rPr>
                <w:rStyle w:val="Hyperlnk"/>
                <w:noProof/>
              </w:rPr>
              <w:t>Recursion</w:t>
            </w:r>
            <w:r w:rsidR="00461860">
              <w:rPr>
                <w:noProof/>
                <w:webHidden/>
              </w:rPr>
              <w:tab/>
            </w:r>
            <w:r w:rsidR="00461860">
              <w:rPr>
                <w:noProof/>
                <w:webHidden/>
              </w:rPr>
              <w:fldChar w:fldCharType="begin"/>
            </w:r>
            <w:r w:rsidR="00461860">
              <w:rPr>
                <w:noProof/>
                <w:webHidden/>
              </w:rPr>
              <w:instrText xml:space="preserve"> PAGEREF _Toc59126384 \h </w:instrText>
            </w:r>
            <w:r w:rsidR="00461860">
              <w:rPr>
                <w:noProof/>
                <w:webHidden/>
              </w:rPr>
            </w:r>
            <w:r w:rsidR="00461860">
              <w:rPr>
                <w:noProof/>
                <w:webHidden/>
              </w:rPr>
              <w:fldChar w:fldCharType="separate"/>
            </w:r>
            <w:r w:rsidR="00461860">
              <w:rPr>
                <w:noProof/>
                <w:webHidden/>
              </w:rPr>
              <w:t>460</w:t>
            </w:r>
            <w:r w:rsidR="00461860">
              <w:rPr>
                <w:noProof/>
                <w:webHidden/>
              </w:rPr>
              <w:fldChar w:fldCharType="end"/>
            </w:r>
          </w:hyperlink>
        </w:p>
        <w:p w14:paraId="6061C9D8" w14:textId="05438804"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85" w:history="1">
            <w:r w:rsidR="00461860" w:rsidRPr="00CB763D">
              <w:rPr>
                <w:rStyle w:val="Hyperlnk"/>
                <w:noProof/>
              </w:rPr>
              <w:t>13.28.7.</w:t>
            </w:r>
            <w:r w:rsidR="00461860">
              <w:rPr>
                <w:rFonts w:asciiTheme="minorHAnsi" w:eastAsiaTheme="minorEastAsia" w:hAnsiTheme="minorHAnsi"/>
                <w:noProof/>
                <w:color w:val="auto"/>
                <w:lang w:val="sv-SE" w:eastAsia="sv-SE"/>
              </w:rPr>
              <w:tab/>
            </w:r>
            <w:r w:rsidR="00461860" w:rsidRPr="00CB763D">
              <w:rPr>
                <w:rStyle w:val="Hyperlnk"/>
                <w:noProof/>
              </w:rPr>
              <w:t>Definition and Declaration</w:t>
            </w:r>
            <w:r w:rsidR="00461860">
              <w:rPr>
                <w:noProof/>
                <w:webHidden/>
              </w:rPr>
              <w:tab/>
            </w:r>
            <w:r w:rsidR="00461860">
              <w:rPr>
                <w:noProof/>
                <w:webHidden/>
              </w:rPr>
              <w:fldChar w:fldCharType="begin"/>
            </w:r>
            <w:r w:rsidR="00461860">
              <w:rPr>
                <w:noProof/>
                <w:webHidden/>
              </w:rPr>
              <w:instrText xml:space="preserve"> PAGEREF _Toc59126385 \h </w:instrText>
            </w:r>
            <w:r w:rsidR="00461860">
              <w:rPr>
                <w:noProof/>
                <w:webHidden/>
              </w:rPr>
            </w:r>
            <w:r w:rsidR="00461860">
              <w:rPr>
                <w:noProof/>
                <w:webHidden/>
              </w:rPr>
              <w:fldChar w:fldCharType="separate"/>
            </w:r>
            <w:r w:rsidR="00461860">
              <w:rPr>
                <w:noProof/>
                <w:webHidden/>
              </w:rPr>
              <w:t>460</w:t>
            </w:r>
            <w:r w:rsidR="00461860">
              <w:rPr>
                <w:noProof/>
                <w:webHidden/>
              </w:rPr>
              <w:fldChar w:fldCharType="end"/>
            </w:r>
          </w:hyperlink>
        </w:p>
        <w:p w14:paraId="22894BB2" w14:textId="5187E7A8"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86" w:history="1">
            <w:r w:rsidR="00461860" w:rsidRPr="00CB763D">
              <w:rPr>
                <w:rStyle w:val="Hyperlnk"/>
                <w:noProof/>
              </w:rPr>
              <w:t>13.28.8.</w:t>
            </w:r>
            <w:r w:rsidR="00461860">
              <w:rPr>
                <w:rFonts w:asciiTheme="minorHAnsi" w:eastAsiaTheme="minorEastAsia" w:hAnsiTheme="minorHAnsi"/>
                <w:noProof/>
                <w:color w:val="auto"/>
                <w:lang w:val="sv-SE" w:eastAsia="sv-SE"/>
              </w:rPr>
              <w:tab/>
            </w:r>
            <w:r w:rsidR="00461860" w:rsidRPr="00CB763D">
              <w:rPr>
                <w:rStyle w:val="Hyperlnk"/>
                <w:noProof/>
              </w:rPr>
              <w:t>Higher-Order Functions</w:t>
            </w:r>
            <w:r w:rsidR="00461860">
              <w:rPr>
                <w:noProof/>
                <w:webHidden/>
              </w:rPr>
              <w:tab/>
            </w:r>
            <w:r w:rsidR="00461860">
              <w:rPr>
                <w:noProof/>
                <w:webHidden/>
              </w:rPr>
              <w:fldChar w:fldCharType="begin"/>
            </w:r>
            <w:r w:rsidR="00461860">
              <w:rPr>
                <w:noProof/>
                <w:webHidden/>
              </w:rPr>
              <w:instrText xml:space="preserve"> PAGEREF _Toc59126386 \h </w:instrText>
            </w:r>
            <w:r w:rsidR="00461860">
              <w:rPr>
                <w:noProof/>
                <w:webHidden/>
              </w:rPr>
            </w:r>
            <w:r w:rsidR="00461860">
              <w:rPr>
                <w:noProof/>
                <w:webHidden/>
              </w:rPr>
              <w:fldChar w:fldCharType="separate"/>
            </w:r>
            <w:r w:rsidR="00461860">
              <w:rPr>
                <w:noProof/>
                <w:webHidden/>
              </w:rPr>
              <w:t>461</w:t>
            </w:r>
            <w:r w:rsidR="00461860">
              <w:rPr>
                <w:noProof/>
                <w:webHidden/>
              </w:rPr>
              <w:fldChar w:fldCharType="end"/>
            </w:r>
          </w:hyperlink>
        </w:p>
        <w:p w14:paraId="0829B88B" w14:textId="79938A79"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87" w:history="1">
            <w:r w:rsidR="00461860" w:rsidRPr="00CB763D">
              <w:rPr>
                <w:rStyle w:val="Hyperlnk"/>
                <w:noProof/>
              </w:rPr>
              <w:t>13.29.</w:t>
            </w:r>
            <w:r w:rsidR="00461860">
              <w:rPr>
                <w:rFonts w:asciiTheme="minorHAnsi" w:eastAsiaTheme="minorEastAsia" w:hAnsiTheme="minorHAnsi"/>
                <w:noProof/>
                <w:color w:val="auto"/>
                <w:lang w:val="sv-SE" w:eastAsia="sv-SE"/>
              </w:rPr>
              <w:tab/>
            </w:r>
            <w:r w:rsidR="00461860" w:rsidRPr="00CB763D">
              <w:rPr>
                <w:rStyle w:val="Hyperlnk"/>
                <w:noProof/>
              </w:rPr>
              <w:t>Structures and Linked Lists</w:t>
            </w:r>
            <w:r w:rsidR="00461860">
              <w:rPr>
                <w:noProof/>
                <w:webHidden/>
              </w:rPr>
              <w:tab/>
            </w:r>
            <w:r w:rsidR="00461860">
              <w:rPr>
                <w:noProof/>
                <w:webHidden/>
              </w:rPr>
              <w:fldChar w:fldCharType="begin"/>
            </w:r>
            <w:r w:rsidR="00461860">
              <w:rPr>
                <w:noProof/>
                <w:webHidden/>
              </w:rPr>
              <w:instrText xml:space="preserve"> PAGEREF _Toc59126387 \h </w:instrText>
            </w:r>
            <w:r w:rsidR="00461860">
              <w:rPr>
                <w:noProof/>
                <w:webHidden/>
              </w:rPr>
            </w:r>
            <w:r w:rsidR="00461860">
              <w:rPr>
                <w:noProof/>
                <w:webHidden/>
              </w:rPr>
              <w:fldChar w:fldCharType="separate"/>
            </w:r>
            <w:r w:rsidR="00461860">
              <w:rPr>
                <w:noProof/>
                <w:webHidden/>
              </w:rPr>
              <w:t>463</w:t>
            </w:r>
            <w:r w:rsidR="00461860">
              <w:rPr>
                <w:noProof/>
                <w:webHidden/>
              </w:rPr>
              <w:fldChar w:fldCharType="end"/>
            </w:r>
          </w:hyperlink>
        </w:p>
        <w:p w14:paraId="43996DE9" w14:textId="6E325DA8"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88" w:history="1">
            <w:r w:rsidR="00461860" w:rsidRPr="00CB763D">
              <w:rPr>
                <w:rStyle w:val="Hyperlnk"/>
                <w:noProof/>
              </w:rPr>
              <w:t>13.29.1.</w:t>
            </w:r>
            <w:r w:rsidR="00461860">
              <w:rPr>
                <w:rFonts w:asciiTheme="minorHAnsi" w:eastAsiaTheme="minorEastAsia" w:hAnsiTheme="minorHAnsi"/>
                <w:noProof/>
                <w:color w:val="auto"/>
                <w:lang w:val="sv-SE" w:eastAsia="sv-SE"/>
              </w:rPr>
              <w:tab/>
            </w:r>
            <w:r w:rsidR="00461860" w:rsidRPr="00CB763D">
              <w:rPr>
                <w:rStyle w:val="Hyperlnk"/>
                <w:noProof/>
              </w:rPr>
              <w:t>Stacks and Linked Lists</w:t>
            </w:r>
            <w:r w:rsidR="00461860">
              <w:rPr>
                <w:noProof/>
                <w:webHidden/>
              </w:rPr>
              <w:tab/>
            </w:r>
            <w:r w:rsidR="00461860">
              <w:rPr>
                <w:noProof/>
                <w:webHidden/>
              </w:rPr>
              <w:fldChar w:fldCharType="begin"/>
            </w:r>
            <w:r w:rsidR="00461860">
              <w:rPr>
                <w:noProof/>
                <w:webHidden/>
              </w:rPr>
              <w:instrText xml:space="preserve"> PAGEREF _Toc59126388 \h </w:instrText>
            </w:r>
            <w:r w:rsidR="00461860">
              <w:rPr>
                <w:noProof/>
                <w:webHidden/>
              </w:rPr>
            </w:r>
            <w:r w:rsidR="00461860">
              <w:rPr>
                <w:noProof/>
                <w:webHidden/>
              </w:rPr>
              <w:fldChar w:fldCharType="separate"/>
            </w:r>
            <w:r w:rsidR="00461860">
              <w:rPr>
                <w:noProof/>
                <w:webHidden/>
              </w:rPr>
              <w:t>463</w:t>
            </w:r>
            <w:r w:rsidR="00461860">
              <w:rPr>
                <w:noProof/>
                <w:webHidden/>
              </w:rPr>
              <w:fldChar w:fldCharType="end"/>
            </w:r>
          </w:hyperlink>
        </w:p>
        <w:p w14:paraId="701A4D12" w14:textId="39291B26"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89" w:history="1">
            <w:r w:rsidR="00461860" w:rsidRPr="00CB763D">
              <w:rPr>
                <w:rStyle w:val="Hyperlnk"/>
                <w:noProof/>
              </w:rPr>
              <w:t>13.29.2.</w:t>
            </w:r>
            <w:r w:rsidR="00461860">
              <w:rPr>
                <w:rFonts w:asciiTheme="minorHAnsi" w:eastAsiaTheme="minorEastAsia" w:hAnsiTheme="minorHAnsi"/>
                <w:noProof/>
                <w:color w:val="auto"/>
                <w:lang w:val="sv-SE" w:eastAsia="sv-SE"/>
              </w:rPr>
              <w:tab/>
            </w:r>
            <w:r w:rsidR="00461860" w:rsidRPr="00CB763D">
              <w:rPr>
                <w:rStyle w:val="Hyperlnk"/>
                <w:noProof/>
              </w:rPr>
              <w:t>Unions</w:t>
            </w:r>
            <w:r w:rsidR="00461860">
              <w:rPr>
                <w:noProof/>
                <w:webHidden/>
              </w:rPr>
              <w:tab/>
            </w:r>
            <w:r w:rsidR="00461860">
              <w:rPr>
                <w:noProof/>
                <w:webHidden/>
              </w:rPr>
              <w:fldChar w:fldCharType="begin"/>
            </w:r>
            <w:r w:rsidR="00461860">
              <w:rPr>
                <w:noProof/>
                <w:webHidden/>
              </w:rPr>
              <w:instrText xml:space="preserve"> PAGEREF _Toc59126389 \h </w:instrText>
            </w:r>
            <w:r w:rsidR="00461860">
              <w:rPr>
                <w:noProof/>
                <w:webHidden/>
              </w:rPr>
            </w:r>
            <w:r w:rsidR="00461860">
              <w:rPr>
                <w:noProof/>
                <w:webHidden/>
              </w:rPr>
              <w:fldChar w:fldCharType="separate"/>
            </w:r>
            <w:r w:rsidR="00461860">
              <w:rPr>
                <w:noProof/>
                <w:webHidden/>
              </w:rPr>
              <w:t>466</w:t>
            </w:r>
            <w:r w:rsidR="00461860">
              <w:rPr>
                <w:noProof/>
                <w:webHidden/>
              </w:rPr>
              <w:fldChar w:fldCharType="end"/>
            </w:r>
          </w:hyperlink>
        </w:p>
        <w:p w14:paraId="3C0BAC0B" w14:textId="5EC67CD1"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90" w:history="1">
            <w:r w:rsidR="00461860" w:rsidRPr="00CB763D">
              <w:rPr>
                <w:rStyle w:val="Hyperlnk"/>
                <w:noProof/>
              </w:rPr>
              <w:t>13.29.3.</w:t>
            </w:r>
            <w:r w:rsidR="00461860">
              <w:rPr>
                <w:rFonts w:asciiTheme="minorHAnsi" w:eastAsiaTheme="minorEastAsia" w:hAnsiTheme="minorHAnsi"/>
                <w:noProof/>
                <w:color w:val="auto"/>
                <w:lang w:val="sv-SE" w:eastAsia="sv-SE"/>
              </w:rPr>
              <w:tab/>
            </w:r>
            <w:r w:rsidR="00461860" w:rsidRPr="00CB763D">
              <w:rPr>
                <w:rStyle w:val="Hyperlnk"/>
                <w:noProof/>
              </w:rPr>
              <w:t>Bitfields</w:t>
            </w:r>
            <w:r w:rsidR="00461860">
              <w:rPr>
                <w:noProof/>
                <w:webHidden/>
              </w:rPr>
              <w:tab/>
            </w:r>
            <w:r w:rsidR="00461860">
              <w:rPr>
                <w:noProof/>
                <w:webHidden/>
              </w:rPr>
              <w:fldChar w:fldCharType="begin"/>
            </w:r>
            <w:r w:rsidR="00461860">
              <w:rPr>
                <w:noProof/>
                <w:webHidden/>
              </w:rPr>
              <w:instrText xml:space="preserve"> PAGEREF _Toc59126390 \h </w:instrText>
            </w:r>
            <w:r w:rsidR="00461860">
              <w:rPr>
                <w:noProof/>
                <w:webHidden/>
              </w:rPr>
            </w:r>
            <w:r w:rsidR="00461860">
              <w:rPr>
                <w:noProof/>
                <w:webHidden/>
              </w:rPr>
              <w:fldChar w:fldCharType="separate"/>
            </w:r>
            <w:r w:rsidR="00461860">
              <w:rPr>
                <w:noProof/>
                <w:webHidden/>
              </w:rPr>
              <w:t>467</w:t>
            </w:r>
            <w:r w:rsidR="00461860">
              <w:rPr>
                <w:noProof/>
                <w:webHidden/>
              </w:rPr>
              <w:fldChar w:fldCharType="end"/>
            </w:r>
          </w:hyperlink>
        </w:p>
        <w:p w14:paraId="26D3E941" w14:textId="222004E8"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91" w:history="1">
            <w:r w:rsidR="00461860" w:rsidRPr="00CB763D">
              <w:rPr>
                <w:rStyle w:val="Hyperlnk"/>
                <w:noProof/>
              </w:rPr>
              <w:t>13.30.</w:t>
            </w:r>
            <w:r w:rsidR="00461860">
              <w:rPr>
                <w:rFonts w:asciiTheme="minorHAnsi" w:eastAsiaTheme="minorEastAsia" w:hAnsiTheme="minorHAnsi"/>
                <w:noProof/>
                <w:color w:val="auto"/>
                <w:lang w:val="sv-SE" w:eastAsia="sv-SE"/>
              </w:rPr>
              <w:tab/>
            </w:r>
            <w:r w:rsidR="00461860" w:rsidRPr="00CB763D">
              <w:rPr>
                <w:rStyle w:val="Hyperlnk"/>
                <w:noProof/>
              </w:rPr>
              <w:t>Structures with function pointers</w:t>
            </w:r>
            <w:r w:rsidR="00461860">
              <w:rPr>
                <w:noProof/>
                <w:webHidden/>
              </w:rPr>
              <w:tab/>
            </w:r>
            <w:r w:rsidR="00461860">
              <w:rPr>
                <w:noProof/>
                <w:webHidden/>
              </w:rPr>
              <w:fldChar w:fldCharType="begin"/>
            </w:r>
            <w:r w:rsidR="00461860">
              <w:rPr>
                <w:noProof/>
                <w:webHidden/>
              </w:rPr>
              <w:instrText xml:space="preserve"> PAGEREF _Toc59126391 \h </w:instrText>
            </w:r>
            <w:r w:rsidR="00461860">
              <w:rPr>
                <w:noProof/>
                <w:webHidden/>
              </w:rPr>
            </w:r>
            <w:r w:rsidR="00461860">
              <w:rPr>
                <w:noProof/>
                <w:webHidden/>
              </w:rPr>
              <w:fldChar w:fldCharType="separate"/>
            </w:r>
            <w:r w:rsidR="00461860">
              <w:rPr>
                <w:noProof/>
                <w:webHidden/>
              </w:rPr>
              <w:t>467</w:t>
            </w:r>
            <w:r w:rsidR="00461860">
              <w:rPr>
                <w:noProof/>
                <w:webHidden/>
              </w:rPr>
              <w:fldChar w:fldCharType="end"/>
            </w:r>
          </w:hyperlink>
        </w:p>
        <w:p w14:paraId="2AA8327D" w14:textId="4EA003FE"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92" w:history="1">
            <w:r w:rsidR="00461860" w:rsidRPr="00CB763D">
              <w:rPr>
                <w:rStyle w:val="Hyperlnk"/>
                <w:noProof/>
              </w:rPr>
              <w:t>13.31.</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_Toc59126392 \h </w:instrText>
            </w:r>
            <w:r w:rsidR="00461860">
              <w:rPr>
                <w:noProof/>
                <w:webHidden/>
              </w:rPr>
            </w:r>
            <w:r w:rsidR="00461860">
              <w:rPr>
                <w:noProof/>
                <w:webHidden/>
              </w:rPr>
              <w:fldChar w:fldCharType="separate"/>
            </w:r>
            <w:r w:rsidR="00461860">
              <w:rPr>
                <w:noProof/>
                <w:webHidden/>
              </w:rPr>
              <w:t>468</w:t>
            </w:r>
            <w:r w:rsidR="00461860">
              <w:rPr>
                <w:noProof/>
                <w:webHidden/>
              </w:rPr>
              <w:fldChar w:fldCharType="end"/>
            </w:r>
          </w:hyperlink>
        </w:p>
        <w:p w14:paraId="11A5B104" w14:textId="6204BD44"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393" w:history="1">
            <w:r w:rsidR="00461860" w:rsidRPr="00CB763D">
              <w:rPr>
                <w:rStyle w:val="Hyperlnk"/>
                <w:noProof/>
              </w:rPr>
              <w:t>13.32.</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_Toc59126393 \h </w:instrText>
            </w:r>
            <w:r w:rsidR="00461860">
              <w:rPr>
                <w:noProof/>
                <w:webHidden/>
              </w:rPr>
            </w:r>
            <w:r w:rsidR="00461860">
              <w:rPr>
                <w:noProof/>
                <w:webHidden/>
              </w:rPr>
              <w:fldChar w:fldCharType="separate"/>
            </w:r>
            <w:r w:rsidR="00461860">
              <w:rPr>
                <w:noProof/>
                <w:webHidden/>
              </w:rPr>
              <w:t>469</w:t>
            </w:r>
            <w:r w:rsidR="00461860">
              <w:rPr>
                <w:noProof/>
                <w:webHidden/>
              </w:rPr>
              <w:fldChar w:fldCharType="end"/>
            </w:r>
          </w:hyperlink>
        </w:p>
        <w:p w14:paraId="1C84A47F" w14:textId="3F9E4E10"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94" w:history="1">
            <w:r w:rsidR="00461860" w:rsidRPr="00CB763D">
              <w:rPr>
                <w:rStyle w:val="Hyperlnk"/>
                <w:noProof/>
              </w:rPr>
              <w:t>13.32.1.</w:t>
            </w:r>
            <w:r w:rsidR="00461860">
              <w:rPr>
                <w:rFonts w:asciiTheme="minorHAnsi" w:eastAsiaTheme="minorEastAsia" w:hAnsiTheme="minorHAnsi"/>
                <w:noProof/>
                <w:color w:val="auto"/>
                <w:lang w:val="sv-SE" w:eastAsia="sv-SE"/>
              </w:rPr>
              <w:tab/>
            </w:r>
            <w:r w:rsidR="00461860" w:rsidRPr="00CB763D">
              <w:rPr>
                <w:rStyle w:val="Hyperlnk"/>
                <w:noProof/>
              </w:rPr>
              <w:t>File Management</w:t>
            </w:r>
            <w:r w:rsidR="00461860">
              <w:rPr>
                <w:noProof/>
                <w:webHidden/>
              </w:rPr>
              <w:tab/>
            </w:r>
            <w:r w:rsidR="00461860">
              <w:rPr>
                <w:noProof/>
                <w:webHidden/>
              </w:rPr>
              <w:fldChar w:fldCharType="begin"/>
            </w:r>
            <w:r w:rsidR="00461860">
              <w:rPr>
                <w:noProof/>
                <w:webHidden/>
              </w:rPr>
              <w:instrText xml:space="preserve"> PAGEREF _Toc59126394 \h </w:instrText>
            </w:r>
            <w:r w:rsidR="00461860">
              <w:rPr>
                <w:noProof/>
                <w:webHidden/>
              </w:rPr>
            </w:r>
            <w:r w:rsidR="00461860">
              <w:rPr>
                <w:noProof/>
                <w:webHidden/>
              </w:rPr>
              <w:fldChar w:fldCharType="separate"/>
            </w:r>
            <w:r w:rsidR="00461860">
              <w:rPr>
                <w:noProof/>
                <w:webHidden/>
              </w:rPr>
              <w:t>469</w:t>
            </w:r>
            <w:r w:rsidR="00461860">
              <w:rPr>
                <w:noProof/>
                <w:webHidden/>
              </w:rPr>
              <w:fldChar w:fldCharType="end"/>
            </w:r>
          </w:hyperlink>
        </w:p>
        <w:p w14:paraId="27A75EE6" w14:textId="3C4EF517"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95" w:history="1">
            <w:r w:rsidR="00461860" w:rsidRPr="00CB763D">
              <w:rPr>
                <w:rStyle w:val="Hyperlnk"/>
                <w:noProof/>
              </w:rPr>
              <w:t>13.32.2.</w:t>
            </w:r>
            <w:r w:rsidR="00461860">
              <w:rPr>
                <w:rFonts w:asciiTheme="minorHAnsi" w:eastAsiaTheme="minorEastAsia" w:hAnsiTheme="minorHAnsi"/>
                <w:noProof/>
                <w:color w:val="auto"/>
                <w:lang w:val="sv-SE" w:eastAsia="sv-SE"/>
              </w:rPr>
              <w:tab/>
            </w:r>
            <w:r w:rsidR="00461860" w:rsidRPr="00CB763D">
              <w:rPr>
                <w:rStyle w:val="Hyperlnk"/>
                <w:noProof/>
              </w:rPr>
              <w:t>Program Parameters</w:t>
            </w:r>
            <w:r w:rsidR="00461860">
              <w:rPr>
                <w:noProof/>
                <w:webHidden/>
              </w:rPr>
              <w:tab/>
            </w:r>
            <w:r w:rsidR="00461860">
              <w:rPr>
                <w:noProof/>
                <w:webHidden/>
              </w:rPr>
              <w:fldChar w:fldCharType="begin"/>
            </w:r>
            <w:r w:rsidR="00461860">
              <w:rPr>
                <w:noProof/>
                <w:webHidden/>
              </w:rPr>
              <w:instrText xml:space="preserve"> PAGEREF _Toc59126395 \h </w:instrText>
            </w:r>
            <w:r w:rsidR="00461860">
              <w:rPr>
                <w:noProof/>
                <w:webHidden/>
              </w:rPr>
            </w:r>
            <w:r w:rsidR="00461860">
              <w:rPr>
                <w:noProof/>
                <w:webHidden/>
              </w:rPr>
              <w:fldChar w:fldCharType="separate"/>
            </w:r>
            <w:r w:rsidR="00461860">
              <w:rPr>
                <w:noProof/>
                <w:webHidden/>
              </w:rPr>
              <w:t>470</w:t>
            </w:r>
            <w:r w:rsidR="00461860">
              <w:rPr>
                <w:noProof/>
                <w:webHidden/>
              </w:rPr>
              <w:fldChar w:fldCharType="end"/>
            </w:r>
          </w:hyperlink>
        </w:p>
        <w:p w14:paraId="5AF07153" w14:textId="3234B695"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96" w:history="1">
            <w:r w:rsidR="00461860" w:rsidRPr="00CB763D">
              <w:rPr>
                <w:rStyle w:val="Hyperlnk"/>
                <w:noProof/>
              </w:rPr>
              <w:t>13.32.3.</w:t>
            </w:r>
            <w:r w:rsidR="00461860">
              <w:rPr>
                <w:rFonts w:asciiTheme="minorHAnsi" w:eastAsiaTheme="minorEastAsia" w:hAnsiTheme="minorHAnsi"/>
                <w:noProof/>
                <w:color w:val="auto"/>
                <w:lang w:val="sv-SE" w:eastAsia="sv-SE"/>
              </w:rPr>
              <w:tab/>
            </w:r>
            <w:r w:rsidR="00461860" w:rsidRPr="00CB763D">
              <w:rPr>
                <w:rStyle w:val="Hyperlnk"/>
                <w:noProof/>
              </w:rPr>
              <w:t>Environment Functions</w:t>
            </w:r>
            <w:r w:rsidR="00461860">
              <w:rPr>
                <w:noProof/>
                <w:webHidden/>
              </w:rPr>
              <w:tab/>
            </w:r>
            <w:r w:rsidR="00461860">
              <w:rPr>
                <w:noProof/>
                <w:webHidden/>
              </w:rPr>
              <w:fldChar w:fldCharType="begin"/>
            </w:r>
            <w:r w:rsidR="00461860">
              <w:rPr>
                <w:noProof/>
                <w:webHidden/>
              </w:rPr>
              <w:instrText xml:space="preserve"> PAGEREF _Toc59126396 \h </w:instrText>
            </w:r>
            <w:r w:rsidR="00461860">
              <w:rPr>
                <w:noProof/>
                <w:webHidden/>
              </w:rPr>
            </w:r>
            <w:r w:rsidR="00461860">
              <w:rPr>
                <w:noProof/>
                <w:webHidden/>
              </w:rPr>
              <w:fldChar w:fldCharType="separate"/>
            </w:r>
            <w:r w:rsidR="00461860">
              <w:rPr>
                <w:noProof/>
                <w:webHidden/>
              </w:rPr>
              <w:t>471</w:t>
            </w:r>
            <w:r w:rsidR="00461860">
              <w:rPr>
                <w:noProof/>
                <w:webHidden/>
              </w:rPr>
              <w:fldChar w:fldCharType="end"/>
            </w:r>
          </w:hyperlink>
        </w:p>
        <w:p w14:paraId="553859D6" w14:textId="5BAD0A7B"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97" w:history="1">
            <w:r w:rsidR="00461860" w:rsidRPr="00CB763D">
              <w:rPr>
                <w:rStyle w:val="Hyperlnk"/>
                <w:noProof/>
              </w:rPr>
              <w:t>13.32.4.</w:t>
            </w:r>
            <w:r w:rsidR="00461860">
              <w:rPr>
                <w:rFonts w:asciiTheme="minorHAnsi" w:eastAsiaTheme="minorEastAsia" w:hAnsiTheme="minorHAnsi"/>
                <w:noProof/>
                <w:color w:val="auto"/>
                <w:lang w:val="sv-SE" w:eastAsia="sv-SE"/>
              </w:rPr>
              <w:tab/>
            </w:r>
            <w:r w:rsidR="00461860" w:rsidRPr="00CB763D">
              <w:rPr>
                <w:rStyle w:val="Hyperlnk"/>
                <w:noProof/>
              </w:rPr>
              <w:t>Searching and Sorting</w:t>
            </w:r>
            <w:r w:rsidR="00461860">
              <w:rPr>
                <w:noProof/>
                <w:webHidden/>
              </w:rPr>
              <w:tab/>
            </w:r>
            <w:r w:rsidR="00461860">
              <w:rPr>
                <w:noProof/>
                <w:webHidden/>
              </w:rPr>
              <w:fldChar w:fldCharType="begin"/>
            </w:r>
            <w:r w:rsidR="00461860">
              <w:rPr>
                <w:noProof/>
                <w:webHidden/>
              </w:rPr>
              <w:instrText xml:space="preserve"> PAGEREF _Toc59126397 \h </w:instrText>
            </w:r>
            <w:r w:rsidR="00461860">
              <w:rPr>
                <w:noProof/>
                <w:webHidden/>
              </w:rPr>
            </w:r>
            <w:r w:rsidR="00461860">
              <w:rPr>
                <w:noProof/>
                <w:webHidden/>
              </w:rPr>
              <w:fldChar w:fldCharType="separate"/>
            </w:r>
            <w:r w:rsidR="00461860">
              <w:rPr>
                <w:noProof/>
                <w:webHidden/>
              </w:rPr>
              <w:t>472</w:t>
            </w:r>
            <w:r w:rsidR="00461860">
              <w:rPr>
                <w:noProof/>
                <w:webHidden/>
              </w:rPr>
              <w:fldChar w:fldCharType="end"/>
            </w:r>
          </w:hyperlink>
        </w:p>
        <w:p w14:paraId="6DDB5B07" w14:textId="0D3D2366"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98" w:history="1">
            <w:r w:rsidR="00461860" w:rsidRPr="00CB763D">
              <w:rPr>
                <w:rStyle w:val="Hyperlnk"/>
                <w:noProof/>
              </w:rPr>
              <w:t>13.32.5.</w:t>
            </w:r>
            <w:r w:rsidR="00461860">
              <w:rPr>
                <w:rFonts w:asciiTheme="minorHAnsi" w:eastAsiaTheme="minorEastAsia" w:hAnsiTheme="minorHAnsi"/>
                <w:noProof/>
                <w:color w:val="auto"/>
                <w:lang w:val="sv-SE" w:eastAsia="sv-SE"/>
              </w:rPr>
              <w:tab/>
            </w:r>
            <w:r w:rsidR="00461860" w:rsidRPr="00CB763D">
              <w:rPr>
                <w:rStyle w:val="Hyperlnk"/>
                <w:noProof/>
              </w:rPr>
              <w:t>Functions with Variable Number of Parameters</w:t>
            </w:r>
            <w:r w:rsidR="00461860">
              <w:rPr>
                <w:noProof/>
                <w:webHidden/>
              </w:rPr>
              <w:tab/>
            </w:r>
            <w:r w:rsidR="00461860">
              <w:rPr>
                <w:noProof/>
                <w:webHidden/>
              </w:rPr>
              <w:fldChar w:fldCharType="begin"/>
            </w:r>
            <w:r w:rsidR="00461860">
              <w:rPr>
                <w:noProof/>
                <w:webHidden/>
              </w:rPr>
              <w:instrText xml:space="preserve"> PAGEREF _Toc59126398 \h </w:instrText>
            </w:r>
            <w:r w:rsidR="00461860">
              <w:rPr>
                <w:noProof/>
                <w:webHidden/>
              </w:rPr>
            </w:r>
            <w:r w:rsidR="00461860">
              <w:rPr>
                <w:noProof/>
                <w:webHidden/>
              </w:rPr>
              <w:fldChar w:fldCharType="separate"/>
            </w:r>
            <w:r w:rsidR="00461860">
              <w:rPr>
                <w:noProof/>
                <w:webHidden/>
              </w:rPr>
              <w:t>472</w:t>
            </w:r>
            <w:r w:rsidR="00461860">
              <w:rPr>
                <w:noProof/>
                <w:webHidden/>
              </w:rPr>
              <w:fldChar w:fldCharType="end"/>
            </w:r>
          </w:hyperlink>
        </w:p>
        <w:p w14:paraId="13401827" w14:textId="27C1E634"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399" w:history="1">
            <w:r w:rsidR="00461860" w:rsidRPr="00CB763D">
              <w:rPr>
                <w:rStyle w:val="Hyperlnk"/>
                <w:noProof/>
              </w:rPr>
              <w:t>13.32.6.</w:t>
            </w:r>
            <w:r w:rsidR="00461860">
              <w:rPr>
                <w:rFonts w:asciiTheme="minorHAnsi" w:eastAsiaTheme="minorEastAsia" w:hAnsiTheme="minorHAnsi"/>
                <w:noProof/>
                <w:color w:val="auto"/>
                <w:lang w:val="sv-SE" w:eastAsia="sv-SE"/>
              </w:rPr>
              <w:tab/>
            </w:r>
            <w:r w:rsidR="00461860" w:rsidRPr="00CB763D">
              <w:rPr>
                <w:rStyle w:val="Hyperlnk"/>
                <w:noProof/>
              </w:rPr>
              <w:t>String Management</w:t>
            </w:r>
            <w:r w:rsidR="00461860">
              <w:rPr>
                <w:noProof/>
                <w:webHidden/>
              </w:rPr>
              <w:tab/>
            </w:r>
            <w:r w:rsidR="00461860">
              <w:rPr>
                <w:noProof/>
                <w:webHidden/>
              </w:rPr>
              <w:fldChar w:fldCharType="begin"/>
            </w:r>
            <w:r w:rsidR="00461860">
              <w:rPr>
                <w:noProof/>
                <w:webHidden/>
              </w:rPr>
              <w:instrText xml:space="preserve"> PAGEREF _Toc59126399 \h </w:instrText>
            </w:r>
            <w:r w:rsidR="00461860">
              <w:rPr>
                <w:noProof/>
                <w:webHidden/>
              </w:rPr>
            </w:r>
            <w:r w:rsidR="00461860">
              <w:rPr>
                <w:noProof/>
                <w:webHidden/>
              </w:rPr>
              <w:fldChar w:fldCharType="separate"/>
            </w:r>
            <w:r w:rsidR="00461860">
              <w:rPr>
                <w:noProof/>
                <w:webHidden/>
              </w:rPr>
              <w:t>473</w:t>
            </w:r>
            <w:r w:rsidR="00461860">
              <w:rPr>
                <w:noProof/>
                <w:webHidden/>
              </w:rPr>
              <w:fldChar w:fldCharType="end"/>
            </w:r>
          </w:hyperlink>
        </w:p>
        <w:p w14:paraId="1CEB4658" w14:textId="14F00256"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400" w:history="1">
            <w:r w:rsidR="00461860" w:rsidRPr="00CB763D">
              <w:rPr>
                <w:rStyle w:val="Hyperlnk"/>
                <w:noProof/>
              </w:rPr>
              <w:t>13.32.7.</w:t>
            </w:r>
            <w:r w:rsidR="00461860">
              <w:rPr>
                <w:rFonts w:asciiTheme="minorHAnsi" w:eastAsiaTheme="minorEastAsia" w:hAnsiTheme="minorHAnsi"/>
                <w:noProof/>
                <w:color w:val="auto"/>
                <w:lang w:val="sv-SE" w:eastAsia="sv-SE"/>
              </w:rPr>
              <w:tab/>
            </w:r>
            <w:r w:rsidR="00461860" w:rsidRPr="00CB763D">
              <w:rPr>
                <w:rStyle w:val="Hyperlnk"/>
                <w:noProof/>
              </w:rPr>
              <w:t>Memory Management</w:t>
            </w:r>
            <w:r w:rsidR="00461860">
              <w:rPr>
                <w:noProof/>
                <w:webHidden/>
              </w:rPr>
              <w:tab/>
            </w:r>
            <w:r w:rsidR="00461860">
              <w:rPr>
                <w:noProof/>
                <w:webHidden/>
              </w:rPr>
              <w:fldChar w:fldCharType="begin"/>
            </w:r>
            <w:r w:rsidR="00461860">
              <w:rPr>
                <w:noProof/>
                <w:webHidden/>
              </w:rPr>
              <w:instrText xml:space="preserve"> PAGEREF _Toc59126400 \h </w:instrText>
            </w:r>
            <w:r w:rsidR="00461860">
              <w:rPr>
                <w:noProof/>
                <w:webHidden/>
              </w:rPr>
            </w:r>
            <w:r w:rsidR="00461860">
              <w:rPr>
                <w:noProof/>
                <w:webHidden/>
              </w:rPr>
              <w:fldChar w:fldCharType="separate"/>
            </w:r>
            <w:r w:rsidR="00461860">
              <w:rPr>
                <w:noProof/>
                <w:webHidden/>
              </w:rPr>
              <w:t>474</w:t>
            </w:r>
            <w:r w:rsidR="00461860">
              <w:rPr>
                <w:noProof/>
                <w:webHidden/>
              </w:rPr>
              <w:fldChar w:fldCharType="end"/>
            </w:r>
          </w:hyperlink>
        </w:p>
        <w:p w14:paraId="08F65DF6" w14:textId="5C339AE2"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401" w:history="1">
            <w:r w:rsidR="00461860" w:rsidRPr="00CB763D">
              <w:rPr>
                <w:rStyle w:val="Hyperlnk"/>
                <w:noProof/>
              </w:rPr>
              <w:t>13.32.8.</w:t>
            </w:r>
            <w:r w:rsidR="00461860">
              <w:rPr>
                <w:rFonts w:asciiTheme="minorHAnsi" w:eastAsiaTheme="minorEastAsia" w:hAnsiTheme="minorHAnsi"/>
                <w:noProof/>
                <w:color w:val="auto"/>
                <w:lang w:val="sv-SE" w:eastAsia="sv-SE"/>
              </w:rPr>
              <w:tab/>
            </w:r>
            <w:r w:rsidR="00461860" w:rsidRPr="00CB763D">
              <w:rPr>
                <w:rStyle w:val="Hyperlnk"/>
                <w:noProof/>
              </w:rPr>
              <w:t>Mathematical Functions</w:t>
            </w:r>
            <w:r w:rsidR="00461860">
              <w:rPr>
                <w:noProof/>
                <w:webHidden/>
              </w:rPr>
              <w:tab/>
            </w:r>
            <w:r w:rsidR="00461860">
              <w:rPr>
                <w:noProof/>
                <w:webHidden/>
              </w:rPr>
              <w:fldChar w:fldCharType="begin"/>
            </w:r>
            <w:r w:rsidR="00461860">
              <w:rPr>
                <w:noProof/>
                <w:webHidden/>
              </w:rPr>
              <w:instrText xml:space="preserve"> PAGEREF _Toc59126401 \h </w:instrText>
            </w:r>
            <w:r w:rsidR="00461860">
              <w:rPr>
                <w:noProof/>
                <w:webHidden/>
              </w:rPr>
            </w:r>
            <w:r w:rsidR="00461860">
              <w:rPr>
                <w:noProof/>
                <w:webHidden/>
              </w:rPr>
              <w:fldChar w:fldCharType="separate"/>
            </w:r>
            <w:r w:rsidR="00461860">
              <w:rPr>
                <w:noProof/>
                <w:webHidden/>
              </w:rPr>
              <w:t>475</w:t>
            </w:r>
            <w:r w:rsidR="00461860">
              <w:rPr>
                <w:noProof/>
                <w:webHidden/>
              </w:rPr>
              <w:fldChar w:fldCharType="end"/>
            </w:r>
          </w:hyperlink>
        </w:p>
        <w:p w14:paraId="6E7F5E7C" w14:textId="64F6D452"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402" w:history="1">
            <w:r w:rsidR="00461860" w:rsidRPr="00CB763D">
              <w:rPr>
                <w:rStyle w:val="Hyperlnk"/>
                <w:noProof/>
              </w:rPr>
              <w:t>13.32.9.</w:t>
            </w:r>
            <w:r w:rsidR="00461860">
              <w:rPr>
                <w:rFonts w:asciiTheme="minorHAnsi" w:eastAsiaTheme="minorEastAsia" w:hAnsiTheme="minorHAnsi"/>
                <w:noProof/>
                <w:color w:val="auto"/>
                <w:lang w:val="sv-SE" w:eastAsia="sv-SE"/>
              </w:rPr>
              <w:tab/>
            </w:r>
            <w:r w:rsidR="00461860" w:rsidRPr="00CB763D">
              <w:rPr>
                <w:rStyle w:val="Hyperlnk"/>
                <w:noProof/>
              </w:rPr>
              <w:t>Long Jumps</w:t>
            </w:r>
            <w:r w:rsidR="00461860">
              <w:rPr>
                <w:noProof/>
                <w:webHidden/>
              </w:rPr>
              <w:tab/>
            </w:r>
            <w:r w:rsidR="00461860">
              <w:rPr>
                <w:noProof/>
                <w:webHidden/>
              </w:rPr>
              <w:fldChar w:fldCharType="begin"/>
            </w:r>
            <w:r w:rsidR="00461860">
              <w:rPr>
                <w:noProof/>
                <w:webHidden/>
              </w:rPr>
              <w:instrText xml:space="preserve"> PAGEREF _Toc59126402 \h </w:instrText>
            </w:r>
            <w:r w:rsidR="00461860">
              <w:rPr>
                <w:noProof/>
                <w:webHidden/>
              </w:rPr>
            </w:r>
            <w:r w:rsidR="00461860">
              <w:rPr>
                <w:noProof/>
                <w:webHidden/>
              </w:rPr>
              <w:fldChar w:fldCharType="separate"/>
            </w:r>
            <w:r w:rsidR="00461860">
              <w:rPr>
                <w:noProof/>
                <w:webHidden/>
              </w:rPr>
              <w:t>475</w:t>
            </w:r>
            <w:r w:rsidR="00461860">
              <w:rPr>
                <w:noProof/>
                <w:webHidden/>
              </w:rPr>
              <w:fldChar w:fldCharType="end"/>
            </w:r>
          </w:hyperlink>
        </w:p>
        <w:p w14:paraId="2758BD20" w14:textId="382D4D61"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403" w:history="1">
            <w:r w:rsidR="00461860" w:rsidRPr="00CB763D">
              <w:rPr>
                <w:rStyle w:val="Hyperlnk"/>
                <w:noProof/>
              </w:rPr>
              <w:t>13.32.10.</w:t>
            </w:r>
            <w:r w:rsidR="00461860">
              <w:rPr>
                <w:rFonts w:asciiTheme="minorHAnsi" w:eastAsiaTheme="minorEastAsia" w:hAnsiTheme="minorHAnsi"/>
                <w:noProof/>
                <w:color w:val="auto"/>
                <w:lang w:val="sv-SE" w:eastAsia="sv-SE"/>
              </w:rPr>
              <w:tab/>
            </w:r>
            <w:r w:rsidR="00461860" w:rsidRPr="00CB763D">
              <w:rPr>
                <w:rStyle w:val="Hyperlnk"/>
                <w:noProof/>
              </w:rPr>
              <w:t>Time</w:t>
            </w:r>
            <w:r w:rsidR="00461860">
              <w:rPr>
                <w:noProof/>
                <w:webHidden/>
              </w:rPr>
              <w:tab/>
            </w:r>
            <w:r w:rsidR="00461860">
              <w:rPr>
                <w:noProof/>
                <w:webHidden/>
              </w:rPr>
              <w:fldChar w:fldCharType="begin"/>
            </w:r>
            <w:r w:rsidR="00461860">
              <w:rPr>
                <w:noProof/>
                <w:webHidden/>
              </w:rPr>
              <w:instrText xml:space="preserve"> PAGEREF _Toc59126403 \h </w:instrText>
            </w:r>
            <w:r w:rsidR="00461860">
              <w:rPr>
                <w:noProof/>
                <w:webHidden/>
              </w:rPr>
            </w:r>
            <w:r w:rsidR="00461860">
              <w:rPr>
                <w:noProof/>
                <w:webHidden/>
              </w:rPr>
              <w:fldChar w:fldCharType="separate"/>
            </w:r>
            <w:r w:rsidR="00461860">
              <w:rPr>
                <w:noProof/>
                <w:webHidden/>
              </w:rPr>
              <w:t>476</w:t>
            </w:r>
            <w:r w:rsidR="00461860">
              <w:rPr>
                <w:noProof/>
                <w:webHidden/>
              </w:rPr>
              <w:fldChar w:fldCharType="end"/>
            </w:r>
          </w:hyperlink>
        </w:p>
        <w:p w14:paraId="125C34B1" w14:textId="3ABB31C7"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404" w:history="1">
            <w:r w:rsidR="00461860" w:rsidRPr="00CB763D">
              <w:rPr>
                <w:rStyle w:val="Hyperlnk"/>
                <w:noProof/>
              </w:rPr>
              <w:t>13.32.11.</w:t>
            </w:r>
            <w:r w:rsidR="00461860">
              <w:rPr>
                <w:rFonts w:asciiTheme="minorHAnsi" w:eastAsiaTheme="minorEastAsia" w:hAnsiTheme="minorHAnsi"/>
                <w:noProof/>
                <w:color w:val="auto"/>
                <w:lang w:val="sv-SE" w:eastAsia="sv-SE"/>
              </w:rPr>
              <w:tab/>
            </w:r>
            <w:r w:rsidR="00461860" w:rsidRPr="00CB763D">
              <w:rPr>
                <w:rStyle w:val="Hyperlnk"/>
                <w:noProof/>
              </w:rPr>
              <w:t>Random Numbers</w:t>
            </w:r>
            <w:r w:rsidR="00461860">
              <w:rPr>
                <w:noProof/>
                <w:webHidden/>
              </w:rPr>
              <w:tab/>
            </w:r>
            <w:r w:rsidR="00461860">
              <w:rPr>
                <w:noProof/>
                <w:webHidden/>
              </w:rPr>
              <w:fldChar w:fldCharType="begin"/>
            </w:r>
            <w:r w:rsidR="00461860">
              <w:rPr>
                <w:noProof/>
                <w:webHidden/>
              </w:rPr>
              <w:instrText xml:space="preserve"> PAGEREF _Toc59126404 \h </w:instrText>
            </w:r>
            <w:r w:rsidR="00461860">
              <w:rPr>
                <w:noProof/>
                <w:webHidden/>
              </w:rPr>
            </w:r>
            <w:r w:rsidR="00461860">
              <w:rPr>
                <w:noProof/>
                <w:webHidden/>
              </w:rPr>
              <w:fldChar w:fldCharType="separate"/>
            </w:r>
            <w:r w:rsidR="00461860">
              <w:rPr>
                <w:noProof/>
                <w:webHidden/>
              </w:rPr>
              <w:t>476</w:t>
            </w:r>
            <w:r w:rsidR="00461860">
              <w:rPr>
                <w:noProof/>
                <w:webHidden/>
              </w:rPr>
              <w:fldChar w:fldCharType="end"/>
            </w:r>
          </w:hyperlink>
        </w:p>
        <w:p w14:paraId="765E2963" w14:textId="65E0F06C"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405" w:history="1">
            <w:r w:rsidR="00461860" w:rsidRPr="00CB763D">
              <w:rPr>
                <w:rStyle w:val="Hyperlnk"/>
                <w:noProof/>
              </w:rPr>
              <w:t>13.32.12.</w:t>
            </w:r>
            <w:r w:rsidR="00461860">
              <w:rPr>
                <w:rFonts w:asciiTheme="minorHAnsi" w:eastAsiaTheme="minorEastAsia" w:hAnsiTheme="minorHAnsi"/>
                <w:noProof/>
                <w:color w:val="auto"/>
                <w:lang w:val="sv-SE" w:eastAsia="sv-SE"/>
              </w:rPr>
              <w:tab/>
            </w:r>
            <w:r w:rsidR="00461860" w:rsidRPr="00CB763D">
              <w:rPr>
                <w:rStyle w:val="Hyperlnk"/>
                <w:noProof/>
              </w:rPr>
              <w:t>Limits of Integral and Floating Types</w:t>
            </w:r>
            <w:r w:rsidR="00461860">
              <w:rPr>
                <w:noProof/>
                <w:webHidden/>
              </w:rPr>
              <w:tab/>
            </w:r>
            <w:r w:rsidR="00461860">
              <w:rPr>
                <w:noProof/>
                <w:webHidden/>
              </w:rPr>
              <w:fldChar w:fldCharType="begin"/>
            </w:r>
            <w:r w:rsidR="00461860">
              <w:rPr>
                <w:noProof/>
                <w:webHidden/>
              </w:rPr>
              <w:instrText xml:space="preserve"> PAGEREF _Toc59126405 \h </w:instrText>
            </w:r>
            <w:r w:rsidR="00461860">
              <w:rPr>
                <w:noProof/>
                <w:webHidden/>
              </w:rPr>
            </w:r>
            <w:r w:rsidR="00461860">
              <w:rPr>
                <w:noProof/>
                <w:webHidden/>
              </w:rPr>
              <w:fldChar w:fldCharType="separate"/>
            </w:r>
            <w:r w:rsidR="00461860">
              <w:rPr>
                <w:noProof/>
                <w:webHidden/>
              </w:rPr>
              <w:t>477</w:t>
            </w:r>
            <w:r w:rsidR="00461860">
              <w:rPr>
                <w:noProof/>
                <w:webHidden/>
              </w:rPr>
              <w:fldChar w:fldCharType="end"/>
            </w:r>
          </w:hyperlink>
        </w:p>
        <w:p w14:paraId="1566B8EC" w14:textId="47827A8F" w:rsidR="00461860" w:rsidRDefault="00DB06E7">
          <w:pPr>
            <w:pStyle w:val="Innehll3"/>
            <w:tabs>
              <w:tab w:val="left" w:pos="1540"/>
              <w:tab w:val="right" w:leader="dot" w:pos="9350"/>
            </w:tabs>
            <w:rPr>
              <w:rFonts w:asciiTheme="minorHAnsi" w:eastAsiaTheme="minorEastAsia" w:hAnsiTheme="minorHAnsi"/>
              <w:noProof/>
              <w:color w:val="auto"/>
              <w:lang w:val="sv-SE" w:eastAsia="sv-SE"/>
            </w:rPr>
          </w:pPr>
          <w:hyperlink w:anchor="_Toc59126406" w:history="1">
            <w:r w:rsidR="00461860" w:rsidRPr="00CB763D">
              <w:rPr>
                <w:rStyle w:val="Hyperlnk"/>
                <w:noProof/>
              </w:rPr>
              <w:t>13.32.13.</w:t>
            </w:r>
            <w:r w:rsidR="00461860">
              <w:rPr>
                <w:rFonts w:asciiTheme="minorHAnsi" w:eastAsiaTheme="minorEastAsia" w:hAnsiTheme="minorHAnsi"/>
                <w:noProof/>
                <w:color w:val="auto"/>
                <w:lang w:val="sv-SE" w:eastAsia="sv-SE"/>
              </w:rPr>
              <w:tab/>
            </w:r>
            <w:r w:rsidR="00461860" w:rsidRPr="00CB763D">
              <w:rPr>
                <w:rStyle w:val="Hyperlnk"/>
                <w:noProof/>
              </w:rPr>
              <w:t>Character Functions</w:t>
            </w:r>
            <w:r w:rsidR="00461860">
              <w:rPr>
                <w:noProof/>
                <w:webHidden/>
              </w:rPr>
              <w:tab/>
            </w:r>
            <w:r w:rsidR="00461860">
              <w:rPr>
                <w:noProof/>
                <w:webHidden/>
              </w:rPr>
              <w:fldChar w:fldCharType="begin"/>
            </w:r>
            <w:r w:rsidR="00461860">
              <w:rPr>
                <w:noProof/>
                <w:webHidden/>
              </w:rPr>
              <w:instrText xml:space="preserve"> PAGEREF _Toc59126406 \h </w:instrText>
            </w:r>
            <w:r w:rsidR="00461860">
              <w:rPr>
                <w:noProof/>
                <w:webHidden/>
              </w:rPr>
            </w:r>
            <w:r w:rsidR="00461860">
              <w:rPr>
                <w:noProof/>
                <w:webHidden/>
              </w:rPr>
              <w:fldChar w:fldCharType="separate"/>
            </w:r>
            <w:r w:rsidR="00461860">
              <w:rPr>
                <w:noProof/>
                <w:webHidden/>
              </w:rPr>
              <w:t>477</w:t>
            </w:r>
            <w:r w:rsidR="00461860">
              <w:rPr>
                <w:noProof/>
                <w:webHidden/>
              </w:rPr>
              <w:fldChar w:fldCharType="end"/>
            </w:r>
          </w:hyperlink>
        </w:p>
        <w:p w14:paraId="20D0F640" w14:textId="16EC3214" w:rsidR="00461860" w:rsidRDefault="00DB06E7">
          <w:pPr>
            <w:pStyle w:val="Innehll2"/>
            <w:tabs>
              <w:tab w:val="left" w:pos="1100"/>
              <w:tab w:val="right" w:leader="dot" w:pos="9350"/>
            </w:tabs>
            <w:rPr>
              <w:rFonts w:asciiTheme="minorHAnsi" w:eastAsiaTheme="minorEastAsia" w:hAnsiTheme="minorHAnsi"/>
              <w:noProof/>
              <w:color w:val="auto"/>
              <w:lang w:val="sv-SE" w:eastAsia="sv-SE"/>
            </w:rPr>
          </w:pPr>
          <w:hyperlink w:anchor="_Toc59126407" w:history="1">
            <w:r w:rsidR="00461860" w:rsidRPr="00CB763D">
              <w:rPr>
                <w:rStyle w:val="Hyperlnk"/>
                <w:noProof/>
              </w:rPr>
              <w:t>13.33.</w:t>
            </w:r>
            <w:r w:rsidR="00461860">
              <w:rPr>
                <w:rFonts w:asciiTheme="minorHAnsi" w:eastAsiaTheme="minorEastAsia" w:hAnsiTheme="minorHAnsi"/>
                <w:noProof/>
                <w:color w:val="auto"/>
                <w:lang w:val="sv-SE" w:eastAsia="sv-SE"/>
              </w:rPr>
              <w:tab/>
            </w:r>
            <w:r w:rsidR="00461860" w:rsidRPr="00CB763D">
              <w:rPr>
                <w:rStyle w:val="Hyperlnk"/>
                <w:noProof/>
              </w:rPr>
              <w:t>Further Reading</w:t>
            </w:r>
            <w:r w:rsidR="00461860">
              <w:rPr>
                <w:noProof/>
                <w:webHidden/>
              </w:rPr>
              <w:tab/>
            </w:r>
            <w:r w:rsidR="00461860">
              <w:rPr>
                <w:noProof/>
                <w:webHidden/>
              </w:rPr>
              <w:fldChar w:fldCharType="begin"/>
            </w:r>
            <w:r w:rsidR="00461860">
              <w:rPr>
                <w:noProof/>
                <w:webHidden/>
              </w:rPr>
              <w:instrText xml:space="preserve"> PAGEREF _Toc59126407 \h </w:instrText>
            </w:r>
            <w:r w:rsidR="00461860">
              <w:rPr>
                <w:noProof/>
                <w:webHidden/>
              </w:rPr>
            </w:r>
            <w:r w:rsidR="00461860">
              <w:rPr>
                <w:noProof/>
                <w:webHidden/>
              </w:rPr>
              <w:fldChar w:fldCharType="separate"/>
            </w:r>
            <w:r w:rsidR="00461860">
              <w:rPr>
                <w:noProof/>
                <w:webHidden/>
              </w:rPr>
              <w:t>478</w:t>
            </w:r>
            <w:r w:rsidR="00461860">
              <w:rPr>
                <w:noProof/>
                <w:webHidden/>
              </w:rPr>
              <w:fldChar w:fldCharType="end"/>
            </w:r>
          </w:hyperlink>
        </w:p>
        <w:p w14:paraId="0B83B7CA" w14:textId="70D54E09" w:rsidR="00461860" w:rsidRDefault="00DB06E7">
          <w:pPr>
            <w:pStyle w:val="Innehll1"/>
            <w:rPr>
              <w:rFonts w:asciiTheme="minorHAnsi" w:eastAsiaTheme="minorEastAsia" w:hAnsiTheme="minorHAnsi"/>
              <w:noProof/>
              <w:color w:val="auto"/>
              <w:lang w:val="sv-SE" w:eastAsia="sv-SE"/>
            </w:rPr>
          </w:pPr>
          <w:hyperlink w:anchor="_Toc59126408" w:history="1">
            <w:r w:rsidR="00461860" w:rsidRPr="00CB763D">
              <w:rPr>
                <w:rStyle w:val="Hyperlnk"/>
                <w:noProof/>
              </w:rPr>
              <w:t>Foreword</w:t>
            </w:r>
            <w:r w:rsidR="00461860">
              <w:rPr>
                <w:noProof/>
                <w:webHidden/>
              </w:rPr>
              <w:tab/>
            </w:r>
            <w:r w:rsidR="00461860">
              <w:rPr>
                <w:noProof/>
                <w:webHidden/>
              </w:rPr>
              <w:fldChar w:fldCharType="begin"/>
            </w:r>
            <w:r w:rsidR="00461860">
              <w:rPr>
                <w:noProof/>
                <w:webHidden/>
              </w:rPr>
              <w:instrText xml:space="preserve"> PAGEREF _Toc59126408 \h </w:instrText>
            </w:r>
            <w:r w:rsidR="00461860">
              <w:rPr>
                <w:noProof/>
                <w:webHidden/>
              </w:rPr>
            </w:r>
            <w:r w:rsidR="00461860">
              <w:rPr>
                <w:noProof/>
                <w:webHidden/>
              </w:rPr>
              <w:fldChar w:fldCharType="separate"/>
            </w:r>
            <w:r w:rsidR="00461860">
              <w:rPr>
                <w:noProof/>
                <w:webHidden/>
              </w:rPr>
              <w:t>479</w:t>
            </w:r>
            <w:r w:rsidR="00461860">
              <w:rPr>
                <w:noProof/>
                <w:webHidden/>
              </w:rPr>
              <w:fldChar w:fldCharType="end"/>
            </w:r>
          </w:hyperlink>
        </w:p>
        <w:p w14:paraId="1D894A0A" w14:textId="572E7F3F"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9126052"/>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9126053"/>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424985" w:rsidRPr="00D2146B" w:rsidRDefault="00424985"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424985" w:rsidRPr="00D2146B" w:rsidRDefault="00424985"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424985" w:rsidRDefault="00424985"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424985" w:rsidRDefault="00424985" w:rsidP="00942B30">
                              <w:pPr>
                                <w:spacing w:before="60" w:line="256" w:lineRule="auto"/>
                                <w:jc w:val="center"/>
                                <w:rPr>
                                  <w:sz w:val="24"/>
                                  <w:szCs w:val="24"/>
                                </w:rPr>
                              </w:pPr>
                              <w:r>
                                <w:rPr>
                                  <w:rFonts w:eastAsia="Calibri"/>
                                  <w:color w:val="000000"/>
                                  <w:sz w:val="18"/>
                                  <w:szCs w:val="18"/>
                                </w:rPr>
                                <w:t>Parser</w:t>
                              </w:r>
                            </w:p>
                            <w:p w14:paraId="1ABFD117" w14:textId="77777777" w:rsidR="00424985" w:rsidRDefault="00424985"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424985" w:rsidRDefault="00424985" w:rsidP="003727AB">
                              <w:pPr>
                                <w:spacing w:before="60" w:line="254" w:lineRule="auto"/>
                                <w:jc w:val="center"/>
                                <w:rPr>
                                  <w:sz w:val="24"/>
                                  <w:szCs w:val="24"/>
                                </w:rPr>
                              </w:pPr>
                              <w:r>
                                <w:rPr>
                                  <w:rFonts w:eastAsia="Calibri"/>
                                  <w:color w:val="000000"/>
                                  <w:sz w:val="18"/>
                                  <w:szCs w:val="18"/>
                                </w:rPr>
                                <w:t>Scanner</w:t>
                              </w:r>
                            </w:p>
                            <w:p w14:paraId="03FD0412" w14:textId="77777777" w:rsidR="00424985" w:rsidRDefault="00424985"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424985" w:rsidRDefault="0042498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424985" w:rsidRDefault="00424985" w:rsidP="003567A1">
                              <w:pPr>
                                <w:spacing w:before="0" w:line="252" w:lineRule="auto"/>
                                <w:jc w:val="center"/>
                                <w:rPr>
                                  <w:sz w:val="24"/>
                                  <w:szCs w:val="24"/>
                                </w:rPr>
                              </w:pPr>
                            </w:p>
                            <w:p w14:paraId="217B84F7" w14:textId="77777777" w:rsidR="00424985" w:rsidRDefault="00424985"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424985" w:rsidRDefault="00424985"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424985" w:rsidRPr="00EF6288" w:rsidRDefault="00424985"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424985" w:rsidRDefault="0042498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424985" w:rsidRDefault="00424985"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424985" w:rsidRDefault="00424985"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424985" w:rsidRPr="00E962F6" w:rsidRDefault="0042498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424985" w:rsidRDefault="00424985"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424985" w:rsidRDefault="00424985"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424985" w:rsidRDefault="00424985"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424985" w:rsidRDefault="00424985"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424985" w:rsidRDefault="00424985"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424985" w:rsidRPr="00D2146B" w:rsidRDefault="00424985"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424985" w:rsidRPr="00D2146B" w:rsidRDefault="00424985"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424985" w:rsidRDefault="00424985"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424985" w:rsidRDefault="00424985" w:rsidP="00942B30">
                        <w:pPr>
                          <w:spacing w:before="60" w:line="256" w:lineRule="auto"/>
                          <w:jc w:val="center"/>
                          <w:rPr>
                            <w:sz w:val="24"/>
                            <w:szCs w:val="24"/>
                          </w:rPr>
                        </w:pPr>
                        <w:r>
                          <w:rPr>
                            <w:rFonts w:eastAsia="Calibri"/>
                            <w:color w:val="000000"/>
                            <w:sz w:val="18"/>
                            <w:szCs w:val="18"/>
                          </w:rPr>
                          <w:t>Parser</w:t>
                        </w:r>
                      </w:p>
                      <w:p w14:paraId="1ABFD117" w14:textId="77777777" w:rsidR="00424985" w:rsidRDefault="00424985"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424985" w:rsidRDefault="00424985" w:rsidP="003727AB">
                        <w:pPr>
                          <w:spacing w:before="60" w:line="254" w:lineRule="auto"/>
                          <w:jc w:val="center"/>
                          <w:rPr>
                            <w:sz w:val="24"/>
                            <w:szCs w:val="24"/>
                          </w:rPr>
                        </w:pPr>
                        <w:r>
                          <w:rPr>
                            <w:rFonts w:eastAsia="Calibri"/>
                            <w:color w:val="000000"/>
                            <w:sz w:val="18"/>
                            <w:szCs w:val="18"/>
                          </w:rPr>
                          <w:t>Scanner</w:t>
                        </w:r>
                      </w:p>
                      <w:p w14:paraId="03FD0412" w14:textId="77777777" w:rsidR="00424985" w:rsidRDefault="00424985"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424985" w:rsidRDefault="0042498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424985" w:rsidRDefault="00424985" w:rsidP="003567A1">
                        <w:pPr>
                          <w:spacing w:before="0" w:line="252" w:lineRule="auto"/>
                          <w:jc w:val="center"/>
                          <w:rPr>
                            <w:sz w:val="24"/>
                            <w:szCs w:val="24"/>
                          </w:rPr>
                        </w:pPr>
                      </w:p>
                      <w:p w14:paraId="217B84F7" w14:textId="77777777" w:rsidR="00424985" w:rsidRDefault="00424985"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424985" w:rsidRDefault="00424985"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424985" w:rsidRPr="00EF6288" w:rsidRDefault="00424985"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424985" w:rsidRDefault="0042498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424985" w:rsidRDefault="00424985"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424985" w:rsidRDefault="00424985"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424985" w:rsidRPr="00E962F6" w:rsidRDefault="00424985"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424985" w:rsidRDefault="00424985"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424985" w:rsidRDefault="00424985"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424985" w:rsidRDefault="00424985"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424985" w:rsidRDefault="00424985"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424985" w:rsidRDefault="00424985"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424985" w:rsidRPr="00D2146B" w:rsidRDefault="00424985"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424985" w:rsidRPr="00D2146B" w:rsidRDefault="00424985"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424985" w:rsidRDefault="00424985"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424985" w:rsidRDefault="00424985" w:rsidP="00541B67">
                              <w:pPr>
                                <w:spacing w:before="60" w:line="256" w:lineRule="auto"/>
                                <w:jc w:val="center"/>
                                <w:rPr>
                                  <w:sz w:val="24"/>
                                  <w:szCs w:val="24"/>
                                </w:rPr>
                              </w:pPr>
                              <w:r>
                                <w:rPr>
                                  <w:rFonts w:eastAsia="Calibri"/>
                                  <w:color w:val="000000"/>
                                  <w:sz w:val="18"/>
                                  <w:szCs w:val="18"/>
                                </w:rPr>
                                <w:t>Parser</w:t>
                              </w:r>
                            </w:p>
                            <w:p w14:paraId="738A4637" w14:textId="77777777" w:rsidR="00424985" w:rsidRDefault="00424985"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424985" w:rsidRDefault="00424985" w:rsidP="00541B67">
                              <w:pPr>
                                <w:spacing w:before="60" w:line="254" w:lineRule="auto"/>
                                <w:jc w:val="center"/>
                                <w:rPr>
                                  <w:sz w:val="24"/>
                                  <w:szCs w:val="24"/>
                                </w:rPr>
                              </w:pPr>
                              <w:r>
                                <w:rPr>
                                  <w:rFonts w:eastAsia="Calibri"/>
                                  <w:color w:val="000000"/>
                                  <w:sz w:val="18"/>
                                  <w:szCs w:val="18"/>
                                </w:rPr>
                                <w:t>Scanner</w:t>
                              </w:r>
                            </w:p>
                            <w:p w14:paraId="1FC59E41" w14:textId="77777777" w:rsidR="00424985" w:rsidRDefault="00424985"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424985" w:rsidRDefault="0042498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424985" w:rsidRDefault="00424985" w:rsidP="00541B67">
                              <w:pPr>
                                <w:spacing w:before="0" w:line="252" w:lineRule="auto"/>
                                <w:jc w:val="center"/>
                                <w:rPr>
                                  <w:sz w:val="24"/>
                                  <w:szCs w:val="24"/>
                                </w:rPr>
                              </w:pPr>
                            </w:p>
                            <w:p w14:paraId="1164C4DA" w14:textId="77777777" w:rsidR="00424985" w:rsidRDefault="00424985"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424985" w:rsidRDefault="00424985"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424985" w:rsidRPr="00EF6288" w:rsidRDefault="00424985"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424985" w:rsidRDefault="0042498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424985" w:rsidRDefault="00424985"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424985" w:rsidRDefault="00424985"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424985" w:rsidRPr="00E962F6" w:rsidRDefault="0042498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424985" w:rsidRDefault="00424985"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424985" w:rsidRDefault="00424985"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424985" w:rsidRDefault="00424985"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424985" w:rsidRDefault="00424985"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424985" w:rsidRDefault="00424985"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424985" w:rsidRPr="00D2146B" w:rsidRDefault="00424985"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424985" w:rsidRPr="00D2146B" w:rsidRDefault="00424985"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424985" w:rsidRDefault="00424985"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424985" w:rsidRDefault="00424985" w:rsidP="00541B67">
                        <w:pPr>
                          <w:spacing w:before="60" w:line="256" w:lineRule="auto"/>
                          <w:jc w:val="center"/>
                          <w:rPr>
                            <w:sz w:val="24"/>
                            <w:szCs w:val="24"/>
                          </w:rPr>
                        </w:pPr>
                        <w:r>
                          <w:rPr>
                            <w:rFonts w:eastAsia="Calibri"/>
                            <w:color w:val="000000"/>
                            <w:sz w:val="18"/>
                            <w:szCs w:val="18"/>
                          </w:rPr>
                          <w:t>Parser</w:t>
                        </w:r>
                      </w:p>
                      <w:p w14:paraId="738A4637" w14:textId="77777777" w:rsidR="00424985" w:rsidRDefault="00424985"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424985" w:rsidRDefault="00424985" w:rsidP="00541B67">
                        <w:pPr>
                          <w:spacing w:before="60" w:line="254" w:lineRule="auto"/>
                          <w:jc w:val="center"/>
                          <w:rPr>
                            <w:sz w:val="24"/>
                            <w:szCs w:val="24"/>
                          </w:rPr>
                        </w:pPr>
                        <w:r>
                          <w:rPr>
                            <w:rFonts w:eastAsia="Calibri"/>
                            <w:color w:val="000000"/>
                            <w:sz w:val="18"/>
                            <w:szCs w:val="18"/>
                          </w:rPr>
                          <w:t>Scanner</w:t>
                        </w:r>
                      </w:p>
                      <w:p w14:paraId="1FC59E41" w14:textId="77777777" w:rsidR="00424985" w:rsidRDefault="00424985"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424985" w:rsidRDefault="0042498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424985" w:rsidRDefault="00424985" w:rsidP="00541B67">
                        <w:pPr>
                          <w:spacing w:before="0" w:line="252" w:lineRule="auto"/>
                          <w:jc w:val="center"/>
                          <w:rPr>
                            <w:sz w:val="24"/>
                            <w:szCs w:val="24"/>
                          </w:rPr>
                        </w:pPr>
                      </w:p>
                      <w:p w14:paraId="1164C4DA" w14:textId="77777777" w:rsidR="00424985" w:rsidRDefault="00424985"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424985" w:rsidRDefault="00424985"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424985" w:rsidRPr="00EF6288" w:rsidRDefault="00424985"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424985" w:rsidRDefault="0042498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424985" w:rsidRDefault="00424985"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424985" w:rsidRDefault="00424985"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424985" w:rsidRPr="00E962F6" w:rsidRDefault="00424985"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424985" w:rsidRDefault="00424985"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424985" w:rsidRDefault="00424985"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424985" w:rsidRDefault="00424985"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424985" w:rsidRDefault="00424985"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424985" w:rsidRDefault="00424985"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9126054"/>
      <w:r w:rsidRPr="00903DBA">
        <w:t>The Compiler Phases</w:t>
      </w:r>
      <w:bookmarkEnd w:id="2"/>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bookmarkStart w:id="3" w:name="_Toc59126055"/>
      <w:r w:rsidRPr="00903DBA">
        <w:t>The Preprocessor</w:t>
      </w:r>
      <w:bookmarkEnd w:id="3"/>
    </w:p>
    <w:p w14:paraId="5669FD68" w14:textId="519EE91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461860">
        <w:t>0</w:t>
      </w:r>
      <w:r w:rsidR="007D7201" w:rsidRPr="00903DBA">
        <w:fldChar w:fldCharType="end"/>
      </w:r>
      <w:r w:rsidR="00C82548" w:rsidRPr="00903DBA">
        <w:t>.</w:t>
      </w:r>
    </w:p>
    <w:p w14:paraId="472BDFFE" w14:textId="1AC7210E" w:rsidR="00653984" w:rsidRPr="00903DBA" w:rsidRDefault="00EE7565" w:rsidP="00D030E2">
      <w:pPr>
        <w:pStyle w:val="Rubrik3"/>
      </w:pPr>
      <w:bookmarkStart w:id="4" w:name="_Toc59126056"/>
      <w:r w:rsidRPr="00903DBA">
        <w:t>Scanning</w:t>
      </w:r>
      <w:bookmarkEnd w:id="4"/>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‘i</w:t>
      </w:r>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5" w:name="_Toc59126057"/>
      <w:r w:rsidRPr="00903DBA">
        <w:t>Parsing</w:t>
      </w:r>
      <w:r w:rsidR="00BC1897" w:rsidRPr="00903DBA">
        <w:t xml:space="preserve"> and Middle Code Generation</w:t>
      </w:r>
      <w:bookmarkEnd w:id="5"/>
    </w:p>
    <w:p w14:paraId="542900B5" w14:textId="2F9844EB"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461860">
        <w:t>13.16</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bookmarkStart w:id="6" w:name="_Toc59126058"/>
      <w:r w:rsidRPr="00903DBA">
        <w:t>Middle Code Optimization</w:t>
      </w:r>
      <w:bookmarkEnd w:id="6"/>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7" w:name="_Toc59126059"/>
      <w:r w:rsidRPr="00903DBA">
        <w:t>Initialization</w:t>
      </w:r>
      <w:bookmarkEnd w:id="7"/>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8" w:name="_Toc59126060"/>
      <w:r w:rsidRPr="00903DBA">
        <w:t>Static Address</w:t>
      </w:r>
      <w:bookmarkEnd w:id="8"/>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9" w:name="_Toc59126061"/>
      <w:r w:rsidRPr="00903DBA">
        <w:t>Declarators and Declaration Specifiers</w:t>
      </w:r>
      <w:bookmarkEnd w:id="9"/>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10" w:name="_Toc59126062"/>
      <w:r w:rsidRPr="00903DBA">
        <w:t>The Symbol Table</w:t>
      </w:r>
      <w:bookmarkEnd w:id="10"/>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1" w:name="_Toc59126063"/>
      <w:r w:rsidRPr="00903DBA">
        <w:t>The Type System</w:t>
      </w:r>
      <w:bookmarkEnd w:id="11"/>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2" w:name="_Toc59126064"/>
      <w:r w:rsidRPr="00903DBA">
        <w:t>Ass</w:t>
      </w:r>
      <w:r w:rsidR="00A230F3" w:rsidRPr="00903DBA">
        <w:t xml:space="preserve">embly </w:t>
      </w:r>
      <w:r w:rsidR="00EE7565" w:rsidRPr="00903DBA">
        <w:t>Code Generation</w:t>
      </w:r>
      <w:bookmarkEnd w:id="12"/>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3" w:name="_Toc59126065"/>
      <w:r w:rsidRPr="00903DBA">
        <w:t>Register Allocation</w:t>
      </w:r>
      <w:bookmarkEnd w:id="13"/>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r w:rsidR="00DA1753" w:rsidRPr="00903DBA">
        <w:rPr>
          <w:rStyle w:val="KeyWord0"/>
        </w:rPr>
        <w:t>d</w:t>
      </w:r>
      <w:r w:rsidR="00DA1753" w:rsidRPr="00903DBA">
        <w:t xml:space="preserve"> are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4" w:name="_Toc59126066"/>
      <w:r w:rsidRPr="00903DBA">
        <w:lastRenderedPageBreak/>
        <w:t>The Object Code Generator and Linker</w:t>
      </w:r>
      <w:bookmarkEnd w:id="14"/>
    </w:p>
    <w:p w14:paraId="369FA846" w14:textId="232B9648"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5" w:name="_Toc59126067"/>
      <w:r w:rsidRPr="00903DBA">
        <w:t>The Standard Library</w:t>
      </w:r>
      <w:bookmarkEnd w:id="15"/>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6" w:name="_Ref54199481"/>
      <w:bookmarkStart w:id="17" w:name="_Toc59126068"/>
      <w:bookmarkStart w:id="18" w:name="_Ref418260972"/>
      <w:r w:rsidRPr="00903DBA">
        <w:t xml:space="preserve">The </w:t>
      </w:r>
      <w:r w:rsidR="00CE5717" w:rsidRPr="00903DBA">
        <w:t>Main</w:t>
      </w:r>
      <w:r w:rsidRPr="00903DBA">
        <w:t xml:space="preserve"> Class</w:t>
      </w:r>
      <w:bookmarkEnd w:id="16"/>
      <w:bookmarkEnd w:id="17"/>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r w:rsidR="002C6C03" w:rsidRPr="00903DBA">
        <w:t>makefile</w:t>
      </w:r>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r w:rsidRPr="00903DBA">
        <w:t>Main.cs</w:t>
      </w:r>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27FDDBD0"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s and a makefile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37009A4D"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r w:rsidR="003C44DF" w:rsidRPr="00903DBA">
        <w:rPr>
          <w:highlight w:val="white"/>
        </w:rPr>
        <w:t>makefile.</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9" w:name="_Toc59126069"/>
      <w:r w:rsidRPr="00903DBA">
        <w:rPr>
          <w:highlight w:val="white"/>
        </w:rPr>
        <w:t>Generating the Assembly File</w:t>
      </w:r>
      <w:bookmarkEnd w:id="19"/>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20" w:name="_Toc59126070"/>
      <w:r w:rsidRPr="00903DBA">
        <w:rPr>
          <w:highlight w:val="white"/>
        </w:rPr>
        <w:t>Generate the Make File</w:t>
      </w:r>
      <w:bookmarkEnd w:id="20"/>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makefile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r w:rsidRPr="00903DBA">
        <w:rPr>
          <w:rStyle w:val="KeyWord0"/>
          <w:highlight w:val="white"/>
        </w:rPr>
        <w:t>ld</w:t>
      </w:r>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r w:rsidRPr="00903DBA">
        <w:rPr>
          <w:rStyle w:val="KeyWord0"/>
          <w:highlight w:val="white"/>
        </w:rPr>
        <w:t>nasm</w:t>
      </w:r>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Below is an example of how the makefile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1" w:name="_Toc59126071"/>
      <w:r w:rsidRPr="00903DBA">
        <w:rPr>
          <w:highlight w:val="white"/>
        </w:rPr>
        <w:t xml:space="preserve">Is the Object File </w:t>
      </w:r>
      <w:r w:rsidR="004538FA" w:rsidRPr="00903DBA">
        <w:rPr>
          <w:highlight w:val="white"/>
        </w:rPr>
        <w:t>Fresh</w:t>
      </w:r>
      <w:r w:rsidR="00C522A7" w:rsidRPr="00903DBA">
        <w:rPr>
          <w:highlight w:val="white"/>
        </w:rPr>
        <w:t>?</w:t>
      </w:r>
      <w:bookmarkEnd w:id="21"/>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2" w:name="_Ref54016524"/>
      <w:bookmarkStart w:id="23" w:name="_Ref54016821"/>
      <w:bookmarkStart w:id="24" w:name="_Toc59126072"/>
      <w:bookmarkEnd w:id="18"/>
      <w:r w:rsidRPr="00903DBA">
        <w:lastRenderedPageBreak/>
        <w:t>Scanning</w:t>
      </w:r>
      <w:bookmarkEnd w:id="22"/>
      <w:bookmarkEnd w:id="23"/>
      <w:bookmarkEnd w:id="24"/>
    </w:p>
    <w:p w14:paraId="61A78CB4" w14:textId="16A0385C"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461860">
        <w:t>E</w:t>
      </w:r>
      <w:r w:rsidR="00BE0C60">
        <w:fldChar w:fldCharType="end"/>
      </w:r>
      <w:r w:rsidR="00432E51" w:rsidRPr="00903DBA">
        <w:t xml:space="preserve"> for a crash course.</w:t>
      </w:r>
    </w:p>
    <w:p w14:paraId="58DEDA16" w14:textId="64CE56AC" w:rsidR="00571FA6" w:rsidRDefault="00571FA6" w:rsidP="00E40B78">
      <w:pPr>
        <w:pStyle w:val="Rubrik2"/>
      </w:pPr>
      <w:bookmarkStart w:id="25" w:name="_Toc59126073"/>
      <w:r>
        <w:t>Slash Sequences</w:t>
      </w:r>
      <w:bookmarkEnd w:id="25"/>
    </w:p>
    <w:p w14:paraId="306D35B4" w14:textId="3B4E1FB4"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sidR="00461860">
        <w:rPr>
          <w:highlight w:val="white"/>
        </w:rPr>
        <w:t>G</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r>
        <w:t>Slash.cs</w:t>
      </w:r>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(FF</w:t>
      </w:r>
      <w:r w:rsidRPr="00903DBA">
        <w:rPr>
          <w:rStyle w:val="Index"/>
          <w:highlight w:val="white"/>
        </w:rPr>
        <w:t>16</w:t>
      </w:r>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6" w:name="_Toc59126074"/>
      <w:r w:rsidRPr="00903DBA">
        <w:t>The typedef-name Problem</w:t>
      </w:r>
      <w:bookmarkEnd w:id="26"/>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bookmarkStart w:id="27" w:name="_Toc59126075"/>
      <w:r w:rsidRPr="00903DBA">
        <w:t>The Scanner</w:t>
      </w:r>
      <w:bookmarkEnd w:id="27"/>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r w:rsidRPr="00903DBA">
        <w:t>Scanner.</w:t>
      </w:r>
      <w:r w:rsidR="009E5232" w:rsidRPr="00903DBA">
        <w:t>gplex</w:t>
      </w:r>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8"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“0x” or “0X”</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Finally, when the scanner finds a character that has not been handled by the rules above, a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9" w:name="_Ref54016552"/>
      <w:bookmarkStart w:id="30" w:name="_Ref54783705"/>
      <w:bookmarkStart w:id="31" w:name="_Toc59126076"/>
      <w:bookmarkStart w:id="32" w:name="_Hlk57720398"/>
      <w:r w:rsidRPr="00903DBA">
        <w:lastRenderedPageBreak/>
        <w:t>Parsing</w:t>
      </w:r>
      <w:bookmarkEnd w:id="28"/>
      <w:bookmarkEnd w:id="29"/>
      <w:bookmarkEnd w:id="30"/>
      <w:bookmarkEnd w:id="31"/>
    </w:p>
    <w:bookmarkEnd w:id="32"/>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3" w:name="_Toc59126077"/>
      <w:r>
        <w:t>The MiddleOperator Enumeration</w:t>
      </w:r>
      <w:bookmarkEnd w:id="33"/>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r>
        <w:t>MiddleOperator.cs</w:t>
      </w:r>
    </w:p>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r w:rsidRPr="00903DBA">
        <w:t>MainParser.gppg</w:t>
      </w:r>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411B5B77"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461860">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threee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The interrupt, jump_register, syscall,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4" w:name="_Toc59126078"/>
      <w:r w:rsidRPr="00903DBA">
        <w:t>Declarations</w:t>
      </w:r>
      <w:bookmarkEnd w:id="34"/>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5" w:author="Stefan Bjornander" w:date="2015-04-26T09:16:00Z">
        <w:r w:rsidRPr="00903DBA">
          <w:t xml:space="preserve">The </w:t>
        </w:r>
      </w:ins>
      <w:r w:rsidRPr="00903DBA">
        <w:rPr>
          <w:rStyle w:val="KeyWord0"/>
        </w:rPr>
        <w:t>source_code_file</w:t>
      </w:r>
      <w:ins w:id="36"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7" w:name="_Ref54270751"/>
      <w:bookmarkStart w:id="38" w:name="_Toc59126079"/>
      <w:bookmarkStart w:id="39" w:name="_Hlk57712941"/>
      <w:r w:rsidRPr="00903DBA">
        <w:t>Function</w:t>
      </w:r>
      <w:r w:rsidR="00015AA9" w:rsidRPr="00903DBA">
        <w:t xml:space="preserve"> </w:t>
      </w:r>
      <w:r w:rsidR="00FC52DE" w:rsidRPr="00903DBA">
        <w:t>Definition</w:t>
      </w:r>
      <w:bookmarkEnd w:id="37"/>
      <w:bookmarkEnd w:id="38"/>
    </w:p>
    <w:bookmarkEnd w:id="39"/>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r w:rsidRPr="00903DBA">
        <w:t>MainParser.gppg</w:t>
      </w:r>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40" w:name="_Toc59126080"/>
      <w:bookmarkStart w:id="41" w:name="_Hlk57712948"/>
      <w:r w:rsidRPr="00903DBA">
        <w:rPr>
          <w:highlight w:val="white"/>
        </w:rPr>
        <w:t>Specifier</w:t>
      </w:r>
      <w:r w:rsidR="0095481A" w:rsidRPr="00903DBA">
        <w:rPr>
          <w:highlight w:val="white"/>
        </w:rPr>
        <w:t xml:space="preserve"> List</w:t>
      </w:r>
      <w:bookmarkEnd w:id="40"/>
    </w:p>
    <w:bookmarkEnd w:id="41"/>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r w:rsidRPr="00903DBA">
        <w:rPr>
          <w:highlight w:val="white"/>
        </w:rPr>
        <w:t>MainParser.gppg</w:t>
      </w:r>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2" w:name="_Toc59126081"/>
      <w:bookmarkStart w:id="43"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bookmarkEnd w:id="42"/>
    </w:p>
    <w:bookmarkEnd w:id="43"/>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r w:rsidRPr="00903DBA">
        <w:rPr>
          <w:highlight w:val="white"/>
        </w:rPr>
        <w:t>MainParser.gppg</w:t>
      </w:r>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4" w:name="_Toc59126082"/>
      <w:bookmarkStart w:id="45" w:name="_Hlk57713010"/>
      <w:r w:rsidRPr="00903DBA">
        <w:rPr>
          <w:highlight w:val="white"/>
        </w:rPr>
        <w:t>Enumeration</w:t>
      </w:r>
      <w:bookmarkEnd w:id="44"/>
    </w:p>
    <w:bookmarkEnd w:id="45"/>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r w:rsidRPr="00903DBA">
        <w:rPr>
          <w:highlight w:val="white"/>
        </w:rPr>
        <w:t>MainParser.</w:t>
      </w:r>
      <w:r w:rsidR="00A85C92" w:rsidRPr="00903DBA">
        <w:rPr>
          <w:highlight w:val="white"/>
        </w:rPr>
        <w:t>gppg</w:t>
      </w:r>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4E1599FC"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461860">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6" w:name="_Toc59126083"/>
      <w:r w:rsidRPr="00903DBA">
        <w:rPr>
          <w:highlight w:val="white"/>
        </w:rPr>
        <w:t>Declarator</w:t>
      </w:r>
      <w:r w:rsidR="00FF2B7D">
        <w:rPr>
          <w:highlight w:val="white"/>
        </w:rPr>
        <w:t>s</w:t>
      </w:r>
      <w:bookmarkEnd w:id="46"/>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r w:rsidRPr="00903DBA">
        <w:rPr>
          <w:highlight w:val="white"/>
        </w:rPr>
        <w:t>MainParser.gppg</w:t>
      </w:r>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bookmarkStart w:id="47" w:name="_Toc59126084"/>
      <w:r w:rsidRPr="00903DBA">
        <w:rPr>
          <w:highlight w:val="white"/>
        </w:rPr>
        <w:t>Pointer Declarator</w:t>
      </w:r>
      <w:r w:rsidR="007160AF" w:rsidRPr="00903DBA">
        <w:rPr>
          <w:highlight w:val="white"/>
        </w:rPr>
        <w:t>s</w:t>
      </w:r>
      <w:bookmarkEnd w:id="47"/>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r w:rsidRPr="00903DBA">
        <w:rPr>
          <w:highlight w:val="white"/>
        </w:rPr>
        <w:lastRenderedPageBreak/>
        <w:t>MainParser.gppg</w:t>
      </w:r>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quilified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8"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9">
          <w:tblGrid>
            <w:gridCol w:w="1540"/>
            <w:gridCol w:w="1576"/>
            <w:gridCol w:w="1540"/>
            <w:gridCol w:w="1577"/>
            <w:gridCol w:w="1540"/>
            <w:gridCol w:w="1577"/>
            <w:gridCol w:w="1540"/>
          </w:tblGrid>
        </w:tblGridChange>
      </w:tblGrid>
      <w:tr w:rsidR="00F87306" w:rsidRPr="00903DBA" w14:paraId="0F221A32" w14:textId="77777777" w:rsidTr="00F87306">
        <w:trPr>
          <w:ins w:id="50" w:author="Stefan Bjornander" w:date="2015-04-26T09:44:00Z"/>
          <w:trPrChange w:id="51" w:author="Stefan Bjornander" w:date="2015-04-26T09:46:00Z">
            <w:trPr>
              <w:gridBefore w:val="1"/>
            </w:trPr>
          </w:trPrChange>
        </w:trPr>
        <w:tc>
          <w:tcPr>
            <w:tcW w:w="3116" w:type="dxa"/>
            <w:tcPrChange w:id="52"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53" w:author="Stefan Bjornander" w:date="2015-04-26T09:44:00Z"/>
              </w:rPr>
            </w:pPr>
            <w:r>
              <w:rPr>
                <w:highlight w:val="white"/>
              </w:rPr>
              <w:t>int * const p;</w:t>
            </w:r>
          </w:p>
        </w:tc>
        <w:tc>
          <w:tcPr>
            <w:tcW w:w="3117" w:type="dxa"/>
            <w:tcPrChange w:id="54"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5"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6"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7"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8" w:author="Stefan Bjornander" w:date="2015-04-26T09:44:00Z"/>
                <w:del w:id="59"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bookmarkStart w:id="60" w:name="_Toc59126085"/>
      <w:r w:rsidRPr="00903DBA">
        <w:rPr>
          <w:highlight w:val="white"/>
        </w:rPr>
        <w:t>Direct Declarator</w:t>
      </w:r>
      <w:bookmarkEnd w:id="60"/>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r w:rsidRPr="00903DBA">
        <w:rPr>
          <w:highlight w:val="white"/>
        </w:rPr>
        <w:t>MainParser.gppg</w:t>
      </w:r>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r w:rsidRPr="00903DBA">
        <w:rPr>
          <w:highlight w:val="white"/>
        </w:rPr>
        <w:t>MainParser.gppg</w:t>
      </w:r>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6788D3B4"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461860">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r w:rsidRPr="00903DBA">
        <w:rPr>
          <w:highlight w:val="white"/>
        </w:rPr>
        <w:t>MainParser.gppg</w:t>
      </w:r>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bookmarkStart w:id="61" w:name="_Toc59126086"/>
      <w:r w:rsidRPr="00903DBA">
        <w:rPr>
          <w:highlight w:val="white"/>
        </w:rPr>
        <w:t>Initialization</w:t>
      </w:r>
      <w:bookmarkEnd w:id="61"/>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62" w:name="_Toc59126087"/>
      <w:bookmarkStart w:id="63" w:name="_Hlk57713292"/>
      <w:r w:rsidRPr="00903DBA">
        <w:rPr>
          <w:highlight w:val="white"/>
        </w:rPr>
        <w:t>Abstract Declarator</w:t>
      </w:r>
      <w:bookmarkEnd w:id="62"/>
    </w:p>
    <w:bookmarkEnd w:id="63"/>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64" w:name="_Toc59126088"/>
      <w:bookmarkStart w:id="65" w:name="_Hlk57713304"/>
      <w:r w:rsidRPr="00903DBA">
        <w:rPr>
          <w:highlight w:val="white"/>
        </w:rPr>
        <w:t>Stat</w:t>
      </w:r>
      <w:r w:rsidR="008E06B1" w:rsidRPr="00903DBA">
        <w:rPr>
          <w:highlight w:val="white"/>
        </w:rPr>
        <w:t>e</w:t>
      </w:r>
      <w:r w:rsidRPr="00903DBA">
        <w:rPr>
          <w:highlight w:val="white"/>
        </w:rPr>
        <w:t>ments</w:t>
      </w:r>
      <w:bookmarkEnd w:id="64"/>
    </w:p>
    <w:bookmarkEnd w:id="65"/>
    <w:p w14:paraId="1D5ED6B3" w14:textId="17B3BA07" w:rsidR="00E40B78" w:rsidRPr="00903DBA" w:rsidRDefault="00E40B78" w:rsidP="00C901A8">
      <w:r w:rsidRPr="00903DBA">
        <w:t xml:space="preserve">The </w:t>
      </w:r>
      <w:r w:rsidR="001A47DA" w:rsidRPr="00903DBA">
        <w:rPr>
          <w:rStyle w:val="CodeInText"/>
        </w:rPr>
        <w:t>G</w:t>
      </w:r>
      <w:r w:rsidRPr="00903DBA">
        <w:rPr>
          <w:rStyle w:val="CodeInText"/>
        </w:rPr>
        <w:t>enerateFunctionCode</w:t>
      </w:r>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r w:rsidRPr="00903DBA">
        <w:rPr>
          <w:rStyle w:val="CodeInText"/>
        </w:rPr>
        <w:t>generate</w:t>
      </w:r>
      <w:r w:rsidR="005F79CB" w:rsidRPr="00903DBA">
        <w:rPr>
          <w:rStyle w:val="CodeInText"/>
        </w:rPr>
        <w:t>Assembly</w:t>
      </w:r>
      <w:r w:rsidRPr="00903DBA">
        <w:rPr>
          <w:rStyle w:val="CodeInText"/>
        </w:rPr>
        <w:t>Text</w:t>
      </w:r>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r w:rsidRPr="00903DBA">
        <w:rPr>
          <w:rStyle w:val="CodeInText"/>
        </w:rPr>
        <w:t>goto</w:t>
      </w:r>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66" w:name="_Toc59126089"/>
      <w:bookmarkStart w:id="67" w:name="_Ref418259975"/>
      <w:r w:rsidRPr="00903DBA">
        <w:t xml:space="preserve">The </w:t>
      </w:r>
      <w:r w:rsidR="000D5EF4" w:rsidRPr="00903DBA">
        <w:t xml:space="preserve">if-else </w:t>
      </w:r>
      <w:r w:rsidRPr="00903DBA">
        <w:t>Problem</w:t>
      </w:r>
      <w:bookmarkEnd w:id="66"/>
    </w:p>
    <w:p w14:paraId="649A08E8" w14:textId="2A74DBC1" w:rsidR="00516DD1" w:rsidRPr="00903DBA" w:rsidRDefault="00516DD1">
      <w:pPr>
        <w:rPr>
          <w:ins w:id="68" w:author="Stefan Bjornander" w:date="2015-04-26T09:44:00Z"/>
        </w:rPr>
        <w:pPrChange w:id="69" w:author="Stefan Bjornander" w:date="2015-04-26T09:25:00Z">
          <w:pPr>
            <w:pStyle w:val="Code"/>
          </w:pPr>
        </w:pPrChange>
      </w:pPr>
      <w:ins w:id="70" w:author="Stefan Bjornander" w:date="2015-04-26T09:27:00Z">
        <w:r w:rsidRPr="00903DBA">
          <w:t xml:space="preserve">The </w:t>
        </w:r>
        <w:r w:rsidRPr="00903DBA">
          <w:rPr>
            <w:rStyle w:val="KeyWord0"/>
            <w:rPrChange w:id="71" w:author="Stefan Bjornander" w:date="2015-04-26T09:43:00Z">
              <w:rPr>
                <w:rStyle w:val="CodeInText"/>
              </w:rPr>
            </w:rPrChange>
          </w:rPr>
          <w:t>if-else</w:t>
        </w:r>
        <w:r w:rsidRPr="00903DBA">
          <w:rPr>
            <w:noProof/>
          </w:rPr>
          <w:t xml:space="preserve"> problem</w:t>
        </w:r>
      </w:ins>
      <w:r w:rsidR="00577A23" w:rsidRPr="00903DBA">
        <w:t xml:space="preserve"> </w:t>
      </w:r>
      <w:del w:id="72" w:author="Stefan Bjornander" w:date="2015-04-26T09:43:00Z">
        <w:r w:rsidRPr="00903DBA">
          <w:rPr>
            <w:noProof/>
          </w:rPr>
          <w:delText xml:space="preserve">In </w:delText>
        </w:r>
      </w:del>
      <w:ins w:id="73" w:author="Stefan Bjornander" w:date="2015-04-26T09:45:00Z">
        <w:r w:rsidRPr="00903DBA">
          <w:rPr>
            <w:noProof/>
          </w:rPr>
          <w:t xml:space="preserve">is the problem of </w:t>
        </w:r>
      </w:ins>
      <w:ins w:id="74" w:author="Stefan Bjornander" w:date="2015-04-26T09:51:00Z">
        <w:r w:rsidRPr="00903DBA">
          <w:rPr>
            <w:noProof/>
          </w:rPr>
          <w:t>syntac</w:t>
        </w:r>
      </w:ins>
      <w:ins w:id="75" w:author="Stefan Bjornander" w:date="2015-04-26T09:53:00Z">
        <w:r w:rsidRPr="00903DBA">
          <w:rPr>
            <w:noProof/>
          </w:rPr>
          <w:t xml:space="preserve">tically </w:t>
        </w:r>
      </w:ins>
      <w:ins w:id="76" w:author="Stefan Bjornander" w:date="2015-04-26T09:45:00Z">
        <w:r w:rsidRPr="00903DBA">
          <w:rPr>
            <w:noProof/>
          </w:rPr>
          <w:t xml:space="preserve">interpret </w:t>
        </w:r>
      </w:ins>
      <w:del w:id="77" w:author="Stefan Bjornander" w:date="2015-04-26T09:45:00Z">
        <w:r w:rsidRPr="00903DBA">
          <w:rPr>
            <w:noProof/>
          </w:rPr>
          <w:delText xml:space="preserve">the </w:delText>
        </w:r>
      </w:del>
      <w:ins w:id="78" w:author="Stefan Bjornander" w:date="2015-04-26T09:45:00Z">
        <w:r w:rsidRPr="00903DBA">
          <w:rPr>
            <w:noProof/>
          </w:rPr>
          <w:t>the leftmost source code below.</w:t>
        </w:r>
      </w:ins>
      <w:ins w:id="79" w:author="Stefan Bjornander" w:date="2015-04-26T09:47:00Z">
        <w:r w:rsidRPr="00903DBA">
          <w:rPr>
            <w:noProof/>
          </w:rPr>
          <w:t xml:space="preserve"> Semantically, the middle interpretation </w:t>
        </w:r>
      </w:ins>
      <w:r w:rsidRPr="00903DBA">
        <w:rPr>
          <w:noProof/>
        </w:rPr>
        <w:t xml:space="preserve">of the left statement </w:t>
      </w:r>
      <w:ins w:id="80" w:author="Stefan Bjornander" w:date="2015-04-26T09:47:00Z">
        <w:r w:rsidRPr="00903DBA">
          <w:rPr>
            <w:noProof/>
          </w:rPr>
          <w:t xml:space="preserve">is the correct one, each </w:t>
        </w:r>
        <w:r w:rsidRPr="00903DBA">
          <w:rPr>
            <w:rStyle w:val="KeyWord0"/>
            <w:rPrChange w:id="81" w:author="Stefan Bjornander" w:date="2015-04-26T09:48:00Z">
              <w:rPr>
                <w:rStyle w:val="CodeInText"/>
              </w:rPr>
            </w:rPrChange>
          </w:rPr>
          <w:t>else</w:t>
        </w:r>
        <w:r w:rsidRPr="00903DBA">
          <w:rPr>
            <w:noProof/>
          </w:rPr>
          <w:t xml:space="preserve"> shall be</w:t>
        </w:r>
      </w:ins>
      <w:ins w:id="82" w:author="Stefan Bjornander" w:date="2015-04-26T09:58:00Z">
        <w:r w:rsidRPr="00903DBA">
          <w:rPr>
            <w:noProof/>
          </w:rPr>
          <w:t xml:space="preserve"> connected</w:t>
        </w:r>
      </w:ins>
      <w:ins w:id="83" w:author="Stefan Bjornander" w:date="2015-04-26T09:47:00Z">
        <w:r w:rsidRPr="00903DBA">
          <w:rPr>
            <w:noProof/>
          </w:rPr>
          <w:t xml:space="preserve"> to the </w:t>
        </w:r>
      </w:ins>
      <w:ins w:id="84" w:author="Stefan Bjornander" w:date="2015-04-26T09:59:00Z">
        <w:r w:rsidRPr="00903DBA">
          <w:rPr>
            <w:noProof/>
          </w:rPr>
          <w:t xml:space="preserve">latest preceding </w:t>
        </w:r>
      </w:ins>
      <w:ins w:id="85" w:author="Stefan Bjornander" w:date="2015-04-26T09:48:00Z">
        <w:r w:rsidRPr="00903DBA">
          <w:rPr>
            <w:rStyle w:val="KeyWord0"/>
            <w:rPrChange w:id="86"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7"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8">
          <w:tblGrid>
            <w:gridCol w:w="3116"/>
            <w:gridCol w:w="3117"/>
            <w:gridCol w:w="3117"/>
          </w:tblGrid>
        </w:tblGridChange>
      </w:tblGrid>
      <w:tr w:rsidR="00516DD1" w:rsidRPr="00903DBA" w14:paraId="306EE423" w14:textId="77777777" w:rsidTr="00406FA9">
        <w:trPr>
          <w:ins w:id="89" w:author="Stefan Bjornander" w:date="2015-04-26T09:44:00Z"/>
        </w:trPr>
        <w:tc>
          <w:tcPr>
            <w:tcW w:w="3116" w:type="dxa"/>
            <w:tcPrChange w:id="90"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91" w:author="Stefan Bjornander" w:date="2015-04-26T09:44:00Z"/>
              </w:rPr>
            </w:pPr>
            <w:ins w:id="92" w:author="Stefan Bjornander" w:date="2015-04-26T09:44:00Z">
              <w:r w:rsidRPr="00903DBA">
                <w:t>if (a &lt; b)</w:t>
              </w:r>
            </w:ins>
          </w:p>
          <w:p w14:paraId="3B9E4E6E" w14:textId="77777777" w:rsidR="00516DD1" w:rsidRPr="00903DBA" w:rsidRDefault="00516DD1">
            <w:pPr>
              <w:pStyle w:val="Code"/>
              <w:rPr>
                <w:ins w:id="93" w:author="Stefan Bjornander" w:date="2015-04-26T09:44:00Z"/>
              </w:rPr>
            </w:pPr>
            <w:ins w:id="94" w:author="Stefan Bjornander" w:date="2015-04-26T09:44:00Z">
              <w:r w:rsidRPr="00903DBA">
                <w:t xml:space="preserve">  if (c &lt; d)</w:t>
              </w:r>
            </w:ins>
          </w:p>
          <w:p w14:paraId="4333B730" w14:textId="77777777" w:rsidR="00516DD1" w:rsidRPr="00903DBA" w:rsidRDefault="00516DD1">
            <w:pPr>
              <w:pStyle w:val="Code"/>
              <w:rPr>
                <w:ins w:id="95" w:author="Stefan Bjornander" w:date="2015-04-26T09:44:00Z"/>
              </w:rPr>
            </w:pPr>
            <w:ins w:id="96" w:author="Stefan Bjornander" w:date="2015-04-26T09:44:00Z">
              <w:r w:rsidRPr="00903DBA">
                <w:t xml:space="preserve">    e = 1;</w:t>
              </w:r>
            </w:ins>
          </w:p>
          <w:p w14:paraId="3207957D" w14:textId="77777777" w:rsidR="00516DD1" w:rsidRPr="00903DBA" w:rsidRDefault="00516DD1">
            <w:pPr>
              <w:pStyle w:val="Code"/>
              <w:rPr>
                <w:ins w:id="97" w:author="Stefan Bjornander" w:date="2015-04-26T09:44:00Z"/>
              </w:rPr>
            </w:pPr>
            <w:ins w:id="98" w:author="Stefan Bjornander" w:date="2015-04-26T09:44:00Z">
              <w:r w:rsidRPr="00903DBA">
                <w:t xml:space="preserve">  else</w:t>
              </w:r>
            </w:ins>
          </w:p>
          <w:p w14:paraId="67FEA936" w14:textId="5C41C8BC" w:rsidR="00516DD1" w:rsidRDefault="00516DD1">
            <w:pPr>
              <w:pStyle w:val="Code"/>
            </w:pPr>
            <w:ins w:id="99"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100" w:author="Stefan Bjornander" w:date="2015-04-26T09:44:00Z"/>
                <w:del w:id="101" w:author="Stefan Bjornander" w:date="2015-04-26T09:44:00Z"/>
              </w:rPr>
            </w:pPr>
            <w:r>
              <w:t xml:space="preserve">(a) </w:t>
            </w:r>
            <w:r w:rsidR="00406FA9">
              <w:t>Ambiguous C code</w:t>
            </w:r>
          </w:p>
          <w:p w14:paraId="2FAE5D6D" w14:textId="77777777" w:rsidR="00516DD1" w:rsidRPr="00903DBA" w:rsidRDefault="00516DD1" w:rsidP="00710287">
            <w:pPr>
              <w:rPr>
                <w:ins w:id="102" w:author="Stefan Bjornander" w:date="2015-04-26T09:44:00Z"/>
              </w:rPr>
            </w:pPr>
          </w:p>
        </w:tc>
        <w:tc>
          <w:tcPr>
            <w:tcW w:w="3117" w:type="dxa"/>
            <w:tcPrChange w:id="10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104" w:author="Stefan Bjornander" w:date="2015-04-26T09:44:00Z">
              <w:r w:rsidRPr="00903DBA">
                <w:t>if (a &lt; b) {</w:t>
              </w:r>
            </w:ins>
          </w:p>
          <w:p w14:paraId="556A4791" w14:textId="77777777" w:rsidR="00516DD1" w:rsidRPr="00903DBA" w:rsidRDefault="00516DD1">
            <w:pPr>
              <w:pStyle w:val="Code"/>
            </w:pPr>
            <w:ins w:id="105" w:author="Stefan Bjornander" w:date="2015-04-26T09:44:00Z">
              <w:r w:rsidRPr="00903DBA">
                <w:t xml:space="preserve">  if (c &lt; d)</w:t>
              </w:r>
            </w:ins>
          </w:p>
          <w:p w14:paraId="694876BE" w14:textId="77777777" w:rsidR="00516DD1" w:rsidRPr="00903DBA" w:rsidRDefault="00516DD1">
            <w:pPr>
              <w:pStyle w:val="Code"/>
            </w:pPr>
            <w:ins w:id="106" w:author="Stefan Bjornander" w:date="2015-04-26T09:44:00Z">
              <w:r w:rsidRPr="00903DBA">
                <w:t xml:space="preserve">    e = 1;</w:t>
              </w:r>
            </w:ins>
          </w:p>
          <w:p w14:paraId="1C003489" w14:textId="77777777" w:rsidR="00516DD1" w:rsidRPr="00903DBA" w:rsidRDefault="00516DD1">
            <w:pPr>
              <w:pStyle w:val="Code"/>
            </w:pPr>
            <w:ins w:id="107" w:author="Stefan Bjornander" w:date="2015-04-26T09:44:00Z">
              <w:r w:rsidRPr="00903DBA">
                <w:t xml:space="preserve">  else</w:t>
              </w:r>
            </w:ins>
          </w:p>
          <w:p w14:paraId="4EEC399F" w14:textId="77777777" w:rsidR="00516DD1" w:rsidRPr="00903DBA" w:rsidRDefault="00516DD1">
            <w:pPr>
              <w:pStyle w:val="Code"/>
            </w:pPr>
            <w:ins w:id="108" w:author="Stefan Bjornander" w:date="2015-04-26T09:44:00Z">
              <w:r w:rsidRPr="00903DBA">
                <w:t xml:space="preserve">    f = 2;</w:t>
              </w:r>
            </w:ins>
          </w:p>
          <w:p w14:paraId="576B5809" w14:textId="1582D106" w:rsidR="00516DD1" w:rsidRDefault="00516DD1">
            <w:pPr>
              <w:pStyle w:val="Code"/>
            </w:pPr>
            <w:ins w:id="109" w:author="Stefan Bjornander" w:date="2015-04-26T09:44:00Z">
              <w:r w:rsidRPr="00903DBA">
                <w:t>}</w:t>
              </w:r>
            </w:ins>
          </w:p>
          <w:p w14:paraId="56999964" w14:textId="7F46378B" w:rsidR="00710287" w:rsidRPr="00903DBA" w:rsidRDefault="00710287" w:rsidP="00710287">
            <w:pPr>
              <w:rPr>
                <w:del w:id="110" w:author="Stefan Bjornander" w:date="2015-04-26T09:45:00Z"/>
              </w:rPr>
            </w:pPr>
            <w:r>
              <w:t>(b) Correct</w:t>
            </w:r>
          </w:p>
          <w:p w14:paraId="4C1D31DA" w14:textId="77777777" w:rsidR="00516DD1" w:rsidRPr="00903DBA" w:rsidRDefault="00516DD1" w:rsidP="00710287">
            <w:pPr>
              <w:rPr>
                <w:del w:id="111" w:author="Stefan Bjornander" w:date="2015-04-26T09:45:00Z"/>
              </w:rPr>
            </w:pPr>
          </w:p>
          <w:p w14:paraId="170E5735" w14:textId="20404272" w:rsidR="00516DD1" w:rsidRPr="00903DBA" w:rsidRDefault="00710287">
            <w:pPr>
              <w:rPr>
                <w:ins w:id="112" w:author="Stefan Bjornander" w:date="2015-04-26T09:44:00Z"/>
              </w:rPr>
            </w:pPr>
            <w:r>
              <w:t xml:space="preserve"> Interpretation</w:t>
            </w:r>
          </w:p>
        </w:tc>
        <w:tc>
          <w:tcPr>
            <w:tcW w:w="3117" w:type="dxa"/>
            <w:tcPrChange w:id="11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14" w:author="Stefan Bjornander" w:date="2015-04-26T09:45:00Z" w:name="move417804833"/>
            <w:ins w:id="115" w:author="Stefan Bjornander" w:date="2015-04-26T09:45:00Z">
              <w:r w:rsidRPr="00903DBA">
                <w:t>if (a &lt; b)</w:t>
              </w:r>
            </w:ins>
          </w:p>
          <w:p w14:paraId="1D552566" w14:textId="77777777" w:rsidR="00516DD1" w:rsidRPr="00903DBA" w:rsidRDefault="00516DD1">
            <w:pPr>
              <w:pStyle w:val="Code"/>
            </w:pPr>
            <w:ins w:id="116" w:author="Stefan Bjornander" w:date="2015-04-26T09:45:00Z">
              <w:r w:rsidRPr="00903DBA">
                <w:t xml:space="preserve">  if (c &lt; d) {</w:t>
              </w:r>
            </w:ins>
          </w:p>
          <w:p w14:paraId="66887BC4" w14:textId="77777777" w:rsidR="00516DD1" w:rsidRPr="00903DBA" w:rsidRDefault="00516DD1">
            <w:pPr>
              <w:pStyle w:val="Code"/>
            </w:pPr>
            <w:ins w:id="117" w:author="Stefan Bjornander" w:date="2015-04-26T09:45:00Z">
              <w:r w:rsidRPr="00903DBA">
                <w:t xml:space="preserve">    e = 1;</w:t>
              </w:r>
            </w:ins>
          </w:p>
          <w:p w14:paraId="1D00F382" w14:textId="77777777" w:rsidR="00516DD1" w:rsidRPr="00903DBA" w:rsidRDefault="00516DD1">
            <w:pPr>
              <w:pStyle w:val="Code"/>
            </w:pPr>
            <w:ins w:id="118" w:author="Stefan Bjornander" w:date="2015-04-26T09:45:00Z">
              <w:r w:rsidRPr="00903DBA">
                <w:t xml:space="preserve">  }</w:t>
              </w:r>
            </w:ins>
          </w:p>
          <w:p w14:paraId="488A8BE2" w14:textId="77777777" w:rsidR="00516DD1" w:rsidRPr="00903DBA" w:rsidRDefault="00516DD1">
            <w:pPr>
              <w:pStyle w:val="Code"/>
            </w:pPr>
            <w:ins w:id="119" w:author="Stefan Bjornander" w:date="2015-04-26T09:45:00Z">
              <w:r w:rsidRPr="00903DBA">
                <w:t>else</w:t>
              </w:r>
            </w:ins>
          </w:p>
          <w:p w14:paraId="062525C9" w14:textId="77777777" w:rsidR="00516DD1" w:rsidRPr="00903DBA" w:rsidRDefault="00516DD1">
            <w:pPr>
              <w:pStyle w:val="Code"/>
              <w:rPr>
                <w:del w:id="120" w:author="Stefan Bjornander" w:date="2015-04-26T09:45:00Z"/>
              </w:rPr>
            </w:pPr>
            <w:ins w:id="121" w:author="Stefan Bjornander" w:date="2015-04-26T09:45:00Z">
              <w:r w:rsidRPr="00903DBA">
                <w:t xml:space="preserve">  f = 2;</w:t>
              </w:r>
            </w:ins>
            <w:moveToRangeEnd w:id="114"/>
          </w:p>
          <w:p w14:paraId="28C2C026" w14:textId="77777777" w:rsidR="00516DD1" w:rsidRDefault="00516DD1" w:rsidP="00710287">
            <w:pPr>
              <w:pStyle w:val="Code"/>
            </w:pPr>
          </w:p>
          <w:p w14:paraId="5A274AD6" w14:textId="2D6416E4" w:rsidR="00710287" w:rsidRPr="00903DBA" w:rsidRDefault="00A963AA">
            <w:pPr>
              <w:rPr>
                <w:ins w:id="122" w:author="Stefan Bjornander" w:date="2015-04-26T09:44:00Z"/>
              </w:rPr>
            </w:pPr>
            <w:r>
              <w:t>(c)</w:t>
            </w:r>
            <w:r w:rsidR="00710287">
              <w:t xml:space="preserve"> Incorrect interpretation</w:t>
            </w:r>
          </w:p>
        </w:tc>
      </w:tr>
    </w:tbl>
    <w:p w14:paraId="1E9078F4" w14:textId="77777777" w:rsidR="00516DD1" w:rsidRPr="00903DBA" w:rsidRDefault="00516DD1">
      <w:pPr>
        <w:rPr>
          <w:ins w:id="123" w:author="Stefan Bjornander" w:date="2015-04-26T09:52:00Z"/>
        </w:rPr>
        <w:pPrChange w:id="124" w:author="Stefan Bjornander" w:date="2015-04-26T09:51:00Z">
          <w:pPr>
            <w:pStyle w:val="Code"/>
          </w:pPr>
        </w:pPrChange>
      </w:pPr>
      <w:r w:rsidRPr="00903DBA">
        <w:rPr>
          <w:noProof/>
        </w:rPr>
        <w:t xml:space="preserve">Below is a simple set of statement rules. Unfortunately, they are </w:t>
      </w:r>
      <w:ins w:id="125" w:author="Stefan Bjornander" w:date="2015-04-26T09:53:00Z">
        <w:r w:rsidRPr="00903DBA">
          <w:rPr>
            <w:noProof/>
          </w:rPr>
          <w:t>ambiguous</w:t>
        </w:r>
      </w:ins>
      <w:ins w:id="126" w:author="Stefan Bjornander" w:date="2015-04-26T09:50:00Z">
        <w:r w:rsidRPr="00903DBA">
          <w:rPr>
            <w:noProof/>
          </w:rPr>
          <w:t xml:space="preserve"> in that way that </w:t>
        </w:r>
      </w:ins>
      <w:ins w:id="127" w:author="Stefan Bjornander" w:date="2015-04-26T09:52:00Z">
        <w:r w:rsidRPr="00903DBA">
          <w:rPr>
            <w:noProof/>
          </w:rPr>
          <w:t xml:space="preserve">the </w:t>
        </w:r>
      </w:ins>
      <w:r w:rsidRPr="00903DBA">
        <w:rPr>
          <w:noProof/>
        </w:rPr>
        <w:t xml:space="preserve">an </w:t>
      </w:r>
      <w:ins w:id="128" w:author="Stefan Bjornander" w:date="2015-04-26T09:52:00Z">
        <w:r w:rsidRPr="00BB30CE">
          <w:rPr>
            <w:rStyle w:val="CodeInText"/>
            <w:iCs/>
            <w:noProof/>
            <w:rPrChange w:id="129"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30" w:author="Stefan Bjornander" w:date="2015-04-26T09:52:00Z">
        <w:r w:rsidRPr="00903DBA">
          <w:rPr>
            <w:noProof/>
          </w:rPr>
          <w:t xml:space="preserve"> </w:t>
        </w:r>
        <w:r w:rsidRPr="00BB30CE">
          <w:rPr>
            <w:rStyle w:val="CodeInText"/>
            <w:iCs/>
            <w:noProof/>
            <w:rPrChange w:id="131"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32"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33" w:author="Stefan Bjornander" w:date="2015-04-26T09:49:00Z"/>
        </w:rPr>
      </w:pPr>
      <w:ins w:id="134" w:author="Stefan Bjornander" w:date="2015-04-26T09:47:00Z">
        <w:r w:rsidRPr="00903DBA">
          <w:t>statement ::=</w:t>
        </w:r>
      </w:ins>
    </w:p>
    <w:p w14:paraId="7FBE5268" w14:textId="77777777" w:rsidR="00516DD1" w:rsidRPr="00903DBA" w:rsidRDefault="00516DD1" w:rsidP="00516DD1">
      <w:pPr>
        <w:pStyle w:val="Code"/>
        <w:rPr>
          <w:ins w:id="135" w:author="Stefan Bjornander" w:date="2015-04-26T09:47:00Z"/>
        </w:rPr>
      </w:pPr>
      <w:ins w:id="136" w:author="Stefan Bjornander" w:date="2015-04-26T09:49:00Z">
        <w:r w:rsidRPr="00903DBA">
          <w:t xml:space="preserve">   </w:t>
        </w:r>
      </w:ins>
      <w:r w:rsidRPr="00903DBA">
        <w:t xml:space="preserve"> </w:t>
      </w:r>
      <w:ins w:id="137" w:author="Stefan Bjornander" w:date="2015-04-26T09:49:00Z">
        <w:r w:rsidRPr="00903DBA">
          <w:t xml:space="preserve">IF LEFT_PAREN </w:t>
        </w:r>
      </w:ins>
      <w:ins w:id="138" w:author="Stefan Bjornander" w:date="2015-04-26T10:08:00Z">
        <w:r w:rsidRPr="00903DBA">
          <w:t xml:space="preserve">logical_expression </w:t>
        </w:r>
      </w:ins>
      <w:ins w:id="139" w:author="Stefan Bjornander" w:date="2015-04-26T09:49:00Z">
        <w:r w:rsidRPr="00903DBA">
          <w:t>RIGHT_PAREN statement</w:t>
        </w:r>
      </w:ins>
    </w:p>
    <w:p w14:paraId="436C5EC9" w14:textId="77777777" w:rsidR="00516DD1" w:rsidRPr="00903DBA" w:rsidRDefault="00516DD1" w:rsidP="00516DD1">
      <w:pPr>
        <w:pStyle w:val="Code"/>
        <w:rPr>
          <w:ins w:id="140" w:author="Stefan Bjornander" w:date="2015-04-26T09:49:00Z"/>
        </w:rPr>
      </w:pPr>
      <w:ins w:id="141" w:author="Stefan Bjornander" w:date="2015-04-26T09:49:00Z">
        <w:r w:rsidRPr="00903DBA">
          <w:t xml:space="preserve"> </w:t>
        </w:r>
      </w:ins>
      <w:r w:rsidRPr="00903DBA">
        <w:t xml:space="preserve"> </w:t>
      </w:r>
      <w:ins w:id="142" w:author="Stefan Bjornander" w:date="2015-04-26T09:49:00Z">
        <w:r w:rsidRPr="00903DBA">
          <w:t>|</w:t>
        </w:r>
      </w:ins>
      <w:r w:rsidRPr="00903DBA">
        <w:t xml:space="preserve"> </w:t>
      </w:r>
      <w:ins w:id="143" w:author="Stefan Bjornander" w:date="2015-04-26T09:49:00Z">
        <w:r w:rsidRPr="00903DBA">
          <w:t xml:space="preserve">IF LEFT_PAREN </w:t>
        </w:r>
      </w:ins>
      <w:ins w:id="144" w:author="Stefan Bjornander" w:date="2015-04-26T10:08:00Z">
        <w:r w:rsidRPr="00903DBA">
          <w:t xml:space="preserve">logical_expression </w:t>
        </w:r>
      </w:ins>
      <w:ins w:id="145" w:author="Stefan Bjornander" w:date="2015-04-26T09:49:00Z">
        <w:r w:rsidRPr="00903DBA">
          <w:t>RIGHT_PAREN statement ELSE statement</w:t>
        </w:r>
      </w:ins>
    </w:p>
    <w:p w14:paraId="2F7D1A5D" w14:textId="77777777" w:rsidR="00516DD1" w:rsidRPr="00903DBA" w:rsidRDefault="00516DD1" w:rsidP="00516DD1">
      <w:pPr>
        <w:pStyle w:val="Code"/>
      </w:pPr>
      <w:ins w:id="146" w:author="Stefan Bjornander" w:date="2015-04-26T10:08:00Z">
        <w:r w:rsidRPr="00903DBA">
          <w:t xml:space="preserve">  | </w:t>
        </w:r>
      </w:ins>
      <w:r w:rsidRPr="00903DBA">
        <w:t>...</w:t>
      </w:r>
    </w:p>
    <w:p w14:paraId="6D69375A" w14:textId="2C4443AE" w:rsidR="00516DD1" w:rsidRPr="00903DBA" w:rsidRDefault="00516DD1">
      <w:pPr>
        <w:rPr>
          <w:ins w:id="147" w:author="Stefan Bjornander" w:date="2015-04-26T09:47:00Z"/>
        </w:rPr>
        <w:pPrChange w:id="148" w:author="Stefan Bjornander" w:date="2015-04-26T09:25:00Z">
          <w:pPr>
            <w:pStyle w:val="Code"/>
          </w:pPr>
        </w:pPrChange>
      </w:pPr>
      <w:ins w:id="149" w:author="Stefan Bjornander" w:date="2015-04-26T09:51:00Z">
        <w:r w:rsidRPr="00903DBA">
          <w:rPr>
            <w:noProof/>
          </w:rPr>
          <w:t xml:space="preserve">To solve the problem, we need a more complicated </w:t>
        </w:r>
      </w:ins>
      <w:ins w:id="150" w:author="Stefan Bjornander" w:date="2015-04-26T09:53:00Z">
        <w:r w:rsidRPr="00903DBA">
          <w:rPr>
            <w:noProof/>
          </w:rPr>
          <w:t>set of rules</w:t>
        </w:r>
      </w:ins>
      <w:r w:rsidRPr="00903DBA">
        <w:rPr>
          <w:noProof/>
        </w:rPr>
        <w:t xml:space="preserve"> that works with open and closed statements.</w:t>
      </w:r>
      <w:ins w:id="151" w:author="Stefan Bjornander" w:date="2015-04-26T09:54:00Z">
        <w:r w:rsidRPr="00903DBA">
          <w:rPr>
            <w:noProof/>
          </w:rPr>
          <w:t xml:space="preserve"> The </w:t>
        </w:r>
      </w:ins>
      <w:ins w:id="152" w:author="Stefan Bjornander" w:date="2015-04-26T09:57:00Z">
        <w:r w:rsidRPr="00903DBA">
          <w:rPr>
            <w:noProof/>
          </w:rPr>
          <w:t xml:space="preserve">following set is unambiguous in that way that it always connects each </w:t>
        </w:r>
        <w:r w:rsidRPr="00903DBA">
          <w:rPr>
            <w:rStyle w:val="CodeInText"/>
            <w:i/>
            <w:noProof/>
            <w:rPrChange w:id="153" w:author="Stefan Bjornander" w:date="2015-04-26T09:58:00Z">
              <w:rPr>
                <w:rStyle w:val="CodeInText"/>
              </w:rPr>
            </w:rPrChange>
          </w:rPr>
          <w:t>else</w:t>
        </w:r>
        <w:r w:rsidRPr="00903DBA">
          <w:rPr>
            <w:noProof/>
          </w:rPr>
          <w:t xml:space="preserve"> with the</w:t>
        </w:r>
      </w:ins>
      <w:ins w:id="154" w:author="Stefan Bjornander" w:date="2015-04-26T09:58:00Z">
        <w:r w:rsidRPr="00903DBA">
          <w:rPr>
            <w:noProof/>
          </w:rPr>
          <w:t xml:space="preserve"> latest preceding</w:t>
        </w:r>
      </w:ins>
      <w:ins w:id="155" w:author="Stefan Bjornander" w:date="2015-04-26T09:57:00Z">
        <w:r w:rsidRPr="00903DBA">
          <w:rPr>
            <w:noProof/>
          </w:rPr>
          <w:t xml:space="preserve"> </w:t>
        </w:r>
      </w:ins>
      <w:ins w:id="156" w:author="Stefan Bjornander" w:date="2015-04-26T09:58:00Z">
        <w:r w:rsidRPr="00903DBA">
          <w:rPr>
            <w:rStyle w:val="CodeInText"/>
            <w:i/>
            <w:noProof/>
            <w:rPrChange w:id="157"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8" w:name="_Toc59126090"/>
      <w:r w:rsidRPr="00903DBA">
        <w:t>The Forward-Jump Problem (Backpatching)</w:t>
      </w:r>
      <w:bookmarkEnd w:id="158"/>
    </w:p>
    <w:p w14:paraId="15980895" w14:textId="77777777" w:rsidR="00733710" w:rsidRPr="00903DBA" w:rsidRDefault="00733710" w:rsidP="00733710">
      <w:ins w:id="159" w:author="Stefan Bjornander" w:date="2015-04-26T09:25:00Z">
        <w:r w:rsidRPr="00903DBA">
          <w:t xml:space="preserve">When generating </w:t>
        </w:r>
      </w:ins>
      <w:r w:rsidRPr="00903DBA">
        <w:t xml:space="preserve">middle code instructions for </w:t>
      </w:r>
      <w:ins w:id="160" w:author="Stefan Bjornander" w:date="2015-04-26T09:25:00Z">
        <w:r w:rsidRPr="00903DBA">
          <w:t xml:space="preserve">expressions </w:t>
        </w:r>
      </w:ins>
      <w:r w:rsidRPr="00903DBA">
        <w:t>or</w:t>
      </w:r>
      <w:ins w:id="161" w:author="Stefan Bjornander" w:date="2015-04-26T09:25:00Z">
        <w:r w:rsidRPr="00903DBA">
          <w:t xml:space="preserve"> statement</w:t>
        </w:r>
      </w:ins>
      <w:r w:rsidRPr="00903DBA">
        <w:t>s</w:t>
      </w:r>
      <w:ins w:id="162" w:author="Stefan Bjornander" w:date="2015-04-26T09:25:00Z">
        <w:r w:rsidRPr="00903DBA">
          <w:t>, a common situation is that we</w:t>
        </w:r>
      </w:ins>
      <w:ins w:id="163"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r w:rsidR="00A76052">
              <w:t>false-set</w:t>
            </w:r>
            <w:r>
              <w:t>s</w:t>
            </w:r>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21248C4B"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46186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r w:rsidR="009C3C27">
        <w:t>true-set</w:t>
      </w:r>
      <w:r w:rsidRPr="00903DBA">
        <w:t xml:space="preserve">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64" w:name="_Toc59126091"/>
      <w:r w:rsidRPr="00903DBA">
        <w:rPr>
          <w:highlight w:val="white"/>
        </w:rPr>
        <w:t>The Statement Class</w:t>
      </w:r>
      <w:bookmarkEnd w:id="164"/>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r w:rsidRPr="00903DBA">
        <w:rPr>
          <w:highlight w:val="white"/>
        </w:rPr>
        <w:t>Statement.cs</w:t>
      </w:r>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65" w:name="_Toc59126092"/>
      <w:r>
        <w:t>Statements</w:t>
      </w:r>
      <w:bookmarkEnd w:id="165"/>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r w:rsidRPr="00903DBA">
        <w:t>MainParser.cs</w:t>
      </w:r>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bookmarkStart w:id="166" w:name="_Toc59126093"/>
      <w:r>
        <w:t>The If Statement</w:t>
      </w:r>
      <w:bookmarkEnd w:id="166"/>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bookmarkStart w:id="167" w:name="_Toc59126094"/>
      <w:r>
        <w:t>The If-Else Statement</w:t>
      </w:r>
      <w:bookmarkEnd w:id="167"/>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bookmarkStart w:id="168" w:name="_Toc59126095"/>
      <w:r w:rsidRPr="00903DBA">
        <w:t xml:space="preserve">The </w:t>
      </w:r>
      <w:r w:rsidR="004B7BC0" w:rsidRPr="00903DBA">
        <w:t>Switch S</w:t>
      </w:r>
      <w:r w:rsidRPr="00903DBA">
        <w:t>tatement</w:t>
      </w:r>
      <w:bookmarkEnd w:id="168"/>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bookmarkStart w:id="169" w:name="_Toc59126096"/>
      <w:r w:rsidRPr="00903DBA">
        <w:rPr>
          <w:highlight w:val="white"/>
        </w:rPr>
        <w:t>The Case Statement</w:t>
      </w:r>
      <w:bookmarkEnd w:id="169"/>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70" w:name="_Toc59126097"/>
      <w:bookmarkStart w:id="171" w:name="_Hlk57714514"/>
      <w:r w:rsidRPr="00903DBA">
        <w:t>The Default Statement</w:t>
      </w:r>
      <w:bookmarkEnd w:id="170"/>
    </w:p>
    <w:p w14:paraId="47FEFDBB" w14:textId="77777777" w:rsidR="007778D5" w:rsidRPr="007778D5" w:rsidRDefault="007778D5" w:rsidP="007778D5">
      <w:pPr>
        <w:pStyle w:val="Code"/>
        <w:rPr>
          <w:highlight w:val="white"/>
        </w:rPr>
      </w:pPr>
      <w:bookmarkStart w:id="172" w:name="_Hlk57714542"/>
      <w:bookmarkEnd w:id="171"/>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bookmarkStart w:id="173" w:name="_Toc59126098"/>
      <w:r w:rsidRPr="00903DBA">
        <w:t>The While Statement</w:t>
      </w:r>
      <w:bookmarkEnd w:id="173"/>
    </w:p>
    <w:bookmarkEnd w:id="17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7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bookmarkStart w:id="175" w:name="_Toc59126099"/>
      <w:r w:rsidRPr="00903DBA">
        <w:t>The Do Statement</w:t>
      </w:r>
      <w:bookmarkEnd w:id="175"/>
    </w:p>
    <w:p w14:paraId="26DBA22D" w14:textId="77777777" w:rsidR="003D3DC2" w:rsidRPr="003D3DC2" w:rsidRDefault="003D3DC2" w:rsidP="003D3DC2">
      <w:pPr>
        <w:pStyle w:val="Code"/>
        <w:rPr>
          <w:highlight w:val="white"/>
        </w:rPr>
      </w:pPr>
      <w:bookmarkStart w:id="176" w:name="_Hlk57716788"/>
      <w:bookmarkEnd w:id="17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bookmarkStart w:id="177" w:name="_Toc59126100"/>
      <w:r w:rsidRPr="00903DBA">
        <w:t>The For Statement</w:t>
      </w:r>
      <w:bookmarkEnd w:id="177"/>
    </w:p>
    <w:p w14:paraId="77D4FC28" w14:textId="77777777" w:rsidR="001249C1" w:rsidRPr="001249C1" w:rsidRDefault="001249C1" w:rsidP="001249C1">
      <w:pPr>
        <w:pStyle w:val="Code"/>
        <w:rPr>
          <w:highlight w:val="white"/>
        </w:rPr>
      </w:pPr>
      <w:bookmarkStart w:id="178" w:name="_Hlk57716817"/>
      <w:bookmarkEnd w:id="17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bookmarkStart w:id="179" w:name="_Toc59126101"/>
      <w:r w:rsidRPr="00903DBA">
        <w:t xml:space="preserve">Label and </w:t>
      </w:r>
      <w:r w:rsidR="00C0170C">
        <w:t>Jump</w:t>
      </w:r>
      <w:r w:rsidRPr="00903DBA">
        <w:t xml:space="preserve"> Statement</w:t>
      </w:r>
      <w:bookmarkEnd w:id="179"/>
    </w:p>
    <w:bookmarkEnd w:id="17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80" w:name="_Toc59126102"/>
      <w:bookmarkStart w:id="181" w:name="_Hlk57716901"/>
      <w:r>
        <w:t xml:space="preserve">The </w:t>
      </w:r>
      <w:r w:rsidR="00E02F96" w:rsidRPr="00903DBA">
        <w:t>Return Statement</w:t>
      </w:r>
      <w:bookmarkEnd w:id="180"/>
    </w:p>
    <w:bookmarkEnd w:id="181"/>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8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bookmarkStart w:id="183" w:name="_Toc59126103"/>
      <w:r w:rsidRPr="00903DBA">
        <w:t>Optional Expression Statement</w:t>
      </w:r>
      <w:r w:rsidR="001D5C33">
        <w:t>s</w:t>
      </w:r>
      <w:bookmarkEnd w:id="183"/>
    </w:p>
    <w:bookmarkEnd w:id="18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692D83AD" w:rsidR="006A7B9E" w:rsidRPr="00903DBA" w:rsidRDefault="006A7B9E" w:rsidP="006A7B9E">
      <w:r w:rsidRPr="00903DBA">
        <w:t xml:space="preserve">An expression statement is an optional expression followed by a semicolon. The expression is evaluated and its true and </w:t>
      </w:r>
      <w:r w:rsidR="00A76052">
        <w:t>false-set</w:t>
      </w:r>
      <w:r w:rsidRPr="00903DBA">
        <w:t xml:space="preserve">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461860">
        <w:t>0</w:t>
      </w:r>
      <w:r w:rsidRPr="00903DBA">
        <w:fldChar w:fldCharType="end"/>
      </w:r>
      <w:r w:rsidRPr="00903DBA">
        <w:t>.</w:t>
      </w:r>
    </w:p>
    <w:p w14:paraId="5CFFC49D" w14:textId="77777777" w:rsidR="00866410" w:rsidRPr="00903DBA" w:rsidRDefault="00866410" w:rsidP="00866410">
      <w:pPr>
        <w:pStyle w:val="CodeHeader"/>
        <w:rPr>
          <w:highlight w:val="white"/>
        </w:rPr>
      </w:pPr>
      <w:r w:rsidRPr="00903DBA">
        <w:rPr>
          <w:highlight w:val="white"/>
        </w:rPr>
        <w:t>MainParser.gppg</w:t>
      </w:r>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bookmarkStart w:id="184" w:name="_Toc59126104"/>
      <w:r w:rsidRPr="00903DBA">
        <w:t>Block Statement</w:t>
      </w:r>
      <w:r w:rsidR="001D5C33">
        <w:t>s</w:t>
      </w:r>
      <w:bookmarkEnd w:id="184"/>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r w:rsidR="009C3C27">
        <w:rPr>
          <w:highlight w:val="white"/>
        </w:rPr>
        <w:t>next-set</w:t>
      </w:r>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r w:rsidR="009C3C27">
        <w:rPr>
          <w:highlight w:val="white"/>
        </w:rPr>
        <w:t>next-set</w:t>
      </w:r>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85" w:name="_Toc59126105"/>
      <w:r w:rsidRPr="00903DBA">
        <w:t>Jump Register Statements</w:t>
      </w:r>
      <w:bookmarkEnd w:id="185"/>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bookmarkStart w:id="186" w:name="_Toc59126106"/>
      <w:r w:rsidRPr="00903DBA">
        <w:t>Interrupt Statements</w:t>
      </w:r>
      <w:bookmarkEnd w:id="186"/>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8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bookmarkStart w:id="188" w:name="_Toc59126107"/>
      <w:r w:rsidRPr="00903DBA">
        <w:t>System Call Statements</w:t>
      </w:r>
      <w:bookmarkEnd w:id="188"/>
    </w:p>
    <w:bookmarkEnd w:id="18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8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bookmarkStart w:id="190" w:name="_Toc59126108"/>
      <w:r w:rsidRPr="00903DBA">
        <w:t>Expression</w:t>
      </w:r>
      <w:r w:rsidR="00FE4E0C" w:rsidRPr="00903DBA">
        <w:t>s</w:t>
      </w:r>
      <w:bookmarkEnd w:id="190"/>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91" w:name="_Toc59126109"/>
      <w:bookmarkEnd w:id="189"/>
      <w:r w:rsidRPr="00903DBA">
        <w:rPr>
          <w:highlight w:val="white"/>
        </w:rPr>
        <w:t>The Expression Class</w:t>
      </w:r>
      <w:r w:rsidR="00D901C7">
        <w:rPr>
          <w:highlight w:val="white"/>
        </w:rPr>
        <w:t xml:space="preserve"> (Short and Long List)</w:t>
      </w:r>
      <w:bookmarkEnd w:id="191"/>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r w:rsidRPr="00903DBA">
        <w:rPr>
          <w:highlight w:val="white"/>
        </w:rPr>
        <w:t>Expression.cs</w:t>
      </w:r>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bookmarkStart w:id="192" w:name="_Toc59126110"/>
      <w:r>
        <w:rPr>
          <w:highlight w:val="white"/>
        </w:rPr>
        <w:t>Optional Expressions</w:t>
      </w:r>
      <w:bookmarkEnd w:id="192"/>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r w:rsidRPr="00903DBA">
        <w:rPr>
          <w:highlight w:val="white"/>
        </w:rPr>
        <w:t>MainParser.cs</w:t>
      </w:r>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bookmarkStart w:id="193" w:name="_Toc59126111"/>
      <w:r>
        <w:rPr>
          <w:highlight w:val="white"/>
        </w:rPr>
        <w:t>The Comma Expression</w:t>
      </w:r>
      <w:bookmarkEnd w:id="193"/>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94" w:name="_Toc59126112"/>
      <w:r w:rsidRPr="00903DBA">
        <w:t xml:space="preserve">The </w:t>
      </w:r>
      <w:r w:rsidR="009E1435" w:rsidRPr="00903DBA">
        <w:t>Assignment Expression</w:t>
      </w:r>
      <w:bookmarkEnd w:id="194"/>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r w:rsidRPr="00903DBA">
        <w:rPr>
          <w:highlight w:val="white"/>
        </w:rPr>
        <w:t>MainParser.cs</w:t>
      </w:r>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95" w:name="_Toc59126113"/>
      <w:bookmarkStart w:id="196" w:name="_Hlk57717624"/>
      <w:r w:rsidRPr="00903DBA">
        <w:t>The Condition Expression</w:t>
      </w:r>
      <w:bookmarkEnd w:id="195"/>
    </w:p>
    <w:bookmarkEnd w:id="196"/>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r w:rsidRPr="00903DBA">
        <w:lastRenderedPageBreak/>
        <w:t>MainParser.gppg</w:t>
      </w:r>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97" w:name="_Toc59126114"/>
      <w:bookmarkStart w:id="198" w:name="_Hlk57718199"/>
      <w:r w:rsidRPr="00903DBA">
        <w:t>Constant Expression</w:t>
      </w:r>
      <w:bookmarkEnd w:id="197"/>
    </w:p>
    <w:bookmarkEnd w:id="198"/>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r w:rsidRPr="00903DBA">
        <w:t>MainParser.cs</w:t>
      </w:r>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99" w:name="_Toc59126115"/>
      <w:bookmarkStart w:id="200" w:name="_Hlk57718244"/>
      <w:r w:rsidRPr="00903DBA">
        <w:t>Logical Expression</w:t>
      </w:r>
      <w:r w:rsidR="00F4495B" w:rsidRPr="00903DBA">
        <w:t>s</w:t>
      </w:r>
      <w:bookmarkEnd w:id="199"/>
    </w:p>
    <w:bookmarkEnd w:id="200"/>
    <w:p w14:paraId="5EFFA9E0" w14:textId="57EF3FAD" w:rsidR="003B5BE3" w:rsidRDefault="001F64F6" w:rsidP="00DF0A20">
      <w:r>
        <w:t xml:space="preserve">The logical </w:t>
      </w:r>
      <w:r w:rsidRPr="007164EA">
        <w:rPr>
          <w:rStyle w:val="KeyWord0"/>
        </w:rPr>
        <w:t>and</w:t>
      </w:r>
      <w:r>
        <w:t xml:space="preserve"> </w:t>
      </w:r>
      <w:r w:rsidR="007164EA">
        <w:t xml:space="preserve">and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r w:rsidRPr="00903DBA">
        <w:t>MainParser.cs</w:t>
      </w:r>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201" w:name="_Toc59126116"/>
      <w:bookmarkStart w:id="202" w:name="_Hlk57718416"/>
      <w:r w:rsidRPr="00903DBA">
        <w:rPr>
          <w:highlight w:val="white"/>
        </w:rPr>
        <w:t>Bitwise Expression</w:t>
      </w:r>
      <w:r w:rsidR="00A26FB4" w:rsidRPr="00903DBA">
        <w:rPr>
          <w:highlight w:val="white"/>
        </w:rPr>
        <w:t>s</w:t>
      </w:r>
      <w:bookmarkEnd w:id="201"/>
    </w:p>
    <w:bookmarkEnd w:id="202"/>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r w:rsidRPr="00903DBA">
        <w:rPr>
          <w:highlight w:val="white"/>
        </w:rPr>
        <w:lastRenderedPageBreak/>
        <w:t>MainParser.gppg</w:t>
      </w:r>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203" w:name="_Toc59126117"/>
      <w:bookmarkStart w:id="204" w:name="_Hlk57718508"/>
      <w:bookmarkEnd w:id="67"/>
      <w:r w:rsidRPr="00903DBA">
        <w:t>Shift Expression</w:t>
      </w:r>
      <w:bookmarkEnd w:id="203"/>
    </w:p>
    <w:bookmarkEnd w:id="204"/>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r w:rsidRPr="00903DBA">
        <w:t>MainParser.gppg</w:t>
      </w:r>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205" w:name="_Toc59126118"/>
      <w:r w:rsidRPr="00903DBA">
        <w:t>Equality and Relation Expressions</w:t>
      </w:r>
      <w:bookmarkEnd w:id="205"/>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r w:rsidRPr="00903DBA">
        <w:t>MainParser.gppg</w:t>
      </w:r>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206" w:name="_Toc59126119"/>
      <w:bookmarkStart w:id="207" w:name="_Hlk57718721"/>
      <w:r w:rsidRPr="00903DBA">
        <w:t xml:space="preserve">Addition </w:t>
      </w:r>
      <w:r w:rsidR="009D2617" w:rsidRPr="00903DBA">
        <w:t xml:space="preserve">and Subtraction </w:t>
      </w:r>
      <w:r w:rsidRPr="00903DBA">
        <w:t>Expression</w:t>
      </w:r>
      <w:bookmarkEnd w:id="206"/>
    </w:p>
    <w:bookmarkEnd w:id="207"/>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r w:rsidRPr="00903DBA">
        <w:t>MainParser.gppg</w:t>
      </w:r>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208" w:name="_Toc59126120"/>
      <w:bookmarkStart w:id="209" w:name="_Hlk57718742"/>
      <w:r w:rsidRPr="00903DBA">
        <w:rPr>
          <w:highlight w:val="white"/>
        </w:rPr>
        <w:t>Multiplication Expressions</w:t>
      </w:r>
      <w:bookmarkEnd w:id="208"/>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209"/>
    <w:p w14:paraId="0C6E35DE" w14:textId="77777777" w:rsidR="0062119D" w:rsidRPr="00903DBA" w:rsidRDefault="0062119D" w:rsidP="0062119D">
      <w:pPr>
        <w:pStyle w:val="CodeHeader"/>
      </w:pPr>
      <w:r w:rsidRPr="00903DBA">
        <w:t>MainParser.gppg</w:t>
      </w:r>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210" w:name="_Toc59126121"/>
      <w:bookmarkStart w:id="211" w:name="_Hlk57718763"/>
      <w:r w:rsidRPr="00903DBA">
        <w:t>Cast</w:t>
      </w:r>
      <w:r w:rsidR="00F158B0" w:rsidRPr="00903DBA">
        <w:t xml:space="preserve"> Expressions</w:t>
      </w:r>
      <w:bookmarkEnd w:id="210"/>
    </w:p>
    <w:bookmarkEnd w:id="211"/>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r w:rsidRPr="00903DBA">
        <w:t>MainParser.gppg</w:t>
      </w:r>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212" w:name="_Toc59126122"/>
      <w:bookmarkStart w:id="213" w:name="_Hlk57718797"/>
      <w:r w:rsidRPr="00903DBA">
        <w:t>Prefix Expression</w:t>
      </w:r>
      <w:bookmarkEnd w:id="212"/>
    </w:p>
    <w:bookmarkEnd w:id="213"/>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r w:rsidRPr="00903DBA">
        <w:rPr>
          <w:rStyle w:val="CodeInText"/>
        </w:rPr>
        <w:t>sizeof</w:t>
      </w:r>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14" w:name="_Toc59126123"/>
      <w:bookmarkStart w:id="215" w:name="_Hlk57718941"/>
      <w:r w:rsidRPr="00903DBA">
        <w:rPr>
          <w:highlight w:val="white"/>
        </w:rPr>
        <w:t>Postfix</w:t>
      </w:r>
      <w:r w:rsidR="003C22BE">
        <w:rPr>
          <w:highlight w:val="white"/>
        </w:rPr>
        <w:t xml:space="preserve"> </w:t>
      </w:r>
      <w:r w:rsidRPr="00903DBA">
        <w:rPr>
          <w:highlight w:val="white"/>
        </w:rPr>
        <w:t>Expression</w:t>
      </w:r>
      <w:bookmarkEnd w:id="214"/>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15"/>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16" w:name="_Hlk57718959"/>
    </w:p>
    <w:bookmarkEnd w:id="216"/>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17"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17"/>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18" w:name="_Toc59126124"/>
      <w:bookmarkStart w:id="219" w:name="_Hlk57719163"/>
      <w:r w:rsidRPr="00903DBA">
        <w:rPr>
          <w:highlight w:val="white"/>
        </w:rPr>
        <w:t>Primary Expressions</w:t>
      </w:r>
      <w:bookmarkEnd w:id="218"/>
    </w:p>
    <w:bookmarkEnd w:id="219"/>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26A388A3"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461860">
        <w:t>A</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20" w:name="_Toc59126125"/>
      <w:bookmarkStart w:id="221" w:name="_Ref54202176"/>
      <w:bookmarkStart w:id="222" w:name="_Ref54202192"/>
      <w:bookmarkStart w:id="223" w:name="_Ref54264860"/>
      <w:r>
        <w:lastRenderedPageBreak/>
        <w:t>Middle Code Generation</w:t>
      </w:r>
      <w:bookmarkEnd w:id="220"/>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bookmarkStart w:id="224" w:name="_Toc59126126"/>
      <w:r w:rsidRPr="00903DBA">
        <w:t>The MiddleCode Class</w:t>
      </w:r>
      <w:bookmarkEnd w:id="224"/>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r w:rsidRPr="00903DBA">
        <w:t>MiddleCode.cs</w:t>
      </w:r>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r w:rsidRPr="00903DBA">
        <w:t>MiddleCodeGenerator.cs</w:t>
      </w:r>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25" w:name="_Toc59126127"/>
      <w:r w:rsidRPr="00903DBA">
        <w:t>Backpatching</w:t>
      </w:r>
      <w:bookmarkEnd w:id="225"/>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r w:rsidRPr="00903DBA">
        <w:t>MiddleCodeGenerator.cs</w:t>
      </w:r>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bookmarkStart w:id="226" w:name="_Toc59126128"/>
      <w:r>
        <w:lastRenderedPageBreak/>
        <w:t>Declarations</w:t>
      </w:r>
      <w:bookmarkEnd w:id="226"/>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bookmarkStart w:id="227" w:name="_Toc59126129"/>
      <w:r w:rsidRPr="00903DBA">
        <w:t>Function Definition</w:t>
      </w:r>
      <w:bookmarkEnd w:id="227"/>
    </w:p>
    <w:p w14:paraId="7453AB93" w14:textId="1DD1EA4B" w:rsidR="005E5A36" w:rsidRPr="00903DBA" w:rsidRDefault="005E5A36" w:rsidP="005E5A36">
      <w:r w:rsidRPr="00903DBA">
        <w:t xml:space="preserve">The </w:t>
      </w:r>
      <w:r w:rsidRPr="00903DBA">
        <w:rPr>
          <w:rStyle w:val="CodeInText"/>
        </w:rPr>
        <w:t>FunctionHeader</w:t>
      </w:r>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r w:rsidRPr="00903DBA">
        <w:t>MiddleCodeGenerator.cs</w:t>
      </w:r>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r w:rsidRPr="00A60980">
        <w:rPr>
          <w:highlight w:val="white"/>
        </w:rPr>
        <w:t>No parameter</w:t>
      </w:r>
      <w:r>
        <w:rPr>
          <w:highlight w:val="white"/>
        </w:rPr>
        <w:t xml:space="preserve">s,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The two cases are actually the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r w:rsidRPr="00903DBA">
        <w:t>MiddleCodeGenerator.cs</w:t>
      </w:r>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0028418C">
        <w:rPr>
          <w:highlight w:val="white"/>
        </w:rPr>
        <w:t>-</w:t>
      </w:r>
      <w:r w:rsidRPr="00903DBA">
        <w:rPr>
          <w:rStyle w:val="KeyWord0"/>
          <w:highlight w:val="white"/>
        </w:rPr>
        <w:t>set</w:t>
      </w:r>
      <w:r w:rsidRPr="00903DBA">
        <w:rPr>
          <w:highlight w:val="white"/>
        </w:rPr>
        <w:t xml:space="preserve"> of the statement. Each statement has a next</w:t>
      </w:r>
      <w:r w:rsidR="0028418C">
        <w:rPr>
          <w:highlight w:val="white"/>
        </w:rPr>
        <w:t>-</w:t>
      </w:r>
      <w:r w:rsidRPr="00903DBA">
        <w:rPr>
          <w:highlight w:val="white"/>
        </w:rPr>
        <w:t xml:space="preserve">set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next</w:t>
      </w:r>
      <w:r w:rsidR="00B96774">
        <w:rPr>
          <w:highlight w:val="white"/>
        </w:rPr>
        <w:t>-</w:t>
      </w:r>
      <w:r w:rsidRPr="00903DBA">
        <w:rPr>
          <w:highlight w:val="white"/>
        </w:rPr>
        <w:t xml:space="preserve">sets holding jump instructions jumping out of the loop. We add a new empty statement and backpatch the </w:t>
      </w:r>
      <w:r w:rsidR="009C3C27">
        <w:rPr>
          <w:highlight w:val="white"/>
        </w:rPr>
        <w:t>next-set</w:t>
      </w:r>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3AAFF501"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20386335"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461860">
        <w:rPr>
          <w:highlight w:val="white"/>
        </w:rPr>
        <w:t>12</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4FB00053"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00461860">
        <w:t>13</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36821A46"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00461860">
        <w:rPr>
          <w:highlight w:val="white"/>
        </w:rPr>
        <w:t>1.3</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bookmarkStart w:id="228" w:name="_Toc59126130"/>
      <w:r w:rsidRPr="00F92D57">
        <w:rPr>
          <w:highlight w:val="white"/>
        </w:rPr>
        <w:t>Specifier List</w:t>
      </w:r>
      <w:bookmarkEnd w:id="228"/>
    </w:p>
    <w:p w14:paraId="39C992C2" w14:textId="77777777" w:rsidR="005E5A36" w:rsidRPr="00903DBA" w:rsidRDefault="005E5A36" w:rsidP="00E93BF4">
      <w:pPr>
        <w:pStyle w:val="Rubrik3"/>
        <w:rPr>
          <w:highlight w:val="white"/>
        </w:rPr>
      </w:pPr>
      <w:bookmarkStart w:id="229" w:name="_Toc59126131"/>
      <w:r w:rsidRPr="00903DBA">
        <w:rPr>
          <w:highlight w:val="white"/>
        </w:rPr>
        <w:t>Structs and Unions</w:t>
      </w:r>
      <w:bookmarkEnd w:id="229"/>
    </w:p>
    <w:p w14:paraId="050FF5DF" w14:textId="77777777" w:rsidR="005E5A36" w:rsidRPr="00903DBA" w:rsidRDefault="005E5A36" w:rsidP="005E5A36">
      <w:pPr>
        <w:pStyle w:val="CodeHeader"/>
        <w:rPr>
          <w:highlight w:val="white"/>
        </w:rPr>
      </w:pPr>
      <w:r w:rsidRPr="00903DBA">
        <w:rPr>
          <w:highlight w:val="white"/>
        </w:rPr>
        <w:t>MiddleCodeGenerator.cs</w:t>
      </w:r>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bookmarkStart w:id="230" w:name="_Toc59126132"/>
      <w:r w:rsidRPr="00F92D57">
        <w:rPr>
          <w:highlight w:val="white"/>
        </w:rPr>
        <w:t>Enumeration</w:t>
      </w:r>
      <w:bookmarkEnd w:id="230"/>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r w:rsidRPr="00903DBA">
        <w:rPr>
          <w:highlight w:val="white"/>
        </w:rPr>
        <w:t>MiddleCodeGenerator.cs</w:t>
      </w:r>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r w:rsidRPr="00903DBA">
        <w:rPr>
          <w:highlight w:val="white"/>
        </w:rPr>
        <w:t>MiddleCodeGenerator.cs</w:t>
      </w:r>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bookmarkStart w:id="231" w:name="_Toc59126133"/>
      <w:r>
        <w:rPr>
          <w:highlight w:val="white"/>
        </w:rPr>
        <w:t>Declarator</w:t>
      </w:r>
      <w:bookmarkEnd w:id="231"/>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r w:rsidRPr="00903DBA">
        <w:rPr>
          <w:highlight w:val="white"/>
        </w:rPr>
        <w:t>MiddleCodeGenerator.cs</w:t>
      </w:r>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25BAD16F"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00461860">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04851C3A"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00461860">
        <w:rPr>
          <w:highlight w:val="white"/>
        </w:rPr>
        <w:t>3.2.1</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alist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If the number of bits is less then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bookmarkStart w:id="232" w:name="_Toc59126134"/>
      <w:r>
        <w:rPr>
          <w:highlight w:val="white"/>
        </w:rPr>
        <w:t>Pointer declarator</w:t>
      </w:r>
      <w:bookmarkEnd w:id="232"/>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r w:rsidRPr="00903DBA">
        <w:rPr>
          <w:highlight w:val="white"/>
        </w:rPr>
        <w:t>MiddleCodeGenerator.cs</w:t>
      </w:r>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bookmarkStart w:id="233" w:name="_Toc59126135"/>
      <w:r>
        <w:rPr>
          <w:highlight w:val="white"/>
        </w:rPr>
        <w:t>Direct Declarator</w:t>
      </w:r>
      <w:bookmarkEnd w:id="233"/>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r w:rsidRPr="00903DBA">
        <w:rPr>
          <w:highlight w:val="white"/>
        </w:rPr>
        <w:t>MiddleCodeGenerator.cs</w:t>
      </w:r>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r w:rsidRPr="00903DBA">
        <w:rPr>
          <w:highlight w:val="white"/>
        </w:rPr>
        <w:t>MiddleCodeGenerator.cs</w:t>
      </w:r>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571B80B6" w:rsidR="005E5A36" w:rsidRPr="00903DBA" w:rsidRDefault="005E5A36" w:rsidP="005E5A36">
      <w:pPr>
        <w:pStyle w:val="Code"/>
        <w:rPr>
          <w:highlight w:val="white"/>
        </w:rPr>
      </w:pPr>
      <w:r w:rsidRPr="00903DBA">
        <w:rPr>
          <w:highlight w:val="white"/>
        </w:rPr>
        <w:t xml:space="preserve">                                                   bool </w:t>
      </w:r>
      <w:r w:rsidR="00D47EB7">
        <w:rPr>
          <w:highlight w:val="white"/>
        </w:rPr>
        <w:t>variadic</w:t>
      </w:r>
      <w:r w:rsidRPr="00903DBA">
        <w:rPr>
          <w:highlight w:val="white"/>
        </w:rPr>
        <w:t>)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20E37242"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w:t>
      </w:r>
    </w:p>
    <w:p w14:paraId="6CD76BE4" w14:textId="16933770" w:rsidR="005E5A36" w:rsidRPr="00903DBA" w:rsidRDefault="005E5A36" w:rsidP="005E5A36">
      <w:pPr>
        <w:pStyle w:val="Code"/>
        <w:rPr>
          <w:highlight w:val="white"/>
        </w:rPr>
      </w:pPr>
      <w:r w:rsidRPr="00903DBA">
        <w:rPr>
          <w:highlight w:val="white"/>
        </w:rPr>
        <w:t xml:space="preserve">            Message.An_</w:t>
      </w:r>
      <w:r w:rsidR="004A5B68">
        <w:rPr>
          <w:highlight w:val="white"/>
        </w:rPr>
        <w:t>variadic</w:t>
      </w:r>
      <w:r w:rsidRPr="00903DBA">
        <w:rPr>
          <w:highlight w:val="white"/>
        </w:rPr>
        <w:t>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191C8993"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 Message.</w:t>
      </w:r>
    </w:p>
    <w:p w14:paraId="17F753E7" w14:textId="47F21177" w:rsidR="005E5A36" w:rsidRPr="00903DBA" w:rsidRDefault="005E5A36" w:rsidP="005E5A36">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275C4143" w:rsidR="005E5A36" w:rsidRPr="00903DBA" w:rsidRDefault="005E5A36" w:rsidP="005E5A36">
      <w:pPr>
        <w:rPr>
          <w:highlight w:val="white"/>
        </w:rPr>
      </w:pPr>
      <w:r w:rsidRPr="00903DBA">
        <w:rPr>
          <w:highlight w:val="white"/>
        </w:rPr>
        <w:t xml:space="preserve">Finally, we create a new-style function type with the parameter list and </w:t>
      </w:r>
      <w:r w:rsidR="00243F05">
        <w:rPr>
          <w:highlight w:val="white"/>
        </w:rPr>
        <w:t>variadic</w:t>
      </w:r>
      <w:r w:rsidR="00243F05" w:rsidRPr="00903DBA">
        <w:rPr>
          <w:highlight w:val="white"/>
        </w:rPr>
        <w:t xml:space="preserve"> </w:t>
      </w:r>
      <w:r w:rsidRPr="00903DBA">
        <w:rPr>
          <w:highlight w:val="white"/>
        </w:rPr>
        <w:t>status, add it to the declarator, and return the declarator. Note that we do not add a return type (the first parameter is null), since it will be added to the declarator by the specifier.</w:t>
      </w:r>
    </w:p>
    <w:p w14:paraId="46F2BAC5" w14:textId="1DCC6E39" w:rsidR="005E5A36" w:rsidRPr="00903DBA" w:rsidRDefault="005E5A36" w:rsidP="005E5A36">
      <w:pPr>
        <w:pStyle w:val="Code"/>
        <w:rPr>
          <w:highlight w:val="white"/>
        </w:rPr>
      </w:pPr>
      <w:r w:rsidRPr="00903DBA">
        <w:rPr>
          <w:highlight w:val="white"/>
        </w:rPr>
        <w:t xml:space="preserve">      declarator.Add(new Type(null, parameterList, </w:t>
      </w:r>
      <w:r w:rsidR="00D47EB7">
        <w:rPr>
          <w:highlight w:val="white"/>
        </w:rPr>
        <w:t>variadic</w:t>
      </w:r>
      <w:r w:rsidRPr="00903DBA">
        <w:rPr>
          <w:highlight w:val="white"/>
        </w:rPr>
        <w:t>));</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r w:rsidRPr="00903DBA">
        <w:rPr>
          <w:highlight w:val="white"/>
        </w:rPr>
        <w:t>MiddleCodeGenerator.cs</w:t>
      </w:r>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bookmarkStart w:id="234" w:name="_Toc59126136"/>
      <w:r>
        <w:rPr>
          <w:highlight w:val="white"/>
        </w:rPr>
        <w:t>Parameters</w:t>
      </w:r>
      <w:bookmarkEnd w:id="234"/>
    </w:p>
    <w:p w14:paraId="72FB3FC3" w14:textId="77777777" w:rsidR="005E5A36" w:rsidRPr="00903DBA" w:rsidRDefault="005E5A36" w:rsidP="005E5A36">
      <w:pPr>
        <w:pStyle w:val="CodeHeader"/>
        <w:rPr>
          <w:highlight w:val="white"/>
        </w:rPr>
      </w:pPr>
      <w:r w:rsidRPr="00903DBA">
        <w:rPr>
          <w:highlight w:val="white"/>
        </w:rPr>
        <w:t>MiddleCodeGenerator.cs</w:t>
      </w:r>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543344F0"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461860">
        <w:rPr>
          <w:highlight w:val="white"/>
        </w:rPr>
        <w:t>12</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bookmarkStart w:id="235" w:name="_Toc59126137"/>
      <w:r w:rsidRPr="00903DBA">
        <w:rPr>
          <w:highlight w:val="white"/>
        </w:rPr>
        <w:t>Abstract Declarator</w:t>
      </w:r>
      <w:bookmarkEnd w:id="235"/>
    </w:p>
    <w:p w14:paraId="7BB9D4BF" w14:textId="77777777" w:rsidR="005E5A36" w:rsidRPr="00903DBA" w:rsidRDefault="005E5A36" w:rsidP="005E5A36">
      <w:pPr>
        <w:pStyle w:val="Rubrik2"/>
        <w:rPr>
          <w:highlight w:val="white"/>
        </w:rPr>
      </w:pPr>
      <w:bookmarkStart w:id="236" w:name="_Toc59126138"/>
      <w:r w:rsidRPr="00903DBA">
        <w:rPr>
          <w:highlight w:val="white"/>
        </w:rPr>
        <w:t>Statements</w:t>
      </w:r>
      <w:bookmarkEnd w:id="236"/>
    </w:p>
    <w:p w14:paraId="2323AF81" w14:textId="77777777" w:rsidR="005E5A36" w:rsidRPr="00903DBA" w:rsidRDefault="005E5A36" w:rsidP="005E5A36">
      <w:pPr>
        <w:pStyle w:val="Rubrik3"/>
      </w:pPr>
      <w:bookmarkStart w:id="237" w:name="_Toc59126139"/>
      <w:r w:rsidRPr="00903DBA">
        <w:t>The If Statement</w:t>
      </w:r>
      <w:bookmarkEnd w:id="237"/>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r w:rsidRPr="00903DBA">
        <w:rPr>
          <w:highlight w:val="white"/>
        </w:rPr>
        <w:t>MiddleCodeGenerator.cs</w:t>
      </w:r>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bookmarkStart w:id="238" w:name="_Toc59126140"/>
      <w:r>
        <w:rPr>
          <w:highlight w:val="white"/>
        </w:rPr>
        <w:t>The If-Else Statement</w:t>
      </w:r>
      <w:bookmarkEnd w:id="238"/>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similar to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We also add a jump instruction after each list, to jump out of the statement. The jump instruction are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bookmarkStart w:id="239" w:name="_Toc59126141"/>
      <w:r>
        <w:t>The Switch Statement</w:t>
      </w:r>
      <w:bookmarkEnd w:id="239"/>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6C191C9E"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461860">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r w:rsidR="009C3C27">
        <w:t>next-set</w:t>
      </w:r>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r w:rsidRPr="00903DBA">
        <w:rPr>
          <w:highlight w:val="white"/>
        </w:rPr>
        <w:t>Similar to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r w:rsidR="009C3C27">
        <w:rPr>
          <w:highlight w:val="white"/>
        </w:rPr>
        <w:t>next-set</w:t>
      </w:r>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bookmarkStart w:id="240" w:name="_Toc59126142"/>
      <w:r>
        <w:t>The Case Statement</w:t>
      </w:r>
      <w:bookmarkEnd w:id="240"/>
    </w:p>
    <w:p w14:paraId="3D62D426" w14:textId="7173842F" w:rsidR="00615A02" w:rsidRDefault="00F435F7" w:rsidP="009A320C">
      <w:r>
        <w:t>For the c</w:t>
      </w:r>
      <w:r w:rsidR="005E5A36" w:rsidRPr="00903DBA">
        <w:t xml:space="preserve">ase statement </w:t>
      </w:r>
      <w:r>
        <w:t xml:space="preserve">the </w:t>
      </w:r>
      <w:r w:rsidR="005E5A36" w:rsidRPr="00903DBA">
        <w:rPr>
          <w:rStyle w:val="CodeInText"/>
        </w:rPr>
        <w:t>Main.CaseMapStack</w:t>
      </w:r>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bookmarkStart w:id="241" w:name="_Toc59126143"/>
      <w:r w:rsidRPr="00903DBA">
        <w:lastRenderedPageBreak/>
        <w:t>The Default Statement</w:t>
      </w:r>
      <w:bookmarkEnd w:id="241"/>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bookmarkStart w:id="242" w:name="_Toc59126144"/>
      <w:r w:rsidRPr="00903DBA">
        <w:t>The While Statement</w:t>
      </w:r>
      <w:bookmarkEnd w:id="242"/>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r w:rsidR="009C3C27">
        <w:rPr>
          <w:highlight w:val="white"/>
        </w:rPr>
        <w:t>next-set</w:t>
      </w:r>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bookmarkStart w:id="243" w:name="_Toc59126145"/>
      <w:r w:rsidRPr="00903DBA">
        <w:t>The Do Statement</w:t>
      </w:r>
      <w:bookmarkEnd w:id="243"/>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true-set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bookmarkStart w:id="244" w:name="_Toc59126146"/>
      <w:r w:rsidRPr="00903DBA">
        <w:t>The For Statement</w:t>
      </w:r>
      <w:bookmarkEnd w:id="244"/>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We add an empty instruction as the target of the test expression, since we do not know if the</w:t>
      </w:r>
      <w:r w:rsidR="006A58C2">
        <w:rPr>
          <w:highlight w:val="white"/>
        </w:rPr>
        <w:t>ir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r w:rsidR="009C3C27">
        <w:rPr>
          <w:highlight w:val="white"/>
        </w:rPr>
        <w:t>next-set</w:t>
      </w:r>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next-set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bookmarkStart w:id="245" w:name="_Toc59126147"/>
      <w:r>
        <w:t xml:space="preserve">The </w:t>
      </w:r>
      <w:r w:rsidRPr="00903DBA">
        <w:t xml:space="preserve">Label and </w:t>
      </w:r>
      <w:r w:rsidR="003F7BCA">
        <w:t>Goto</w:t>
      </w:r>
      <w:r w:rsidRPr="00903DBA">
        <w:t xml:space="preserve"> Statement</w:t>
      </w:r>
      <w:r>
        <w:t>s</w:t>
      </w:r>
      <w:bookmarkEnd w:id="245"/>
    </w:p>
    <w:p w14:paraId="44B6A534" w14:textId="16B94444" w:rsidR="005D3517" w:rsidRDefault="00A4505E" w:rsidP="005D3517">
      <w:pPr>
        <w:rPr>
          <w:highlight w:val="white"/>
        </w:rPr>
      </w:pPr>
      <w:r>
        <w:rPr>
          <w:highlight w:val="white"/>
        </w:rPr>
        <w:t xml:space="preserve">In C, is is allowed to use goto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goto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allowed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goto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the goto</w:t>
      </w:r>
      <w:r w:rsidR="0017785E">
        <w:rPr>
          <w:highlight w:val="white"/>
        </w:rPr>
        <w:t>-</w:t>
      </w:r>
      <w:r w:rsidRPr="00903DBA">
        <w:rPr>
          <w:highlight w:val="white"/>
        </w:rPr>
        <w:t>set map, we look up the goto</w:t>
      </w:r>
      <w:r w:rsidR="0017785E">
        <w:rPr>
          <w:highlight w:val="white"/>
        </w:rPr>
        <w:t>-</w:t>
      </w:r>
      <w:r w:rsidRPr="00903DBA">
        <w:rPr>
          <w:highlight w:val="white"/>
        </w:rPr>
        <w:t>set and a</w:t>
      </w:r>
      <w:r w:rsidR="007852C2">
        <w:rPr>
          <w:highlight w:val="white"/>
        </w:rPr>
        <w:t>dd</w:t>
      </w:r>
      <w:r w:rsidRPr="00903DBA">
        <w:rPr>
          <w:highlight w:val="white"/>
        </w:rPr>
        <w:t xml:space="preserve"> the goto instruction. </w:t>
      </w:r>
      <w:r w:rsidR="004817D2" w:rsidRPr="00903DBA">
        <w:rPr>
          <w:highlight w:val="white"/>
        </w:rPr>
        <w:t xml:space="preserve">This situation occurs in when </w:t>
      </w:r>
      <w:r w:rsidR="004817D2">
        <w:rPr>
          <w:highlight w:val="white"/>
        </w:rPr>
        <w:t xml:space="preserve">there has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1401108" w:rsidR="005E5A36" w:rsidRPr="00903DBA" w:rsidRDefault="005E5A36" w:rsidP="005E5A36">
      <w:pPr>
        <w:rPr>
          <w:highlight w:val="white"/>
        </w:rPr>
      </w:pPr>
      <w:r w:rsidRPr="00903DBA">
        <w:rPr>
          <w:highlight w:val="white"/>
        </w:rPr>
        <w:t>If the label name is not already a key in the goto</w:t>
      </w:r>
      <w:r w:rsidR="004817D2">
        <w:rPr>
          <w:highlight w:val="white"/>
        </w:rPr>
        <w:t>-</w:t>
      </w:r>
      <w:r w:rsidRPr="00903DBA">
        <w:rPr>
          <w:highlight w:val="white"/>
        </w:rPr>
        <w:t>set map, we create a new goto</w:t>
      </w:r>
      <w:r w:rsidR="004817D2">
        <w:rPr>
          <w:highlight w:val="white"/>
        </w:rPr>
        <w:t>-</w:t>
      </w:r>
      <w:r w:rsidRPr="00903DBA">
        <w:rPr>
          <w:highlight w:val="white"/>
        </w:rPr>
        <w:t>set</w:t>
      </w:r>
      <w:r w:rsidR="004817D2">
        <w:rPr>
          <w:highlight w:val="white"/>
        </w:rPr>
        <w:t>,</w:t>
      </w:r>
      <w:r w:rsidRPr="00903DBA">
        <w:rPr>
          <w:highlight w:val="white"/>
        </w:rPr>
        <w:t xml:space="preserve"> to which we add the goto instruction, and then we add the label name and goto set to </w:t>
      </w:r>
      <w:r w:rsidR="00721ABF">
        <w:rPr>
          <w:highlight w:val="white"/>
        </w:rPr>
        <w:t>the</w:t>
      </w:r>
      <w:r w:rsidRPr="00903DBA">
        <w:rPr>
          <w:highlight w:val="white"/>
        </w:rPr>
        <w:t xml:space="preserve"> goto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goto</w:t>
      </w:r>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instruction and backpatch the goto</w:t>
      </w:r>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goto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bookmarkStart w:id="246" w:name="_Toc59126148"/>
      <w:r w:rsidRPr="00903DBA">
        <w:t>Return Statement</w:t>
      </w:r>
      <w:bookmarkEnd w:id="246"/>
    </w:p>
    <w:p w14:paraId="3E63649E" w14:textId="65C629A6" w:rsidR="005F161D" w:rsidRDefault="005E5A36" w:rsidP="005E5A36">
      <w:r w:rsidRPr="00903DBA">
        <w:t xml:space="preserve">The </w:t>
      </w:r>
      <w:r>
        <w:rPr>
          <w:rStyle w:val="CodeInText"/>
        </w:rPr>
        <w:t>G</w:t>
      </w:r>
      <w:r w:rsidRPr="00903DBA">
        <w:rPr>
          <w:rStyle w:val="CodeInText"/>
        </w:rPr>
        <w:t>enerateReturnStatement</w:t>
      </w:r>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thet is allowed to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bookmarkStart w:id="247" w:name="_Toc59126149"/>
      <w:r w:rsidRPr="00903DBA">
        <w:t>Optional Expression Statement</w:t>
      </w:r>
      <w:bookmarkEnd w:id="247"/>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r w:rsidRPr="00903DBA">
        <w:t>MiddleCodeGenerator.cs</w:t>
      </w:r>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bookmarkStart w:id="248" w:name="_Toc59126150"/>
      <w:r w:rsidRPr="00903DBA">
        <w:lastRenderedPageBreak/>
        <w:t>Jump Register Statements</w:t>
      </w:r>
      <w:bookmarkEnd w:id="248"/>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bookmarkStart w:id="249" w:name="_Toc59126151"/>
      <w:r w:rsidRPr="00903DBA">
        <w:t>Interrupt Statements</w:t>
      </w:r>
      <w:bookmarkEnd w:id="249"/>
    </w:p>
    <w:p w14:paraId="0AEAB034" w14:textId="6DC070B8"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w:t>
      </w:r>
      <w:r w:rsidR="00721ABF">
        <w:t>the Windows environment</w:t>
      </w:r>
      <w:r>
        <w: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bookmarkStart w:id="250" w:name="_Toc59126152"/>
      <w:r w:rsidRPr="00903DBA">
        <w:t>System Call Statements</w:t>
      </w:r>
      <w:bookmarkEnd w:id="250"/>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bookmarkStart w:id="251" w:name="_Toc59126153"/>
      <w:r w:rsidRPr="00903DBA">
        <w:t>Expressions</w:t>
      </w:r>
      <w:bookmarkEnd w:id="251"/>
    </w:p>
    <w:p w14:paraId="1956C87F" w14:textId="6802FF59" w:rsidR="00AE43E1" w:rsidRPr="00AE43E1" w:rsidRDefault="00AE43E1" w:rsidP="00AE43E1">
      <w:r>
        <w:t>The next section handles the middle code generation of the expressions. Similar to the parsing, we start with the operator of lowest precedence and continue with the operators of higher precedence.</w:t>
      </w:r>
    </w:p>
    <w:p w14:paraId="2C65A380" w14:textId="6C6972A3" w:rsidR="00B819DF" w:rsidRDefault="00B819DF" w:rsidP="00B819DF">
      <w:pPr>
        <w:pStyle w:val="Rubrik3"/>
        <w:rPr>
          <w:highlight w:val="white"/>
        </w:rPr>
      </w:pPr>
      <w:bookmarkStart w:id="252" w:name="_Toc59126154"/>
      <w:r>
        <w:rPr>
          <w:highlight w:val="white"/>
        </w:rPr>
        <w:t>The Comma Expression</w:t>
      </w:r>
      <w:bookmarkEnd w:id="252"/>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bookmarkStart w:id="253" w:name="_Toc59126155"/>
      <w:r w:rsidRPr="00903DBA">
        <w:t>The Assignment Expression</w:t>
      </w:r>
      <w:bookmarkEnd w:id="253"/>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bookmarkStart w:id="254" w:name="_Toc59126156"/>
      <w:r w:rsidRPr="00903DBA">
        <w:t>The Condition Expression</w:t>
      </w:r>
      <w:bookmarkEnd w:id="254"/>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r w:rsidR="009C3C27">
        <w:rPr>
          <w:highlight w:val="white"/>
        </w:rPr>
        <w:t>true-set</w:t>
      </w:r>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bookmarkStart w:id="255" w:name="_Toc59126157"/>
      <w:r w:rsidRPr="00903DBA">
        <w:t>Constant Expression</w:t>
      </w:r>
      <w:bookmarkEnd w:id="255"/>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bookmarkStart w:id="256" w:name="_Toc59126158"/>
      <w:r>
        <w:t xml:space="preserve">The </w:t>
      </w:r>
      <w:r w:rsidR="005E5A36" w:rsidRPr="00903DBA">
        <w:t xml:space="preserve">Logical </w:t>
      </w:r>
      <w:r>
        <w:t xml:space="preserve">Or </w:t>
      </w:r>
      <w:r w:rsidR="005E5A36" w:rsidRPr="00903DBA">
        <w:t>Expression</w:t>
      </w:r>
      <w:bookmarkEnd w:id="256"/>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r w:rsidR="009C3C27">
        <w:t>true-set</w:t>
      </w:r>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r w:rsidR="00A76052">
        <w:rPr>
          <w:highlight w:val="white"/>
        </w:rPr>
        <w:t>false-set</w:t>
      </w:r>
      <w:r w:rsidRPr="00FA571C">
        <w:rPr>
          <w:highlight w:val="white"/>
        </w:rPr>
        <w:t xml:space="preserve">s, on the other hand, are different. If the left expression is evaluated to false, we need to evaluate the right expression. Therefore, we backpatch the </w:t>
      </w:r>
      <w:r w:rsidR="00A76052">
        <w:rPr>
          <w:highlight w:val="white"/>
        </w:rPr>
        <w:t>false-set</w:t>
      </w:r>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bookmarkStart w:id="257" w:name="_Toc59126159"/>
      <w:r>
        <w:t xml:space="preserve">The </w:t>
      </w:r>
      <w:r w:rsidRPr="00903DBA">
        <w:t xml:space="preserve">Logical </w:t>
      </w:r>
      <w:r>
        <w:t xml:space="preserve">And </w:t>
      </w:r>
      <w:r w:rsidRPr="00903DBA">
        <w:t>Expression</w:t>
      </w:r>
      <w:bookmarkEnd w:id="257"/>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e backpatch the false</w:t>
      </w:r>
      <w:r>
        <w:t>-set</w:t>
      </w:r>
      <w:r w:rsidRPr="00903DBA">
        <w:t xml:space="preserve"> of the first operand to the beginning of the right operand. </w:t>
      </w:r>
      <w:r w:rsidR="0079018B">
        <w:t>The true-set of the resulting expression is the true-set of the right expression, and the false set ois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bookmarkStart w:id="258" w:name="_Toc59126160"/>
      <w:r w:rsidRPr="008B293C">
        <w:rPr>
          <w:highlight w:val="white"/>
        </w:rPr>
        <w:t>Bitwise Expressions</w:t>
      </w:r>
      <w:bookmarkEnd w:id="258"/>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r w:rsidRPr="0079018B">
        <w:rPr>
          <w:rStyle w:val="KeyWord0"/>
          <w:highlight w:val="white"/>
        </w:rPr>
        <w:t>xor</w:t>
      </w:r>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bookmarkStart w:id="259" w:name="_Toc59126161"/>
      <w:r w:rsidRPr="00903DBA">
        <w:t>Shift Expression</w:t>
      </w:r>
      <w:bookmarkEnd w:id="259"/>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bookmarkStart w:id="260" w:name="_Toc59126162"/>
      <w:r w:rsidRPr="00903DBA">
        <w:t>Equality and Relation Expressions</w:t>
      </w:r>
      <w:bookmarkEnd w:id="260"/>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 xml:space="preserve">We add two instruction to the long list. The first is an if-goto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goto instruction to the </w:t>
      </w:r>
      <w:r w:rsidR="00A76052">
        <w:rPr>
          <w:highlight w:val="white"/>
        </w:rPr>
        <w:t>false-set</w:t>
      </w:r>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r w:rsidR="00A76052">
        <w:rPr>
          <w:highlight w:val="white"/>
        </w:rPr>
        <w:t>false-set</w:t>
      </w:r>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bookmarkStart w:id="261" w:name="_Toc59126163"/>
      <w:r w:rsidRPr="00903DBA">
        <w:t>Addition and Subtraction Expression</w:t>
      </w:r>
      <w:bookmarkEnd w:id="261"/>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r w:rsidRPr="00903DBA">
        <w:t>MiddleCodeGenerator.cs</w:t>
      </w:r>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3306E30B"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177B763D"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bookmarkStart w:id="262" w:name="_Toc59126164"/>
      <w:r w:rsidRPr="0024406E">
        <w:rPr>
          <w:highlight w:val="white"/>
        </w:rPr>
        <w:t>Multiplication Expressions</w:t>
      </w:r>
      <w:r w:rsidR="000B4F2B">
        <w:rPr>
          <w:highlight w:val="white"/>
        </w:rPr>
        <w:t xml:space="preserve"> // XXX</w:t>
      </w:r>
      <w:bookmarkEnd w:id="262"/>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bookmarkStart w:id="263" w:name="_Toc59126165"/>
      <w:r w:rsidRPr="00903DBA">
        <w:lastRenderedPageBreak/>
        <w:t>Cast Expressions</w:t>
      </w:r>
      <w:bookmarkEnd w:id="263"/>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bookmarkStart w:id="264" w:name="_Toc59126166"/>
      <w:r w:rsidRPr="00903DBA">
        <w:t>Unary Addition Expressions</w:t>
      </w:r>
      <w:bookmarkEnd w:id="264"/>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bookmarkStart w:id="265" w:name="_Toc59126167"/>
      <w:r w:rsidRPr="00DC37F5">
        <w:rPr>
          <w:highlight w:val="white"/>
        </w:rPr>
        <w:t>Logical Not Expression</w:t>
      </w:r>
      <w:bookmarkEnd w:id="265"/>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r w:rsidR="00A76052">
        <w:rPr>
          <w:highlight w:val="white"/>
        </w:rPr>
        <w:t>false-set</w:t>
      </w:r>
      <w:r w:rsidRPr="00903DBA">
        <w:rPr>
          <w:highlight w:val="white"/>
        </w:rPr>
        <w: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bookmarkStart w:id="266" w:name="_Toc59126168"/>
      <w:r w:rsidRPr="00DC37F5">
        <w:rPr>
          <w:highlight w:val="white"/>
        </w:rPr>
        <w:t>Bitwise Not Expression</w:t>
      </w:r>
      <w:bookmarkEnd w:id="266"/>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bookmarkStart w:id="267" w:name="_Toc59126169"/>
      <w:r w:rsidRPr="00DC37F5">
        <w:rPr>
          <w:highlight w:val="white"/>
        </w:rPr>
        <w:t>The sizeof Expression</w:t>
      </w:r>
      <w:bookmarkEnd w:id="267"/>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bookmarkStart w:id="268" w:name="_Toc59126170"/>
      <w:r w:rsidRPr="00DC37F5">
        <w:rPr>
          <w:highlight w:val="white"/>
        </w:rPr>
        <w:t>Address Expression</w:t>
      </w:r>
      <w:r w:rsidR="00AA1323">
        <w:rPr>
          <w:highlight w:val="white"/>
        </w:rPr>
        <w:t xml:space="preserve"> // XXX</w:t>
      </w:r>
      <w:bookmarkEnd w:id="268"/>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bookmarkStart w:id="269" w:name="_Toc59126171"/>
      <w:r w:rsidRPr="00DC37F5">
        <w:rPr>
          <w:highlight w:val="white"/>
        </w:rPr>
        <w:t>Dereference Expression</w:t>
      </w:r>
      <w:bookmarkEnd w:id="269"/>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r w:rsidRPr="00903DBA">
        <w:t>MiddleCodeGenerator.cs</w:t>
      </w:r>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bookmarkStart w:id="270" w:name="_Toc59126172"/>
      <w:r w:rsidRPr="00903DBA">
        <w:rPr>
          <w:highlight w:val="white"/>
        </w:rPr>
        <w:t>Prefix Increment and Decrement Expression</w:t>
      </w:r>
      <w:bookmarkEnd w:id="270"/>
    </w:p>
    <w:p w14:paraId="33258672" w14:textId="77777777" w:rsidR="005E5A36" w:rsidRPr="00903DBA" w:rsidRDefault="005E5A36" w:rsidP="005E5A36">
      <w:pPr>
        <w:pStyle w:val="CodeHeader"/>
      </w:pPr>
      <w:r w:rsidRPr="00903DBA">
        <w:t>MiddleCodeGenerator.cs</w:t>
      </w:r>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preform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bookmarkStart w:id="271" w:name="_Toc59126173"/>
      <w:r w:rsidRPr="00DC37F5">
        <w:rPr>
          <w:highlight w:val="white"/>
        </w:rPr>
        <w:t>Postfix Increment and Decrement Expression</w:t>
      </w:r>
      <w:bookmarkEnd w:id="271"/>
    </w:p>
    <w:p w14:paraId="42DC773E" w14:textId="77777777" w:rsidR="005E5A36" w:rsidRPr="00903DBA" w:rsidRDefault="005E5A36" w:rsidP="005E5A36">
      <w:pPr>
        <w:pStyle w:val="CodeHeader"/>
      </w:pPr>
      <w:r w:rsidRPr="00903DBA">
        <w:t>MiddleCodeGenerator.cs</w:t>
      </w:r>
    </w:p>
    <w:p w14:paraId="1ED75181" w14:textId="77777777" w:rsidR="005E5A36" w:rsidRPr="00903DBA" w:rsidRDefault="005E5A36" w:rsidP="005E5A36">
      <w:pPr>
        <w:pStyle w:val="Code"/>
        <w:rPr>
          <w:highlight w:val="white"/>
        </w:rPr>
      </w:pPr>
      <w:r w:rsidRPr="00903DBA">
        <w:rPr>
          <w:highlight w:val="white"/>
        </w:rPr>
        <w:t xml:space="preserve">    </w:t>
      </w:r>
      <w:bookmarkStart w:id="272"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p w14:paraId="422DA573" w14:textId="77777777" w:rsidR="005E5A36" w:rsidRPr="00DC37F5" w:rsidRDefault="005E5A36" w:rsidP="001A1BB8">
      <w:pPr>
        <w:pStyle w:val="Rubrik3"/>
        <w:rPr>
          <w:highlight w:val="white"/>
        </w:rPr>
      </w:pPr>
      <w:bookmarkStart w:id="273" w:name="_Toc59126174"/>
      <w:bookmarkEnd w:id="272"/>
      <w:r w:rsidRPr="00DC37F5">
        <w:rPr>
          <w:highlight w:val="white"/>
        </w:rPr>
        <w:t>Arrow Expression</w:t>
      </w:r>
      <w:bookmarkEnd w:id="273"/>
    </w:p>
    <w:p w14:paraId="6C311620" w14:textId="77777777" w:rsidR="005E5A36" w:rsidRPr="00903DBA" w:rsidRDefault="005E5A36" w:rsidP="005E5A36">
      <w:pPr>
        <w:pStyle w:val="CodeHeader"/>
      </w:pPr>
      <w:r w:rsidRPr="00903DBA">
        <w:t>MiddleCodeGenerator.cs</w:t>
      </w:r>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bookmarkStart w:id="274" w:name="_Toc59126175"/>
      <w:r w:rsidRPr="00DC37F5">
        <w:rPr>
          <w:highlight w:val="white"/>
        </w:rPr>
        <w:t>Index Expression</w:t>
      </w:r>
      <w:bookmarkEnd w:id="274"/>
    </w:p>
    <w:p w14:paraId="6A17385E" w14:textId="77777777" w:rsidR="005E5A36" w:rsidRPr="00903DBA" w:rsidRDefault="005E5A36" w:rsidP="005E5A36">
      <w:pPr>
        <w:pStyle w:val="CodeHeader"/>
      </w:pPr>
      <w:r w:rsidRPr="00903DBA">
        <w:t>MiddleCodeGenerator.cs</w:t>
      </w:r>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bookmarkStart w:id="275" w:name="_Toc59126176"/>
      <w:r w:rsidRPr="00903DBA">
        <w:rPr>
          <w:highlight w:val="white"/>
        </w:rPr>
        <w:t>Dot Expression</w:t>
      </w:r>
      <w:bookmarkEnd w:id="275"/>
    </w:p>
    <w:p w14:paraId="5DE05621" w14:textId="77777777" w:rsidR="005E5A36" w:rsidRPr="0074406C" w:rsidRDefault="005E5A36" w:rsidP="005E5A36">
      <w:pPr>
        <w:pStyle w:val="CodeHeader"/>
      </w:pPr>
      <w:bookmarkStart w:id="276" w:name="_Hlk57718999"/>
      <w:r w:rsidRPr="00903DBA">
        <w:t>Mi</w:t>
      </w:r>
      <w:r w:rsidRPr="0074406C">
        <w:t>ddleCodeGenerator.cs</w:t>
      </w:r>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p w14:paraId="3794A790" w14:textId="77777777" w:rsidR="005E5A36" w:rsidRPr="00DC37F5" w:rsidRDefault="005E5A36" w:rsidP="001A1BB8">
      <w:pPr>
        <w:pStyle w:val="Rubrik3"/>
        <w:rPr>
          <w:highlight w:val="white"/>
        </w:rPr>
      </w:pPr>
      <w:bookmarkStart w:id="277" w:name="_Toc59126177"/>
      <w:bookmarkEnd w:id="276"/>
      <w:r w:rsidRPr="00DC37F5">
        <w:rPr>
          <w:highlight w:val="white"/>
        </w:rPr>
        <w:t>Function Call Expression</w:t>
      </w:r>
      <w:bookmarkEnd w:id="277"/>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6CBA180D" w:rsidR="005E5A36" w:rsidRPr="00C968FE" w:rsidRDefault="005E5A36" w:rsidP="005E5A36">
      <w:pPr>
        <w:rPr>
          <w:highlight w:val="white"/>
        </w:rPr>
      </w:pPr>
      <w:r w:rsidRPr="00C968FE">
        <w:rPr>
          <w:highlight w:val="white"/>
        </w:rPr>
        <w:t xml:space="preserve">We also check that there are not too many parameters in the call. If the type list is null or if the callee function has </w:t>
      </w:r>
      <w:r w:rsidR="00DC0B5B">
        <w:rPr>
          <w:highlight w:val="white"/>
        </w:rPr>
        <w:t>a variadic</w:t>
      </w:r>
      <w:r w:rsidRPr="00C968FE">
        <w:rPr>
          <w:highlight w:val="white"/>
        </w:rPr>
        <w:t xml:space="preserve"> parameter list, the number of arguments does not matter. There may be more arguments than parameters, we already know that the arguments are not fewer than the parameters. However, if the type list is not null and the function does not have </w:t>
      </w:r>
      <w:r w:rsidR="00DC0B5B">
        <w:rPr>
          <w:highlight w:val="white"/>
        </w:rPr>
        <w:t>a variadic</w:t>
      </w:r>
      <w:r w:rsidRPr="00C968FE">
        <w:rPr>
          <w:highlight w:val="white"/>
        </w:rPr>
        <w:t xml:space="preserve"> parameter list, the number of arguments must equal the number of parameters.</w:t>
      </w:r>
    </w:p>
    <w:p w14:paraId="1D543548" w14:textId="32C10CF8" w:rsidR="005E5A36" w:rsidRPr="00C968FE" w:rsidRDefault="005E5A36" w:rsidP="005E5A36">
      <w:pPr>
        <w:pStyle w:val="Code"/>
        <w:rPr>
          <w:highlight w:val="white"/>
        </w:rPr>
      </w:pPr>
      <w:r w:rsidRPr="00C968FE">
        <w:rPr>
          <w:highlight w:val="white"/>
        </w:rPr>
        <w:t xml:space="preserve">      Assert.Error(functionType.</w:t>
      </w:r>
      <w:r w:rsidR="0010453D">
        <w:rPr>
          <w:highlight w:val="white"/>
        </w:rPr>
        <w:t>IsVariadic</w:t>
      </w:r>
      <w:r w:rsidRPr="00C968FE">
        <w:rPr>
          <w:highlight w:val="white"/>
        </w:rPr>
        <w:t>()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2CB9B002" w:rsidR="005E5A36" w:rsidRPr="00C968FE" w:rsidRDefault="005E5A36" w:rsidP="005E5A36">
      <w:pPr>
        <w:rPr>
          <w:highlight w:val="white"/>
        </w:rPr>
      </w:pPr>
      <w:r w:rsidRPr="00C968FE">
        <w:rPr>
          <w:highlight w:val="white"/>
        </w:rPr>
        <w:t xml:space="preserve">When iterate through the, we keep track of the extra size. In </w:t>
      </w:r>
      <w:r w:rsidR="004A5B68">
        <w:rPr>
          <w:highlight w:val="white"/>
        </w:rPr>
        <w:t>variadic</w:t>
      </w:r>
      <w:r w:rsidRPr="00C968FE">
        <w:rPr>
          <w:highlight w:val="white"/>
        </w:rPr>
        <w:t xml:space="preserve">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bookmarkStart w:id="278" w:name="_Toc59126178"/>
      <w:r w:rsidRPr="00903DBA">
        <w:t>Argument Expression List</w:t>
      </w:r>
      <w:bookmarkEnd w:id="278"/>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r w:rsidRPr="00903DBA">
        <w:t>MiddleCodeGenerator.cs</w:t>
      </w:r>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6575EC48" w:rsidR="005E5A36" w:rsidRPr="00903DBA" w:rsidRDefault="005E5A36" w:rsidP="005E5A36">
      <w:pPr>
        <w:rPr>
          <w:highlight w:val="white"/>
        </w:rPr>
      </w:pPr>
      <w:r w:rsidRPr="00903DBA">
        <w:rPr>
          <w:highlight w:val="white"/>
        </w:rPr>
        <w:t>If the argument is not within the parameter list (</w:t>
      </w:r>
      <w:r w:rsidR="004A5B68">
        <w:rPr>
          <w:highlight w:val="white"/>
        </w:rPr>
        <w:t>variadic</w:t>
      </w:r>
      <w:r w:rsidRPr="00903DBA">
        <w:rPr>
          <w:highlight w:val="white"/>
        </w:rPr>
        <w:t xml:space="preserve"> call), we type cast the argument into an appropriate type: character and short integer are cast into (signed or unsigned) integer, and float is cast into double. These type casts apply to the </w:t>
      </w:r>
      <w:r w:rsidR="004A5B68">
        <w:rPr>
          <w:highlight w:val="white"/>
        </w:rPr>
        <w:t>variadic</w:t>
      </w:r>
      <w:r w:rsidRPr="00903DBA">
        <w:rPr>
          <w:highlight w:val="white"/>
        </w:rPr>
        <w:t xml:space="preserve">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bookmarkStart w:id="279" w:name="_Toc59126179"/>
      <w:r w:rsidRPr="00C968FE">
        <w:rPr>
          <w:highlight w:val="white"/>
        </w:rPr>
        <w:t>Primary Expressions</w:t>
      </w:r>
      <w:bookmarkEnd w:id="279"/>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r w:rsidRPr="00903DBA">
        <w:t>MiddleCodeGenerator.cs</w:t>
      </w:r>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r w:rsidRPr="00903DBA">
        <w:t>MiddleCodeGenerator.cs</w:t>
      </w:r>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r w:rsidRPr="00903DBA">
        <w:t>MiddleCodeGenerator.cs</w:t>
      </w:r>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r w:rsidRPr="00903DBA">
        <w:t>MiddleCodeGenerator.cs</w:t>
      </w:r>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r w:rsidRPr="00903DBA">
        <w:t>MiddleCodeGenerator.cs</w:t>
      </w:r>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80" w:name="_Ref58079178"/>
      <w:bookmarkStart w:id="281" w:name="_Toc59126180"/>
      <w:r w:rsidRPr="00903DBA">
        <w:lastRenderedPageBreak/>
        <w:t xml:space="preserve">Declaration </w:t>
      </w:r>
      <w:r w:rsidR="002A4B3E" w:rsidRPr="00903DBA">
        <w:t>Specifier</w:t>
      </w:r>
      <w:r w:rsidRPr="00903DBA">
        <w:t>s</w:t>
      </w:r>
      <w:r w:rsidR="003F62B8" w:rsidRPr="00903DBA">
        <w:t xml:space="preserve"> and Declarators</w:t>
      </w:r>
      <w:bookmarkEnd w:id="221"/>
      <w:bookmarkEnd w:id="222"/>
      <w:bookmarkEnd w:id="223"/>
      <w:bookmarkEnd w:id="280"/>
      <w:bookmarkEnd w:id="281"/>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r w:rsidRPr="00903DBA">
        <w:t>Mask.cs</w:t>
      </w:r>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r w:rsidRPr="00903DBA">
        <w:t>Specifier.cs</w:t>
      </w:r>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82"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83" w:name="_Toc59126181"/>
      <w:r w:rsidRPr="00903DBA">
        <w:t>Declarators</w:t>
      </w:r>
      <w:bookmarkEnd w:id="283"/>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84" w:name="_Toc59126182"/>
      <w:r w:rsidRPr="00903DBA">
        <w:lastRenderedPageBreak/>
        <w:t>The Symbol Table</w:t>
      </w:r>
      <w:bookmarkEnd w:id="284"/>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424985" w:rsidRPr="00D2146B" w:rsidRDefault="00424985" w:rsidP="0050082D">
                              <w:pPr>
                                <w:spacing w:before="0" w:after="0"/>
                                <w:rPr>
                                  <w:sz w:val="18"/>
                                  <w:szCs w:val="18"/>
                                  <w:lang w:val="sv-SE"/>
                                </w:rPr>
                              </w:pPr>
                              <w:r>
                                <w:rPr>
                                  <w:sz w:val="18"/>
                                  <w:szCs w:val="18"/>
                                  <w:lang w:val="sv-SE"/>
                                </w:rPr>
                                <w:t>Static int globalInt</w:t>
                              </w:r>
                            </w:p>
                            <w:p w14:paraId="69A6032C" w14:textId="768161F7" w:rsidR="00424985" w:rsidRDefault="00424985" w:rsidP="0050082D">
                              <w:pPr>
                                <w:spacing w:before="0" w:after="0"/>
                                <w:rPr>
                                  <w:sz w:val="18"/>
                                  <w:szCs w:val="18"/>
                                  <w:lang w:val="sv-SE"/>
                                </w:rPr>
                              </w:pPr>
                              <w:r>
                                <w:rPr>
                                  <w:sz w:val="18"/>
                                  <w:szCs w:val="18"/>
                                  <w:lang w:val="sv-SE"/>
                                </w:rPr>
                                <w:t>Static int i</w:t>
                              </w:r>
                            </w:p>
                            <w:p w14:paraId="65DC2C71" w14:textId="7AEEED2D" w:rsidR="00424985" w:rsidRDefault="00424985" w:rsidP="0050082D">
                              <w:pPr>
                                <w:spacing w:before="0" w:after="0"/>
                                <w:rPr>
                                  <w:sz w:val="18"/>
                                  <w:szCs w:val="18"/>
                                  <w:lang w:val="sv-SE"/>
                                </w:rPr>
                              </w:pPr>
                            </w:p>
                            <w:p w14:paraId="3B0DD407" w14:textId="21D67AC3" w:rsidR="00424985" w:rsidRPr="001B6705" w:rsidRDefault="0042498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424985" w:rsidRPr="00D2146B" w:rsidRDefault="00424985"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424985" w:rsidRPr="00D2146B" w:rsidRDefault="0042498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424985" w:rsidRDefault="00424985"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424985" w:rsidRPr="00D2146B" w:rsidRDefault="00424985" w:rsidP="0050082D">
                              <w:pPr>
                                <w:spacing w:before="0" w:after="0" w:line="256" w:lineRule="auto"/>
                                <w:rPr>
                                  <w:sz w:val="18"/>
                                  <w:szCs w:val="18"/>
                                </w:rPr>
                              </w:pPr>
                              <w:r>
                                <w:rPr>
                                  <w:sz w:val="18"/>
                                  <w:szCs w:val="18"/>
                                </w:rPr>
                                <w:t>Auto mainChar : char</w:t>
                              </w:r>
                            </w:p>
                            <w:p w14:paraId="302437A3" w14:textId="77777777" w:rsidR="00424985" w:rsidRDefault="00424985" w:rsidP="0050082D">
                              <w:pPr>
                                <w:spacing w:before="0" w:after="0" w:line="256" w:lineRule="auto"/>
                                <w:rPr>
                                  <w:rFonts w:eastAsia="Calibri"/>
                                  <w:color w:val="000000"/>
                                  <w:sz w:val="18"/>
                                  <w:szCs w:val="18"/>
                                </w:rPr>
                              </w:pPr>
                            </w:p>
                            <w:p w14:paraId="71CC6A80" w14:textId="77C30F45" w:rsidR="00424985" w:rsidRPr="00D2146B" w:rsidRDefault="00424985" w:rsidP="008C458D">
                              <w:pPr>
                                <w:spacing w:before="0" w:after="0" w:line="256" w:lineRule="auto"/>
                                <w:rPr>
                                  <w:sz w:val="18"/>
                                  <w:szCs w:val="18"/>
                                </w:rPr>
                              </w:pPr>
                              <w:r>
                                <w:rPr>
                                  <w:rFonts w:eastAsia="Calibri"/>
                                  <w:color w:val="000000"/>
                                  <w:sz w:val="18"/>
                                  <w:szCs w:val="18"/>
                                </w:rPr>
                                <w:t>m_parentTable</w:t>
                              </w:r>
                            </w:p>
                            <w:p w14:paraId="4A1EB75F" w14:textId="77777777" w:rsidR="00424985" w:rsidRPr="00D2146B" w:rsidRDefault="00424985" w:rsidP="0050082D">
                              <w:pPr>
                                <w:spacing w:before="0" w:after="0" w:line="256" w:lineRule="auto"/>
                                <w:rPr>
                                  <w:sz w:val="18"/>
                                  <w:szCs w:val="18"/>
                                </w:rPr>
                              </w:pPr>
                              <w:r w:rsidRPr="00D2146B">
                                <w:rPr>
                                  <w:rFonts w:eastAsia="Calibri"/>
                                  <w:color w:val="000000"/>
                                  <w:sz w:val="18"/>
                                  <w:szCs w:val="18"/>
                                </w:rPr>
                                <w:t> </w:t>
                              </w:r>
                            </w:p>
                            <w:p w14:paraId="176D8F8E" w14:textId="77777777" w:rsidR="00424985" w:rsidRPr="00D2146B" w:rsidRDefault="00424985"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424985" w:rsidRPr="00D2146B" w:rsidRDefault="00424985"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424985" w:rsidRPr="00D2146B" w:rsidRDefault="00424985" w:rsidP="0050082D">
                              <w:pPr>
                                <w:spacing w:before="0" w:after="0" w:line="254" w:lineRule="auto"/>
                                <w:rPr>
                                  <w:sz w:val="18"/>
                                  <w:szCs w:val="18"/>
                                </w:rPr>
                              </w:pPr>
                              <w:r>
                                <w:rPr>
                                  <w:rFonts w:eastAsia="Calibri"/>
                                  <w:color w:val="000000"/>
                                  <w:sz w:val="18"/>
                                  <w:szCs w:val="18"/>
                                </w:rPr>
                                <w:t>auto int i</w:t>
                              </w:r>
                            </w:p>
                            <w:p w14:paraId="1EB866A9" w14:textId="57278A33" w:rsidR="00424985" w:rsidRDefault="0042498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424985" w:rsidRDefault="00424985" w:rsidP="00073BF2">
                              <w:pPr>
                                <w:spacing w:before="0" w:after="0" w:line="254" w:lineRule="auto"/>
                                <w:rPr>
                                  <w:rFonts w:eastAsia="Calibri"/>
                                  <w:color w:val="000000"/>
                                  <w:sz w:val="18"/>
                                  <w:szCs w:val="18"/>
                                </w:rPr>
                              </w:pPr>
                            </w:p>
                            <w:p w14:paraId="55FF5C13" w14:textId="77777777" w:rsidR="00424985" w:rsidRPr="00D2146B" w:rsidRDefault="00424985" w:rsidP="00073BF2">
                              <w:pPr>
                                <w:spacing w:before="0" w:after="0" w:line="256" w:lineRule="auto"/>
                                <w:rPr>
                                  <w:sz w:val="18"/>
                                  <w:szCs w:val="18"/>
                                </w:rPr>
                              </w:pPr>
                              <w:r>
                                <w:rPr>
                                  <w:rFonts w:eastAsia="Calibri"/>
                                  <w:color w:val="000000"/>
                                  <w:sz w:val="18"/>
                                  <w:szCs w:val="18"/>
                                </w:rPr>
                                <w:t>m_parentTable</w:t>
                              </w:r>
                            </w:p>
                            <w:p w14:paraId="20CF0F08" w14:textId="77777777" w:rsidR="00424985" w:rsidRPr="00D2146B" w:rsidRDefault="00424985" w:rsidP="00073BF2">
                              <w:pPr>
                                <w:spacing w:before="0" w:after="0" w:line="254" w:lineRule="auto"/>
                                <w:rPr>
                                  <w:sz w:val="18"/>
                                  <w:szCs w:val="18"/>
                                </w:rPr>
                              </w:pPr>
                            </w:p>
                            <w:p w14:paraId="2347329E" w14:textId="77777777" w:rsidR="00424985" w:rsidRPr="00D2146B" w:rsidRDefault="00424985" w:rsidP="0050082D">
                              <w:pPr>
                                <w:spacing w:before="0" w:after="0" w:line="254" w:lineRule="auto"/>
                                <w:rPr>
                                  <w:sz w:val="18"/>
                                  <w:szCs w:val="18"/>
                                </w:rPr>
                              </w:pPr>
                              <w:r w:rsidRPr="00D2146B">
                                <w:rPr>
                                  <w:rFonts w:eastAsia="Calibri"/>
                                  <w:color w:val="000000"/>
                                  <w:sz w:val="18"/>
                                  <w:szCs w:val="18"/>
                                </w:rPr>
                                <w:t> </w:t>
                              </w:r>
                            </w:p>
                            <w:p w14:paraId="7D6DAD56" w14:textId="77777777" w:rsidR="00424985" w:rsidRPr="00D2146B" w:rsidRDefault="00424985"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424985" w:rsidRPr="00D2146B" w:rsidRDefault="00424985"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424985" w:rsidRPr="00100F82" w:rsidRDefault="00424985" w:rsidP="00100F82">
                              <w:pPr>
                                <w:spacing w:before="0" w:after="0"/>
                                <w:rPr>
                                  <w:sz w:val="18"/>
                                  <w:szCs w:val="18"/>
                                </w:rPr>
                              </w:pPr>
                              <w:r w:rsidRPr="00100F82">
                                <w:rPr>
                                  <w:sz w:val="18"/>
                                  <w:szCs w:val="18"/>
                                </w:rPr>
                                <w:t>auto int i</w:t>
                              </w:r>
                            </w:p>
                            <w:p w14:paraId="5D0A676C" w14:textId="673BC4F3" w:rsidR="00424985" w:rsidRPr="00100F82" w:rsidRDefault="00424985" w:rsidP="00100F82">
                              <w:pPr>
                                <w:spacing w:before="0" w:after="0"/>
                                <w:rPr>
                                  <w:sz w:val="18"/>
                                  <w:szCs w:val="18"/>
                                </w:rPr>
                              </w:pPr>
                              <w:r w:rsidRPr="00100F82">
                                <w:rPr>
                                  <w:sz w:val="18"/>
                                  <w:szCs w:val="18"/>
                                </w:rPr>
                                <w:t>auto double blockDouble</w:t>
                              </w:r>
                            </w:p>
                            <w:p w14:paraId="5B01AFF6" w14:textId="77777777" w:rsidR="00424985" w:rsidRDefault="00424985" w:rsidP="00100F82">
                              <w:pPr>
                                <w:spacing w:before="0" w:after="0" w:line="256" w:lineRule="auto"/>
                                <w:rPr>
                                  <w:rFonts w:eastAsia="Calibri"/>
                                  <w:color w:val="000000"/>
                                  <w:sz w:val="18"/>
                                  <w:szCs w:val="18"/>
                                </w:rPr>
                              </w:pPr>
                            </w:p>
                            <w:p w14:paraId="35EF25BA" w14:textId="6D9A7EDC" w:rsidR="00424985" w:rsidRPr="00D2146B" w:rsidRDefault="00424985" w:rsidP="00100F82">
                              <w:pPr>
                                <w:spacing w:before="0" w:after="0" w:line="256" w:lineRule="auto"/>
                                <w:rPr>
                                  <w:sz w:val="18"/>
                                  <w:szCs w:val="18"/>
                                </w:rPr>
                              </w:pPr>
                              <w:r>
                                <w:rPr>
                                  <w:rFonts w:eastAsia="Calibri"/>
                                  <w:color w:val="000000"/>
                                  <w:sz w:val="18"/>
                                  <w:szCs w:val="18"/>
                                </w:rPr>
                                <w:t>m_parentTable</w:t>
                              </w:r>
                            </w:p>
                            <w:p w14:paraId="274031CF" w14:textId="32871C06" w:rsidR="00424985" w:rsidRDefault="00424985"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424985" w:rsidRDefault="00424985"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424985" w:rsidRDefault="00424985" w:rsidP="00D44BB8">
                              <w:pPr>
                                <w:spacing w:line="252" w:lineRule="auto"/>
                              </w:pPr>
                              <w:r>
                                <w:rPr>
                                  <w:rFonts w:eastAsia="Calibri"/>
                                  <w:color w:val="000000"/>
                                  <w:sz w:val="18"/>
                                  <w:szCs w:val="18"/>
                                </w:rPr>
                                <w:t>SymbolTable.CurrentTable</w:t>
                              </w:r>
                            </w:p>
                            <w:p w14:paraId="332537CB" w14:textId="66AB52F1" w:rsidR="00424985" w:rsidRDefault="00424985" w:rsidP="00D44BB8">
                              <w:pPr>
                                <w:spacing w:line="252" w:lineRule="auto"/>
                              </w:pPr>
                            </w:p>
                            <w:p w14:paraId="35DA4169" w14:textId="77777777" w:rsidR="00424985" w:rsidRDefault="00424985"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424985" w:rsidRPr="00610E6C" w:rsidRDefault="00424985"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424985" w:rsidRPr="00D2146B" w:rsidRDefault="00424985" w:rsidP="0050082D">
                        <w:pPr>
                          <w:spacing w:before="0" w:after="0"/>
                          <w:rPr>
                            <w:sz w:val="18"/>
                            <w:szCs w:val="18"/>
                            <w:lang w:val="sv-SE"/>
                          </w:rPr>
                        </w:pPr>
                        <w:r>
                          <w:rPr>
                            <w:sz w:val="18"/>
                            <w:szCs w:val="18"/>
                            <w:lang w:val="sv-SE"/>
                          </w:rPr>
                          <w:t>Static int globalInt</w:t>
                        </w:r>
                      </w:p>
                      <w:p w14:paraId="69A6032C" w14:textId="768161F7" w:rsidR="00424985" w:rsidRDefault="00424985" w:rsidP="0050082D">
                        <w:pPr>
                          <w:spacing w:before="0" w:after="0"/>
                          <w:rPr>
                            <w:sz w:val="18"/>
                            <w:szCs w:val="18"/>
                            <w:lang w:val="sv-SE"/>
                          </w:rPr>
                        </w:pPr>
                        <w:r>
                          <w:rPr>
                            <w:sz w:val="18"/>
                            <w:szCs w:val="18"/>
                            <w:lang w:val="sv-SE"/>
                          </w:rPr>
                          <w:t>Static int i</w:t>
                        </w:r>
                      </w:p>
                      <w:p w14:paraId="65DC2C71" w14:textId="7AEEED2D" w:rsidR="00424985" w:rsidRDefault="00424985" w:rsidP="0050082D">
                        <w:pPr>
                          <w:spacing w:before="0" w:after="0"/>
                          <w:rPr>
                            <w:sz w:val="18"/>
                            <w:szCs w:val="18"/>
                            <w:lang w:val="sv-SE"/>
                          </w:rPr>
                        </w:pPr>
                      </w:p>
                      <w:p w14:paraId="3B0DD407" w14:textId="21D67AC3" w:rsidR="00424985" w:rsidRPr="001B6705" w:rsidRDefault="00424985"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424985" w:rsidRPr="00D2146B" w:rsidRDefault="00424985"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424985" w:rsidRPr="00D2146B" w:rsidRDefault="0042498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424985" w:rsidRDefault="00424985"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424985" w:rsidRPr="00D2146B" w:rsidRDefault="00424985" w:rsidP="0050082D">
                        <w:pPr>
                          <w:spacing w:before="0" w:after="0" w:line="256" w:lineRule="auto"/>
                          <w:rPr>
                            <w:sz w:val="18"/>
                            <w:szCs w:val="18"/>
                          </w:rPr>
                        </w:pPr>
                        <w:r>
                          <w:rPr>
                            <w:sz w:val="18"/>
                            <w:szCs w:val="18"/>
                          </w:rPr>
                          <w:t>Auto mainChar : char</w:t>
                        </w:r>
                      </w:p>
                      <w:p w14:paraId="302437A3" w14:textId="77777777" w:rsidR="00424985" w:rsidRDefault="00424985" w:rsidP="0050082D">
                        <w:pPr>
                          <w:spacing w:before="0" w:after="0" w:line="256" w:lineRule="auto"/>
                          <w:rPr>
                            <w:rFonts w:eastAsia="Calibri"/>
                            <w:color w:val="000000"/>
                            <w:sz w:val="18"/>
                            <w:szCs w:val="18"/>
                          </w:rPr>
                        </w:pPr>
                      </w:p>
                      <w:p w14:paraId="71CC6A80" w14:textId="77C30F45" w:rsidR="00424985" w:rsidRPr="00D2146B" w:rsidRDefault="00424985" w:rsidP="008C458D">
                        <w:pPr>
                          <w:spacing w:before="0" w:after="0" w:line="256" w:lineRule="auto"/>
                          <w:rPr>
                            <w:sz w:val="18"/>
                            <w:szCs w:val="18"/>
                          </w:rPr>
                        </w:pPr>
                        <w:r>
                          <w:rPr>
                            <w:rFonts w:eastAsia="Calibri"/>
                            <w:color w:val="000000"/>
                            <w:sz w:val="18"/>
                            <w:szCs w:val="18"/>
                          </w:rPr>
                          <w:t>m_parentTable</w:t>
                        </w:r>
                      </w:p>
                      <w:p w14:paraId="4A1EB75F" w14:textId="77777777" w:rsidR="00424985" w:rsidRPr="00D2146B" w:rsidRDefault="00424985" w:rsidP="0050082D">
                        <w:pPr>
                          <w:spacing w:before="0" w:after="0" w:line="256" w:lineRule="auto"/>
                          <w:rPr>
                            <w:sz w:val="18"/>
                            <w:szCs w:val="18"/>
                          </w:rPr>
                        </w:pPr>
                        <w:r w:rsidRPr="00D2146B">
                          <w:rPr>
                            <w:rFonts w:eastAsia="Calibri"/>
                            <w:color w:val="000000"/>
                            <w:sz w:val="18"/>
                            <w:szCs w:val="18"/>
                          </w:rPr>
                          <w:t> </w:t>
                        </w:r>
                      </w:p>
                      <w:p w14:paraId="176D8F8E" w14:textId="77777777" w:rsidR="00424985" w:rsidRPr="00D2146B" w:rsidRDefault="00424985"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424985" w:rsidRPr="00D2146B" w:rsidRDefault="00424985"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424985" w:rsidRPr="00D2146B" w:rsidRDefault="00424985" w:rsidP="0050082D">
                        <w:pPr>
                          <w:spacing w:before="0" w:after="0" w:line="254" w:lineRule="auto"/>
                          <w:rPr>
                            <w:sz w:val="18"/>
                            <w:szCs w:val="18"/>
                          </w:rPr>
                        </w:pPr>
                        <w:r>
                          <w:rPr>
                            <w:rFonts w:eastAsia="Calibri"/>
                            <w:color w:val="000000"/>
                            <w:sz w:val="18"/>
                            <w:szCs w:val="18"/>
                          </w:rPr>
                          <w:t>auto int i</w:t>
                        </w:r>
                      </w:p>
                      <w:p w14:paraId="1EB866A9" w14:textId="57278A33" w:rsidR="00424985" w:rsidRDefault="00424985"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424985" w:rsidRDefault="00424985" w:rsidP="00073BF2">
                        <w:pPr>
                          <w:spacing w:before="0" w:after="0" w:line="254" w:lineRule="auto"/>
                          <w:rPr>
                            <w:rFonts w:eastAsia="Calibri"/>
                            <w:color w:val="000000"/>
                            <w:sz w:val="18"/>
                            <w:szCs w:val="18"/>
                          </w:rPr>
                        </w:pPr>
                      </w:p>
                      <w:p w14:paraId="55FF5C13" w14:textId="77777777" w:rsidR="00424985" w:rsidRPr="00D2146B" w:rsidRDefault="00424985" w:rsidP="00073BF2">
                        <w:pPr>
                          <w:spacing w:before="0" w:after="0" w:line="256" w:lineRule="auto"/>
                          <w:rPr>
                            <w:sz w:val="18"/>
                            <w:szCs w:val="18"/>
                          </w:rPr>
                        </w:pPr>
                        <w:r>
                          <w:rPr>
                            <w:rFonts w:eastAsia="Calibri"/>
                            <w:color w:val="000000"/>
                            <w:sz w:val="18"/>
                            <w:szCs w:val="18"/>
                          </w:rPr>
                          <w:t>m_parentTable</w:t>
                        </w:r>
                      </w:p>
                      <w:p w14:paraId="20CF0F08" w14:textId="77777777" w:rsidR="00424985" w:rsidRPr="00D2146B" w:rsidRDefault="00424985" w:rsidP="00073BF2">
                        <w:pPr>
                          <w:spacing w:before="0" w:after="0" w:line="254" w:lineRule="auto"/>
                          <w:rPr>
                            <w:sz w:val="18"/>
                            <w:szCs w:val="18"/>
                          </w:rPr>
                        </w:pPr>
                      </w:p>
                      <w:p w14:paraId="2347329E" w14:textId="77777777" w:rsidR="00424985" w:rsidRPr="00D2146B" w:rsidRDefault="00424985" w:rsidP="0050082D">
                        <w:pPr>
                          <w:spacing w:before="0" w:after="0" w:line="254" w:lineRule="auto"/>
                          <w:rPr>
                            <w:sz w:val="18"/>
                            <w:szCs w:val="18"/>
                          </w:rPr>
                        </w:pPr>
                        <w:r w:rsidRPr="00D2146B">
                          <w:rPr>
                            <w:rFonts w:eastAsia="Calibri"/>
                            <w:color w:val="000000"/>
                            <w:sz w:val="18"/>
                            <w:szCs w:val="18"/>
                          </w:rPr>
                          <w:t> </w:t>
                        </w:r>
                      </w:p>
                      <w:p w14:paraId="7D6DAD56" w14:textId="77777777" w:rsidR="00424985" w:rsidRPr="00D2146B" w:rsidRDefault="00424985"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424985" w:rsidRPr="00D2146B" w:rsidRDefault="00424985"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424985" w:rsidRPr="00100F82" w:rsidRDefault="00424985" w:rsidP="00100F82">
                        <w:pPr>
                          <w:spacing w:before="0" w:after="0"/>
                          <w:rPr>
                            <w:sz w:val="18"/>
                            <w:szCs w:val="18"/>
                          </w:rPr>
                        </w:pPr>
                        <w:r w:rsidRPr="00100F82">
                          <w:rPr>
                            <w:sz w:val="18"/>
                            <w:szCs w:val="18"/>
                          </w:rPr>
                          <w:t>auto int i</w:t>
                        </w:r>
                      </w:p>
                      <w:p w14:paraId="5D0A676C" w14:textId="673BC4F3" w:rsidR="00424985" w:rsidRPr="00100F82" w:rsidRDefault="00424985" w:rsidP="00100F82">
                        <w:pPr>
                          <w:spacing w:before="0" w:after="0"/>
                          <w:rPr>
                            <w:sz w:val="18"/>
                            <w:szCs w:val="18"/>
                          </w:rPr>
                        </w:pPr>
                        <w:r w:rsidRPr="00100F82">
                          <w:rPr>
                            <w:sz w:val="18"/>
                            <w:szCs w:val="18"/>
                          </w:rPr>
                          <w:t>auto double blockDouble</w:t>
                        </w:r>
                      </w:p>
                      <w:p w14:paraId="5B01AFF6" w14:textId="77777777" w:rsidR="00424985" w:rsidRDefault="00424985" w:rsidP="00100F82">
                        <w:pPr>
                          <w:spacing w:before="0" w:after="0" w:line="256" w:lineRule="auto"/>
                          <w:rPr>
                            <w:rFonts w:eastAsia="Calibri"/>
                            <w:color w:val="000000"/>
                            <w:sz w:val="18"/>
                            <w:szCs w:val="18"/>
                          </w:rPr>
                        </w:pPr>
                      </w:p>
                      <w:p w14:paraId="35EF25BA" w14:textId="6D9A7EDC" w:rsidR="00424985" w:rsidRPr="00D2146B" w:rsidRDefault="00424985" w:rsidP="00100F82">
                        <w:pPr>
                          <w:spacing w:before="0" w:after="0" w:line="256" w:lineRule="auto"/>
                          <w:rPr>
                            <w:sz w:val="18"/>
                            <w:szCs w:val="18"/>
                          </w:rPr>
                        </w:pPr>
                        <w:r>
                          <w:rPr>
                            <w:rFonts w:eastAsia="Calibri"/>
                            <w:color w:val="000000"/>
                            <w:sz w:val="18"/>
                            <w:szCs w:val="18"/>
                          </w:rPr>
                          <w:t>m_parentTable</w:t>
                        </w:r>
                      </w:p>
                      <w:p w14:paraId="274031CF" w14:textId="32871C06" w:rsidR="00424985" w:rsidRDefault="00424985"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424985" w:rsidRDefault="00424985"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424985" w:rsidRDefault="00424985" w:rsidP="00D44BB8">
                        <w:pPr>
                          <w:spacing w:line="252" w:lineRule="auto"/>
                        </w:pPr>
                        <w:r>
                          <w:rPr>
                            <w:rFonts w:eastAsia="Calibri"/>
                            <w:color w:val="000000"/>
                            <w:sz w:val="18"/>
                            <w:szCs w:val="18"/>
                          </w:rPr>
                          <w:t>SymbolTable.CurrentTable</w:t>
                        </w:r>
                      </w:p>
                      <w:p w14:paraId="332537CB" w14:textId="66AB52F1" w:rsidR="00424985" w:rsidRDefault="00424985" w:rsidP="00D44BB8">
                        <w:pPr>
                          <w:spacing w:line="252" w:lineRule="auto"/>
                        </w:pPr>
                      </w:p>
                      <w:p w14:paraId="35DA4169" w14:textId="77777777" w:rsidR="00424985" w:rsidRDefault="00424985"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424985" w:rsidRPr="00610E6C" w:rsidRDefault="00424985"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r w:rsidRPr="00903DBA">
        <w:t>Scope.cs</w:t>
      </w:r>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r w:rsidRPr="00903DBA">
        <w:rPr>
          <w:highlight w:val="white"/>
        </w:rPr>
        <w:t>Storage.cs</w:t>
      </w:r>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r w:rsidRPr="00903DBA">
        <w:t>SymbolTable.cs</w:t>
      </w:r>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4EFDB343"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w:t>
      </w:r>
      <w:r w:rsidR="0016674F">
        <w:rPr>
          <w:highlight w:val="white"/>
        </w:rPr>
        <w:t>variadic frame pointer</w:t>
      </w:r>
      <w:r w:rsidR="003127F4" w:rsidRPr="00903DBA">
        <w:rPr>
          <w:highlight w:val="white"/>
        </w:rPr>
        <w:t xml:space="preserve">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 xml:space="preserve">in </w:t>
      </w:r>
      <w:r w:rsidR="00DC0B5B">
        <w:rPr>
          <w:highlight w:val="white"/>
        </w:rPr>
        <w:t>a variadic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r w:rsidR="00502707">
        <w:rPr>
          <w:highlight w:val="white"/>
        </w:rPr>
        <w:t xml:space="preserve"> See chapter </w:t>
      </w:r>
      <w:r w:rsidR="00502707">
        <w:rPr>
          <w:highlight w:val="white"/>
        </w:rPr>
        <w:fldChar w:fldCharType="begin"/>
      </w:r>
      <w:r w:rsidR="00502707">
        <w:rPr>
          <w:highlight w:val="white"/>
        </w:rPr>
        <w:instrText xml:space="preserve"> REF _Ref54016612 \r \h </w:instrText>
      </w:r>
      <w:r w:rsidR="00502707">
        <w:rPr>
          <w:highlight w:val="white"/>
        </w:rPr>
      </w:r>
      <w:r w:rsidR="00502707">
        <w:rPr>
          <w:highlight w:val="white"/>
        </w:rPr>
        <w:fldChar w:fldCharType="separate"/>
      </w:r>
      <w:r w:rsidR="00461860">
        <w:rPr>
          <w:highlight w:val="white"/>
        </w:rPr>
        <w:t>12</w:t>
      </w:r>
      <w:r w:rsidR="00502707">
        <w:rPr>
          <w:highlight w:val="white"/>
        </w:rPr>
        <w:fldChar w:fldCharType="end"/>
      </w:r>
      <w:r w:rsidR="00502707">
        <w:rPr>
          <w:highlight w:val="white"/>
        </w:rPr>
        <w:t xml:space="preserve"> for more information about the frame pointers.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159D9928" w:rsidR="00373E35" w:rsidRPr="00903DBA" w:rsidRDefault="00373E35" w:rsidP="00373E35">
      <w:pPr>
        <w:pStyle w:val="Code"/>
        <w:rPr>
          <w:highlight w:val="white"/>
        </w:rPr>
      </w:pPr>
      <w:r w:rsidRPr="00903DBA">
        <w:rPr>
          <w:highlight w:val="white"/>
        </w:rPr>
        <w:t xml:space="preserve">    public static int </w:t>
      </w:r>
      <w:r w:rsidR="00D459C3">
        <w:rPr>
          <w:highlight w:val="white"/>
        </w:rPr>
        <w:t>VariadicFrameOffset</w:t>
      </w:r>
      <w:r w:rsidRPr="00903DBA">
        <w:rPr>
          <w:highlight w:val="white"/>
        </w:rPr>
        <w:t xml:space="preserve">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23804EC2"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16674F">
        <w:rPr>
          <w:highlight w:val="white"/>
        </w:rPr>
        <w:t>variadic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3741B922"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 xml:space="preserve">tra parameters in case of </w:t>
      </w:r>
      <w:r w:rsidR="00DC0B5B">
        <w:rPr>
          <w:highlight w:val="white"/>
        </w:rPr>
        <w:t>a variadic</w:t>
      </w:r>
      <w:r w:rsidR="00A12A5B" w:rsidRPr="00AE2B4C">
        <w:rPr>
          <w:highlight w:val="white"/>
        </w:rPr>
        <w:t xml:space="preserve">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lastRenderedPageBreak/>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given offset</w:t>
      </w:r>
      <w:r w:rsidR="002A4DF0">
        <w:rPr>
          <w:highlight w:val="white"/>
        </w:rPr>
        <w:t>s</w:t>
      </w:r>
      <w:r w:rsidR="002A4DF0" w:rsidRPr="00903DBA">
        <w:rPr>
          <w:highlight w:val="white"/>
        </w:rPr>
        <w:t>, since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79BB1C9E"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w:t>
      </w:r>
      <w:r w:rsidR="0016674F">
        <w:rPr>
          <w:highlight w:val="white"/>
        </w:rPr>
        <w:t>variadic frame pointer</w:t>
      </w:r>
      <w:r w:rsidRPr="00903DBA">
        <w:rPr>
          <w:highlight w:val="white"/>
        </w:rPr>
        <w:t xml:space="preserve">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lastRenderedPageBreak/>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When adding a symbol with a name we have to check a few things</w:t>
      </w:r>
      <w:r w:rsidR="00DC4DD7">
        <w:t xml:space="preserve">. </w:t>
      </w:r>
      <w:r w:rsidRPr="00903DBA">
        <w:t xml:space="preserve">If the symbol is extern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lastRenderedPageBreak/>
        <w:t xml:space="preserve">        }</w:t>
      </w:r>
    </w:p>
    <w:p w14:paraId="3E039D14" w14:textId="77777777" w:rsidR="00703B5A" w:rsidRDefault="000E4059" w:rsidP="00B32EDD">
      <w:pPr>
        <w:rPr>
          <w:highlight w:val="white"/>
        </w:rPr>
      </w:pPr>
      <w:r>
        <w:rPr>
          <w:highlight w:val="white"/>
        </w:rPr>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lastRenderedPageBreak/>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w:t>
      </w:r>
      <w:r w:rsidR="009929D4" w:rsidRPr="00903DBA">
        <w:rPr>
          <w:highlight w:val="white"/>
        </w:rPr>
        <w:t xml:space="preserve"> </w:t>
      </w:r>
      <w:r w:rsidR="00DA68CB" w:rsidRPr="00903DBA">
        <w:rPr>
          <w:highlight w:val="white"/>
        </w:rPr>
        <w:t xml:space="preserve">both </w:t>
      </w:r>
      <w:r w:rsidR="00EB3920">
        <w:rPr>
          <w:highlight w:val="white"/>
        </w:rPr>
        <w:t xml:space="preserve">be </w:t>
      </w:r>
      <w:r w:rsidR="00DA68CB" w:rsidRPr="00903DBA">
        <w:rPr>
          <w:highlight w:val="white"/>
        </w:rPr>
        <w:t>struct</w:t>
      </w:r>
      <w:r w:rsidR="009929D4" w:rsidRPr="00903DBA">
        <w:rPr>
          <w:highlight w:val="white"/>
        </w:rPr>
        <w:t>s</w:t>
      </w:r>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85" w:name="_Toc59126183"/>
      <w:r w:rsidRPr="00903DBA">
        <w:t>The Symbol</w:t>
      </w:r>
      <w:bookmarkEnd w:id="285"/>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86" w:author="Stefan Bjornander" w:date="2015-04-25T18:28:00Z">
        <w:r w:rsidR="008154C7" w:rsidRPr="00903DBA">
          <w:t>T</w:t>
        </w:r>
      </w:ins>
      <w:ins w:id="287" w:author="Stefan Bjornander" w:date="2015-04-25T16:11:00Z">
        <w:r w:rsidR="008154C7" w:rsidRPr="00903DBA">
          <w:t xml:space="preserve">he </w:t>
        </w:r>
      </w:ins>
      <w:r w:rsidR="00FB1C41" w:rsidRPr="00903DBA">
        <w:t>r</w:t>
      </w:r>
      <w:ins w:id="288" w:author="Stefan Bjornander" w:date="2015-04-25T16:11:00Z">
        <w:r w:rsidR="008154C7" w:rsidRPr="00903DBA">
          <w:t xml:space="preserve">egister storage has been included </w:t>
        </w:r>
        <w:r w:rsidR="008154C7" w:rsidRPr="00903DBA">
          <w:lastRenderedPageBreak/>
          <w:t>for the sake of completeness</w:t>
        </w:r>
      </w:ins>
      <w:r w:rsidR="00FB1C41" w:rsidRPr="00903DBA">
        <w:t>. T</w:t>
      </w:r>
      <w:ins w:id="289"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r w:rsidRPr="00903DBA">
        <w:t>Symbol.cs</w:t>
      </w:r>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lastRenderedPageBreak/>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lastRenderedPageBreak/>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If the value is a stgring,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“staticaddress”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lastRenderedPageBreak/>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t xml:space="preserve">An array, floating, or integral value </w:t>
      </w:r>
      <w:r w:rsidR="00A8479D">
        <w:rPr>
          <w:highlight w:val="white"/>
        </w:rPr>
        <w:t>is given the name of the values’s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lastRenderedPageBreak/>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lastRenderedPageBreak/>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90" w:name="_Ref58962643"/>
      <w:bookmarkStart w:id="291" w:name="_Toc59126184"/>
      <w:r>
        <w:t xml:space="preserve">The </w:t>
      </w:r>
      <w:r w:rsidR="0034798B" w:rsidRPr="00903DBA">
        <w:t>Static Symbol</w:t>
      </w:r>
      <w:bookmarkEnd w:id="290"/>
      <w:bookmarkEnd w:id="291"/>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r w:rsidRPr="00903DBA">
        <w:t>StaticSymbol.cs</w:t>
      </w:r>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lastRenderedPageBreak/>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r w:rsidRPr="00903DBA">
        <w:t>StaticSymbolLinux.cs</w:t>
      </w:r>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lastRenderedPageBreak/>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14DB0DD6" w:rsidR="002344AC" w:rsidRPr="00903DBA" w:rsidRDefault="002344AC" w:rsidP="002344AC">
      <w:r>
        <w:t xml:space="preserve">There is also the </w:t>
      </w:r>
      <w:r w:rsidRPr="002344AC">
        <w:rPr>
          <w:rStyle w:val="KeyWord0"/>
          <w:highlight w:val="white"/>
        </w:rPr>
        <w:t>StaticSymbolWindows</w:t>
      </w:r>
      <w:r>
        <w:t xml:space="preserve"> class for </w:t>
      </w:r>
      <w:r w:rsidR="00721ABF">
        <w:t>the Windows environment</w:t>
      </w:r>
      <w:r>
        <w:t xml:space="preserve">. We will look into it in Chapter </w:t>
      </w:r>
      <w:r>
        <w:fldChar w:fldCharType="begin"/>
      </w:r>
      <w:r>
        <w:instrText xml:space="preserve"> REF _Ref54009755 \r \h </w:instrText>
      </w:r>
      <w:r>
        <w:fldChar w:fldCharType="separate"/>
      </w:r>
      <w:r w:rsidR="00461860">
        <w:t>13</w:t>
      </w:r>
      <w:r>
        <w:fldChar w:fldCharType="end"/>
      </w:r>
      <w:r>
        <w:t>.</w:t>
      </w:r>
    </w:p>
    <w:p w14:paraId="1942D344" w14:textId="71C033EC" w:rsidR="00A149DE" w:rsidRPr="00903DBA" w:rsidRDefault="00A149DE" w:rsidP="00A149DE">
      <w:pPr>
        <w:pStyle w:val="CodeHeader"/>
      </w:pPr>
      <w:r w:rsidRPr="00903DBA">
        <w:rPr>
          <w:highlight w:val="white"/>
        </w:rPr>
        <w:t>StaticSymbolWindows</w:t>
      </w:r>
      <w:r w:rsidRPr="00903DBA">
        <w:t>.cs</w:t>
      </w:r>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92" w:name="_Ref54541618"/>
      <w:bookmarkStart w:id="293" w:name="_Toc59126185"/>
      <w:r w:rsidRPr="00903DBA">
        <w:lastRenderedPageBreak/>
        <w:t>The Type System</w:t>
      </w:r>
      <w:bookmarkEnd w:id="292"/>
      <w:bookmarkEnd w:id="293"/>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r w:rsidRPr="003E7318">
        <w:rPr>
          <w:rStyle w:val="KeyWord0"/>
        </w:rPr>
        <w:t>enum</w:t>
      </w:r>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types in C.</w:t>
      </w:r>
      <w:r w:rsidR="00860ED6">
        <w:t xml:space="preserve"> However, temporary vale may hold these types.</w:t>
      </w:r>
    </w:p>
    <w:p w14:paraId="7710D623" w14:textId="370A39D9" w:rsidR="00692204" w:rsidRDefault="00692204" w:rsidP="00692204">
      <w:pPr>
        <w:pStyle w:val="Rubrik2"/>
      </w:pPr>
      <w:bookmarkStart w:id="294" w:name="_Toc59126186"/>
      <w:r>
        <w:t>The Sort Enumeration</w:t>
      </w:r>
      <w:bookmarkEnd w:id="294"/>
    </w:p>
    <w:p w14:paraId="142D086C" w14:textId="2DA03B54" w:rsidR="004242EC" w:rsidRPr="00903DBA" w:rsidRDefault="004242EC" w:rsidP="008C43F9">
      <w:pPr>
        <w:pStyle w:val="CodeHeader"/>
      </w:pPr>
      <w:r w:rsidRPr="00903DBA">
        <w:t>Sort.cs</w:t>
      </w:r>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bookmarkStart w:id="295" w:name="_Toc59126187"/>
      <w:r>
        <w:t>The Type Class</w:t>
      </w:r>
      <w:bookmarkEnd w:id="295"/>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r w:rsidRPr="00903DBA">
        <w:t>Type.cs</w:t>
      </w:r>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bookmarkStart w:id="296" w:name="_Toc59126188"/>
      <w:r>
        <w:rPr>
          <w:highlight w:val="white"/>
        </w:rPr>
        <w:t>Integral</w:t>
      </w:r>
      <w:r w:rsidR="00943E00">
        <w:rPr>
          <w:highlight w:val="white"/>
        </w:rPr>
        <w:t>,</w:t>
      </w:r>
      <w:r>
        <w:rPr>
          <w:highlight w:val="white"/>
        </w:rPr>
        <w:t xml:space="preserve"> Floating</w:t>
      </w:r>
      <w:r w:rsidR="00943E00">
        <w:rPr>
          <w:highlight w:val="white"/>
        </w:rPr>
        <w:t>, and String</w:t>
      </w:r>
      <w:bookmarkEnd w:id="296"/>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97" w:author="Stefan Bjornander" w:date="2015-04-25T10:33:00Z"/>
          <w:color w:val="auto"/>
        </w:rPr>
        <w:pPrChange w:id="298"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bookmarkStart w:id="299" w:name="_Toc59126189"/>
      <w:r>
        <w:rPr>
          <w:highlight w:val="white"/>
        </w:rPr>
        <w:t>Logical Types</w:t>
      </w:r>
      <w:bookmarkEnd w:id="299"/>
    </w:p>
    <w:p w14:paraId="6CCB805F" w14:textId="0F425628" w:rsidR="00EB6850" w:rsidRDefault="00EB6850" w:rsidP="00671562">
      <w:ins w:id="300" w:author="Stefan Bjornander" w:date="2015-04-25T10:41:00Z">
        <w:r w:rsidRPr="00903DBA">
          <w:t>Contrary</w:t>
        </w:r>
      </w:ins>
      <w:ins w:id="301" w:author="Stefan Bjornander" w:date="2015-04-25T10:40:00Z">
        <w:r w:rsidRPr="00903DBA">
          <w:t xml:space="preserve"> to some other languages, there is no logical type in C. </w:t>
        </w:r>
      </w:ins>
      <w:ins w:id="302"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303"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304" w:author="Stefan Bjornander" w:date="2015-04-25T10:42:00Z">
        <w:r w:rsidRPr="00903DBA">
          <w:t>The</w:t>
        </w:r>
      </w:ins>
      <w:r w:rsidRPr="00903DBA">
        <w:t xml:space="preserve"> logical</w:t>
      </w:r>
      <w:ins w:id="305" w:author="Stefan Bjornander" w:date="2015-04-25T10:42:00Z">
        <w:r w:rsidRPr="00903DBA">
          <w:t xml:space="preserve"> type holds the </w:t>
        </w:r>
      </w:ins>
      <w:ins w:id="306" w:author="Stefan Bjornander" w:date="2015-04-25T10:43:00Z">
        <w:r w:rsidRPr="00903DBA">
          <w:t xml:space="preserve">two </w:t>
        </w:r>
      </w:ins>
      <w:ins w:id="307" w:author="Stefan Bjornander" w:date="2015-04-25T10:42:00Z">
        <w:r w:rsidRPr="00903DBA">
          <w:t xml:space="preserve">sets </w:t>
        </w:r>
        <w:r w:rsidRPr="00903DBA">
          <w:rPr>
            <w:rStyle w:val="KeyWord0"/>
            <w:rPrChange w:id="308" w:author="Stefan Bjornander" w:date="2015-04-25T10:42:00Z">
              <w:rPr>
                <w:rStyle w:val="CodeInText"/>
              </w:rPr>
            </w:rPrChange>
          </w:rPr>
          <w:t>m_trueSet</w:t>
        </w:r>
        <w:r w:rsidRPr="00903DBA">
          <w:t xml:space="preserve"> and </w:t>
        </w:r>
        <w:r w:rsidRPr="00903DBA">
          <w:rPr>
            <w:rStyle w:val="KeyWord0"/>
            <w:rPrChange w:id="309" w:author="Stefan Bjornander" w:date="2015-04-25T10:42:00Z">
              <w:rPr>
                <w:rStyle w:val="CodeInText"/>
              </w:rPr>
            </w:rPrChange>
          </w:rPr>
          <w:t>m_falseSet</w:t>
        </w:r>
        <w:r w:rsidRPr="00903DBA">
          <w:t>, hold</w:t>
        </w:r>
      </w:ins>
      <w:r w:rsidR="003731AE">
        <w:t>ing the</w:t>
      </w:r>
      <w:ins w:id="310" w:author="Stefan Bjornander" w:date="2015-04-25T10:42:00Z">
        <w:r w:rsidRPr="00903DBA">
          <w:t xml:space="preserve"> </w:t>
        </w:r>
      </w:ins>
      <w:ins w:id="311" w:author="Stefan Bjornander" w:date="2015-04-25T10:43:00Z">
        <w:r w:rsidRPr="00903DBA">
          <w:t>middle code address</w:t>
        </w:r>
      </w:ins>
      <w:ins w:id="312" w:author="Stefan Bjornander" w:date="2015-04-25T10:44:00Z">
        <w:r w:rsidRPr="00903DBA">
          <w:t>es</w:t>
        </w:r>
      </w:ins>
      <w:ins w:id="313" w:author="Stefan Bjornander" w:date="2015-04-25T10:43:00Z">
        <w:r w:rsidRPr="00903DBA">
          <w:t xml:space="preserve"> to jumps </w:t>
        </w:r>
      </w:ins>
      <w:r w:rsidRPr="00903DBA">
        <w:t>instructions that</w:t>
      </w:r>
      <w:ins w:id="314" w:author="Stefan Bjornander" w:date="2015-04-25T10:44:00Z">
        <w:r w:rsidRPr="00903DBA">
          <w:t xml:space="preserve"> will later be filled with the address</w:t>
        </w:r>
      </w:ins>
      <w:r w:rsidRPr="00903DBA">
        <w:t>es</w:t>
      </w:r>
      <w:ins w:id="315" w:author="Stefan Bjornander" w:date="2015-04-25T10:44:00Z">
        <w:r w:rsidRPr="00903DBA">
          <w:t xml:space="preserve"> to jump </w:t>
        </w:r>
      </w:ins>
      <w:r w:rsidRPr="00903DBA">
        <w:t xml:space="preserve">to </w:t>
      </w:r>
      <w:ins w:id="316"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bookmarkStart w:id="317" w:name="_Toc59126190"/>
      <w:r>
        <w:rPr>
          <w:highlight w:val="white"/>
        </w:rPr>
        <w:t>Bitfields</w:t>
      </w:r>
      <w:bookmarkEnd w:id="317"/>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318" w:author="Stefan Bjornander" w:date="2015-04-25T10:39:00Z">
        <w:r w:rsidR="00B402D5" w:rsidRPr="00903DBA">
          <w:t>The bi</w:t>
        </w:r>
      </w:ins>
      <w:r w:rsidR="00B402D5" w:rsidRPr="00903DBA">
        <w:t>t</w:t>
      </w:r>
      <w:ins w:id="319"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320" w:author="Stefan Bjornander" w:date="2015-04-25T10:39:00Z">
        <w:r w:rsidR="00B402D5" w:rsidRPr="00903DBA">
          <w:t xml:space="preserve">is used </w:t>
        </w:r>
      </w:ins>
      <w:ins w:id="321" w:author="Stefan Bjornander" w:date="2015-04-25T10:40:00Z">
        <w:r w:rsidR="00481C24" w:rsidRPr="00903DBA">
          <w:t>to set the unused bits to zero</w:t>
        </w:r>
      </w:ins>
      <w:r w:rsidR="00481C24" w:rsidRPr="00903DBA">
        <w:t xml:space="preserve"> </w:t>
      </w:r>
      <w:ins w:id="322"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bookmarkStart w:id="323" w:name="_Toc59126191"/>
      <w:r>
        <w:rPr>
          <w:highlight w:val="white"/>
        </w:rPr>
        <w:lastRenderedPageBreak/>
        <w:t>Pointers</w:t>
      </w:r>
      <w:bookmarkEnd w:id="323"/>
    </w:p>
    <w:p w14:paraId="02C33183" w14:textId="62F8CD2A" w:rsidR="00A41837" w:rsidRPr="00903DBA" w:rsidRDefault="00C45AA7" w:rsidP="00477362">
      <w:pPr>
        <w:rPr>
          <w:highlight w:val="white"/>
        </w:rPr>
      </w:pPr>
      <w:ins w:id="324"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325" w:author="Stefan Bjornander" w:date="2015-04-25T11:02:00Z">
        <w:r w:rsidRPr="00903DBA">
          <w:t xml:space="preserve"> </w:t>
        </w:r>
      </w:ins>
      <w:r w:rsidR="00A66EE2">
        <w:t>class</w:t>
      </w:r>
      <w:ins w:id="326" w:author="Stefan Bjornander" w:date="2015-04-25T11:02:00Z">
        <w:r w:rsidRPr="00903DBA">
          <w:t>.</w:t>
        </w:r>
      </w:ins>
      <w:ins w:id="327"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bookmarkStart w:id="328" w:name="_Toc59126192"/>
      <w:r>
        <w:rPr>
          <w:highlight w:val="white"/>
        </w:rPr>
        <w:t>Arrays</w:t>
      </w:r>
      <w:bookmarkEnd w:id="328"/>
    </w:p>
    <w:p w14:paraId="38BE3263" w14:textId="466C14BB" w:rsidR="007071E3" w:rsidRPr="00903DBA" w:rsidRDefault="00F73509">
      <w:pPr>
        <w:rPr>
          <w:color w:val="auto"/>
        </w:rPr>
        <w:pPrChange w:id="329"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330" w:author="Stefan Bjornander" w:date="2015-04-25T11:00:00Z">
        <w:r w:rsidR="00270234" w:rsidRPr="00903DBA">
          <w:t>hen the type is created</w:t>
        </w:r>
      </w:ins>
      <w:r w:rsidR="00270234" w:rsidRPr="00903DBA">
        <w:t>, t</w:t>
      </w:r>
      <w:ins w:id="331" w:author="Stefan Bjornander" w:date="2015-04-25T11:00:00Z">
        <w:r w:rsidR="007071E3" w:rsidRPr="00903DBA">
          <w:t>he array size can be zero. In that case it will later be set by the length of its ini</w:t>
        </w:r>
      </w:ins>
      <w:ins w:id="332" w:author="Stefan Bjornander" w:date="2015-04-25T11:01:00Z">
        <w:r w:rsidR="007071E3" w:rsidRPr="00903DBA">
          <w:t xml:space="preserve">tialization </w:t>
        </w:r>
      </w:ins>
      <w:ins w:id="333"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bookmarkStart w:id="334" w:name="_Toc59126193"/>
      <w:r>
        <w:rPr>
          <w:highlight w:val="white"/>
        </w:rPr>
        <w:t>Functions</w:t>
      </w:r>
      <w:bookmarkEnd w:id="334"/>
    </w:p>
    <w:p w14:paraId="609F437A" w14:textId="07966D36" w:rsidR="006E1FB9" w:rsidRPr="00903DBA" w:rsidRDefault="009C1D3E" w:rsidP="00243B8E">
      <w:pPr>
        <w:rPr>
          <w:highlight w:val="white"/>
        </w:rPr>
      </w:pPr>
      <w:ins w:id="335"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6EA44B58"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 xml:space="preserve">are </w:t>
      </w:r>
      <w:r w:rsidR="004A5B68">
        <w:rPr>
          <w:highlight w:val="white"/>
        </w:rPr>
        <w:t>variadic</w:t>
      </w:r>
      <w:r w:rsidR="00CF035C" w:rsidRPr="00903DBA">
        <w:rPr>
          <w:highlight w:val="white"/>
        </w:rPr>
        <w:t>, which means that they can take a various number of parameters.</w:t>
      </w:r>
    </w:p>
    <w:p w14:paraId="66251914" w14:textId="253845C9" w:rsidR="006E1FB9" w:rsidRPr="00903DBA" w:rsidRDefault="006E1FB9" w:rsidP="006E1FB9">
      <w:pPr>
        <w:pStyle w:val="Code"/>
        <w:rPr>
          <w:highlight w:val="white"/>
        </w:rPr>
      </w:pPr>
      <w:r w:rsidRPr="00903DBA">
        <w:rPr>
          <w:highlight w:val="white"/>
        </w:rPr>
        <w:t xml:space="preserve">    private bool m_</w:t>
      </w:r>
      <w:r w:rsidR="00D47EB7">
        <w:rPr>
          <w:highlight w:val="white"/>
        </w:rPr>
        <w:t>variadic</w:t>
      </w:r>
      <w:r w:rsidRPr="00903DBA">
        <w:rPr>
          <w:highlight w:val="white"/>
        </w:rPr>
        <w:t>;</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142D0E7C"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lastRenderedPageBreak/>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273488BB" w:rsidR="006E1FB9" w:rsidRPr="00903DBA" w:rsidRDefault="000B5BAC" w:rsidP="000B5BAC">
      <w:pPr>
        <w:rPr>
          <w:highlight w:val="white"/>
        </w:rPr>
      </w:pPr>
      <w:r w:rsidRPr="00903DBA">
        <w:rPr>
          <w:highlight w:val="white"/>
        </w:rPr>
        <w:t xml:space="preserve">The following construct takes a new-style function, with return type, parameter list, and </w:t>
      </w:r>
      <w:r w:rsidR="00D47EB7">
        <w:rPr>
          <w:highlight w:val="white"/>
        </w:rPr>
        <w:t>variadic</w:t>
      </w:r>
      <w:r w:rsidRPr="00903DBA">
        <w:rPr>
          <w:highlight w:val="white"/>
        </w:rPr>
        <w:t xml:space="preserv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12A789E6"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 xml:space="preserve">bool </w:t>
      </w:r>
      <w:r w:rsidR="00D47EB7">
        <w:rPr>
          <w:highlight w:val="white"/>
        </w:rPr>
        <w:t>variadic</w:t>
      </w:r>
      <w:r w:rsidR="006E1FB9" w:rsidRPr="00903DBA">
        <w:rPr>
          <w:highlight w:val="white"/>
        </w:rPr>
        <w:t>)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3BBF323F"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w:t>
      </w:r>
      <w:r w:rsidR="00D47EB7">
        <w:rPr>
          <w:highlight w:val="white"/>
        </w:rPr>
        <w:t>variadic</w:t>
      </w:r>
      <w:r w:rsidRPr="00903DBA">
        <w:rPr>
          <w:highlight w:val="white"/>
        </w:rPr>
        <w:t>;</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lastRenderedPageBreak/>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729F6490" w:rsidR="006E1FB9" w:rsidRDefault="000B32B1" w:rsidP="008B1538">
      <w:pPr>
        <w:rPr>
          <w:highlight w:val="white"/>
        </w:rPr>
      </w:pPr>
      <w:r>
        <w:rPr>
          <w:highlight w:val="white"/>
        </w:rPr>
        <w:t xml:space="preserve">The following properties gets the style, name list, parameter list, </w:t>
      </w:r>
      <w:r w:rsidR="008B1538">
        <w:rPr>
          <w:highlight w:val="white"/>
        </w:rPr>
        <w:t xml:space="preserve">type list, return type, and whther the function is </w:t>
      </w:r>
      <w:r w:rsidR="004A5B68">
        <w:rPr>
          <w:highlight w:val="white"/>
        </w:rPr>
        <w:t>variadic</w:t>
      </w:r>
      <w:r w:rsidR="008B1538">
        <w:rPr>
          <w:highlight w:val="white"/>
        </w:rPr>
        <w:t>.</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5B3828E8" w:rsidR="006E1FB9" w:rsidRPr="00903DBA" w:rsidRDefault="006E1FB9" w:rsidP="006E1FB9">
      <w:pPr>
        <w:pStyle w:val="Code"/>
        <w:rPr>
          <w:highlight w:val="white"/>
        </w:rPr>
      </w:pPr>
      <w:r w:rsidRPr="00903DBA">
        <w:rPr>
          <w:highlight w:val="white"/>
        </w:rPr>
        <w:t xml:space="preserve">    public bool </w:t>
      </w:r>
      <w:r w:rsidR="0010453D">
        <w:rPr>
          <w:highlight w:val="white"/>
        </w:rPr>
        <w:t>IsVariadic</w:t>
      </w:r>
      <w:r w:rsidRPr="00903DBA">
        <w:rPr>
          <w:highlight w:val="white"/>
        </w:rPr>
        <w:t>() {</w:t>
      </w:r>
    </w:p>
    <w:p w14:paraId="2B80FBAC" w14:textId="1E85696B" w:rsidR="006E1FB9" w:rsidRPr="00903DBA" w:rsidRDefault="006E1FB9" w:rsidP="006E1FB9">
      <w:pPr>
        <w:pStyle w:val="Code"/>
        <w:rPr>
          <w:highlight w:val="white"/>
        </w:rPr>
      </w:pPr>
      <w:r w:rsidRPr="00903DBA">
        <w:rPr>
          <w:highlight w:val="white"/>
        </w:rPr>
        <w:t xml:space="preserve">      return m_</w:t>
      </w:r>
      <w:r w:rsidR="00D47EB7">
        <w:rPr>
          <w:highlight w:val="white"/>
        </w:rPr>
        <w:t>variadic</w:t>
      </w:r>
      <w:r w:rsidRPr="00903DBA">
        <w:rPr>
          <w:highlight w:val="white"/>
        </w:rPr>
        <w:t>;</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bookmarkStart w:id="336" w:name="_Toc59126194"/>
      <w:r>
        <w:t>Structs and Unions</w:t>
      </w:r>
      <w:bookmarkEnd w:id="336"/>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bookmarkStart w:id="337" w:name="_Toc59126195"/>
      <w:r>
        <w:rPr>
          <w:highlight w:val="white"/>
        </w:rPr>
        <w:t>Enumerations</w:t>
      </w:r>
      <w:bookmarkEnd w:id="337"/>
    </w:p>
    <w:p w14:paraId="069F7392" w14:textId="6B6C392B" w:rsidR="00D36967" w:rsidRPr="00903DBA" w:rsidRDefault="00D36967">
      <w:pPr>
        <w:rPr>
          <w:color w:val="auto"/>
        </w:rPr>
        <w:pPrChange w:id="338" w:author="Stefan Bjornander" w:date="2015-04-25T10:38:00Z">
          <w:pPr>
            <w:pStyle w:val="Rubrik3"/>
          </w:pPr>
        </w:pPrChange>
      </w:pPr>
      <w:ins w:id="339" w:author="Stefan Bjornander" w:date="2015-04-25T10:38:00Z">
        <w:r w:rsidRPr="00903DBA">
          <w:t>The enumeration type (</w:t>
        </w:r>
        <w:r w:rsidRPr="00903DBA">
          <w:rPr>
            <w:rStyle w:val="KeyWord0"/>
            <w:rPrChange w:id="340" w:author="Stefan Bjornander" w:date="2015-04-25T10:38:00Z">
              <w:rPr>
                <w:rStyle w:val="CodeInText"/>
                <w:b/>
              </w:rPr>
            </w:rPrChange>
          </w:rPr>
          <w:t>enum</w:t>
        </w:r>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341" w:author="Stefan Bjornander" w:date="2015-04-25T10:38:00Z">
        <w:r w:rsidRPr="00903DBA">
          <w:t xml:space="preserve">. However, the </w:t>
        </w:r>
        <w:r w:rsidRPr="00903DBA">
          <w:rPr>
            <w:rStyle w:val="CodeInText"/>
          </w:rPr>
          <w:t>Specifi</w:t>
        </w:r>
      </w:ins>
      <w:r w:rsidRPr="00903DBA">
        <w:rPr>
          <w:rStyle w:val="CodeInText"/>
        </w:rPr>
        <w:t>er</w:t>
      </w:r>
      <w:ins w:id="342"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461860">
        <w:t>5</w:t>
      </w:r>
      <w:r w:rsidR="006F4865">
        <w:fldChar w:fldCharType="end"/>
      </w:r>
      <w:r w:rsidRPr="00903DBA">
        <w:t xml:space="preserve"> </w:t>
      </w:r>
      <w:ins w:id="343" w:author="Stefan Bjornander" w:date="2015-04-25T10:38:00Z">
        <w:r w:rsidRPr="00903DBA">
          <w:t xml:space="preserve">needs to know if the type is </w:t>
        </w:r>
        <w:r w:rsidRPr="00903DBA">
          <w:rPr>
            <w:rStyle w:val="KeyWord0"/>
          </w:rPr>
          <w:t>enum</w:t>
        </w:r>
        <w:r w:rsidRPr="00903DBA">
          <w:t xml:space="preserve"> </w:t>
        </w:r>
      </w:ins>
      <w:r w:rsidRPr="00903DBA">
        <w:t>to</w:t>
      </w:r>
      <w:ins w:id="344" w:author="Stefan Bjornander" w:date="2015-04-25T10:38:00Z">
        <w:r w:rsidRPr="00903DBA">
          <w:t xml:space="preserve"> initialize its value. </w:t>
        </w:r>
      </w:ins>
      <w:r w:rsidRPr="00903DBA">
        <w:t>Therefore,</w:t>
      </w:r>
      <w:ins w:id="345" w:author="Stefan Bjornander" w:date="2015-04-25T10:38:00Z">
        <w:r w:rsidRPr="00903DBA">
          <w:t xml:space="preserve"> we add the </w:t>
        </w:r>
        <w:r w:rsidRPr="00903DBA">
          <w:rPr>
            <w:rStyle w:val="KeyWord0"/>
            <w:rPrChange w:id="346" w:author="Stefan Bjornander" w:date="2015-04-25T10:39:00Z">
              <w:rPr>
                <w:rStyle w:val="CodeInText"/>
                <w:b/>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lastRenderedPageBreak/>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bookmarkStart w:id="347" w:name="_Toc59126196"/>
      <w:r>
        <w:rPr>
          <w:highlight w:val="white"/>
        </w:rPr>
        <w:t>Type Size</w:t>
      </w:r>
      <w:bookmarkEnd w:id="347"/>
    </w:p>
    <w:p w14:paraId="1ACBF843" w14:textId="6FF48969" w:rsidR="003903B8" w:rsidRPr="00903DBA" w:rsidRDefault="003903B8">
      <w:pPr>
        <w:rPr>
          <w:ins w:id="348" w:author="Stefan Bjornander" w:date="2015-04-25T11:15:00Z"/>
        </w:rPr>
        <w:pPrChange w:id="349" w:author="Stefan Bjornander" w:date="2015-04-25T14:54:00Z">
          <w:pPr>
            <w:pStyle w:val="Rubrik3"/>
          </w:pPr>
        </w:pPrChange>
      </w:pPr>
      <w:ins w:id="350" w:author="Stefan Bjornander" w:date="2015-04-25T14:54:00Z">
        <w:r w:rsidRPr="00903DBA">
          <w:t xml:space="preserve">Each type has a size, even though void </w:t>
        </w:r>
      </w:ins>
      <w:ins w:id="351" w:author="Stefan Bjornander" w:date="2015-04-25T16:04:00Z">
        <w:r w:rsidRPr="00903DBA">
          <w:t>and</w:t>
        </w:r>
      </w:ins>
      <w:ins w:id="352"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353" w:author="Stefan Bjornander" w:date="2015-04-25T14:54:00Z">
        <w:r w:rsidRPr="00903DBA">
          <w:t>. The size of an array is its size times the size of its type</w:t>
        </w:r>
      </w:ins>
      <w:ins w:id="354" w:author="Stefan Bjornander" w:date="2015-04-25T14:55:00Z">
        <w:r w:rsidRPr="00903DBA">
          <w:t xml:space="preserve">, the size of a struct is the sum of the sizes of its members, and the size of a union is the size of its </w:t>
        </w:r>
      </w:ins>
      <w:ins w:id="355" w:author="Stefan Bjornander" w:date="2015-04-25T16:04:00Z">
        <w:r w:rsidRPr="00903DBA">
          <w:t>largest</w:t>
        </w:r>
      </w:ins>
      <w:ins w:id="356" w:author="Stefan Bjornander" w:date="2015-04-25T14:55:00Z">
        <w:r w:rsidRPr="00903DBA">
          <w:t xml:space="preserve"> member. Not</w:t>
        </w:r>
      </w:ins>
      <w:ins w:id="357" w:author="Stefan Bjornander" w:date="2015-04-25T16:04:00Z">
        <w:r w:rsidRPr="00903DBA">
          <w:t>e</w:t>
        </w:r>
      </w:ins>
      <w:ins w:id="358"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lastRenderedPageBreak/>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bookmarkStart w:id="359" w:name="_Toc59126197"/>
      <w:r>
        <w:rPr>
          <w:highlight w:val="white"/>
        </w:rPr>
        <w:t>Complete Types</w:t>
      </w:r>
      <w:bookmarkEnd w:id="359"/>
    </w:p>
    <w:p w14:paraId="004BF223" w14:textId="35F438FA" w:rsidR="004409FB" w:rsidRPr="00903DBA" w:rsidRDefault="004409FB">
      <w:pPr>
        <w:rPr>
          <w:noProof/>
        </w:rPr>
      </w:pPr>
      <w:ins w:id="360" w:author="Stefan Bjornander" w:date="2015-04-25T11:37:00Z">
        <w:r w:rsidRPr="00903DBA">
          <w:t xml:space="preserve">It is possible to define an array without </w:t>
        </w:r>
      </w:ins>
      <w:ins w:id="361" w:author="Stefan Bjornander" w:date="2015-04-25T11:38:00Z">
        <w:r w:rsidRPr="00903DBA">
          <w:rPr>
            <w:noProof/>
          </w:rPr>
          <w:t xml:space="preserve">stating its size, </w:t>
        </w:r>
      </w:ins>
      <w:ins w:id="362" w:author="Stefan Bjornander" w:date="2015-04-25T14:31:00Z">
        <w:r w:rsidRPr="00903DBA">
          <w:rPr>
            <w:noProof/>
          </w:rPr>
          <w:t>in which case the array is given the size zero. I</w:t>
        </w:r>
      </w:ins>
      <w:ins w:id="363" w:author="Stefan Bjornander" w:date="2015-04-25T11:38:00Z">
        <w:r w:rsidRPr="00903DBA">
          <w:rPr>
            <w:noProof/>
          </w:rPr>
          <w:t>n that case</w:t>
        </w:r>
      </w:ins>
      <w:ins w:id="364" w:author="Stefan Bjornander" w:date="2015-04-25T14:31:00Z">
        <w:r w:rsidRPr="00903DBA">
          <w:rPr>
            <w:noProof/>
          </w:rPr>
          <w:t>,</w:t>
        </w:r>
      </w:ins>
      <w:ins w:id="365" w:author="Stefan Bjornander" w:date="2015-04-25T11:38:00Z">
        <w:r w:rsidRPr="00903DBA">
          <w:rPr>
            <w:noProof/>
          </w:rPr>
          <w:t xml:space="preserve"> </w:t>
        </w:r>
      </w:ins>
      <w:ins w:id="366" w:author="Stefan Bjornander" w:date="2015-04-25T14:31:00Z">
        <w:r w:rsidRPr="00903DBA">
          <w:rPr>
            <w:noProof/>
          </w:rPr>
          <w:t>the</w:t>
        </w:r>
      </w:ins>
      <w:ins w:id="367" w:author="Stefan Bjornander" w:date="2015-04-25T11:38:00Z">
        <w:r w:rsidRPr="00903DBA">
          <w:rPr>
            <w:noProof/>
          </w:rPr>
          <w:t xml:space="preserve"> </w:t>
        </w:r>
      </w:ins>
      <w:ins w:id="368" w:author="Stefan Bjornander" w:date="2015-04-25T14:31:00Z">
        <w:r w:rsidRPr="00903DBA">
          <w:rPr>
            <w:noProof/>
          </w:rPr>
          <w:t xml:space="preserve">array </w:t>
        </w:r>
      </w:ins>
      <w:ins w:id="369" w:author="Stefan Bjornander" w:date="2015-04-25T11:38:00Z">
        <w:r w:rsidRPr="00903DBA">
          <w:rPr>
            <w:noProof/>
          </w:rPr>
          <w:t xml:space="preserve">size must be determined by the size of its initialization list. </w:t>
        </w:r>
      </w:ins>
      <w:ins w:id="370" w:author="Stefan Bjornander" w:date="2015-04-25T11:39:00Z">
        <w:r w:rsidRPr="00903DBA">
          <w:rPr>
            <w:noProof/>
          </w:rPr>
          <w:t xml:space="preserve">However, if the </w:t>
        </w:r>
      </w:ins>
      <w:ins w:id="371" w:author="Stefan Bjornander" w:date="2015-04-25T11:40:00Z">
        <w:r w:rsidRPr="00903DBA">
          <w:rPr>
            <w:noProof/>
          </w:rPr>
          <w:t xml:space="preserve">array </w:t>
        </w:r>
      </w:ins>
      <w:ins w:id="372" w:author="Stefan Bjornander" w:date="2015-04-25T11:39:00Z">
        <w:r w:rsidRPr="00903DBA">
          <w:rPr>
            <w:noProof/>
          </w:rPr>
          <w:t xml:space="preserve">definition </w:t>
        </w:r>
      </w:ins>
      <w:ins w:id="373" w:author="Stefan Bjornander" w:date="2015-04-25T11:40:00Z">
        <w:r w:rsidRPr="00903DBA">
          <w:rPr>
            <w:noProof/>
          </w:rPr>
          <w:t>lacks</w:t>
        </w:r>
      </w:ins>
      <w:ins w:id="374" w:author="Stefan Bjornander" w:date="2015-04-25T11:39:00Z">
        <w:r w:rsidRPr="00903DBA">
          <w:rPr>
            <w:noProof/>
          </w:rPr>
          <w:t xml:space="preserve"> an initialization list</w:t>
        </w:r>
      </w:ins>
      <w:ins w:id="375" w:author="Stefan Bjornander" w:date="2015-04-25T11:40:00Z">
        <w:r w:rsidRPr="00903DBA">
          <w:rPr>
            <w:noProof/>
          </w:rPr>
          <w:t xml:space="preserve">, the array </w:t>
        </w:r>
      </w:ins>
      <w:ins w:id="376" w:author="Stefan Bjornander" w:date="2015-04-25T14:31:00Z">
        <w:r w:rsidRPr="00903DBA">
          <w:rPr>
            <w:noProof/>
          </w:rPr>
          <w:t xml:space="preserve">keeps the size zero and is considered </w:t>
        </w:r>
      </w:ins>
      <w:ins w:id="377" w:author="Stefan Bjornander" w:date="2015-04-25T11:40:00Z">
        <w:r w:rsidRPr="00903DBA">
          <w:rPr>
            <w:noProof/>
          </w:rPr>
          <w:t>incomplete</w:t>
        </w:r>
      </w:ins>
      <w:ins w:id="378" w:author="Stefan Bjornander" w:date="2015-04-25T11:39:00Z">
        <w:r w:rsidRPr="00903DBA">
          <w:rPr>
            <w:noProof/>
          </w:rPr>
          <w:t>.</w:t>
        </w:r>
      </w:ins>
      <w:ins w:id="379" w:author="Stefan Bjornander" w:date="2015-04-25T14:30:00Z">
        <w:r w:rsidRPr="00903DBA">
          <w:rPr>
            <w:noProof/>
          </w:rPr>
          <w:t xml:space="preserve"> In the same</w:t>
        </w:r>
      </w:ins>
      <w:ins w:id="380" w:author="Stefan Bjornander" w:date="2015-04-25T14:33:00Z">
        <w:r w:rsidRPr="00903DBA">
          <w:rPr>
            <w:noProof/>
          </w:rPr>
          <w:t xml:space="preserve"> way</w:t>
        </w:r>
      </w:ins>
      <w:ins w:id="381" w:author="Stefan Bjornander" w:date="2015-04-25T14:30:00Z">
        <w:r w:rsidRPr="00903DBA">
          <w:rPr>
            <w:noProof/>
          </w:rPr>
          <w:t xml:space="preserve">, it is possible to define only the </w:t>
        </w:r>
      </w:ins>
      <w:ins w:id="382" w:author="Stefan Bjornander" w:date="2015-04-25T14:32:00Z">
        <w:r w:rsidRPr="00903DBA">
          <w:rPr>
            <w:noProof/>
          </w:rPr>
          <w:t>n</w:t>
        </w:r>
      </w:ins>
      <w:ins w:id="383" w:author="Stefan Bjornander" w:date="2015-04-25T14:33:00Z">
        <w:r w:rsidRPr="00903DBA">
          <w:rPr>
            <w:noProof/>
          </w:rPr>
          <w:t>ame tag</w:t>
        </w:r>
      </w:ins>
      <w:ins w:id="384" w:author="Stefan Bjornander" w:date="2015-04-25T14:30:00Z">
        <w:r w:rsidRPr="00903DBA">
          <w:rPr>
            <w:noProof/>
          </w:rPr>
          <w:t xml:space="preserve"> of a struct</w:t>
        </w:r>
      </w:ins>
      <w:ins w:id="385" w:author="Stefan Bjornander" w:date="2015-04-25T14:33:00Z">
        <w:r w:rsidRPr="00903DBA">
          <w:rPr>
            <w:noProof/>
          </w:rPr>
          <w:t xml:space="preserve"> or union</w:t>
        </w:r>
      </w:ins>
      <w:ins w:id="386" w:author="Stefan Bjornander" w:date="2015-04-25T14:30:00Z">
        <w:r w:rsidRPr="00903DBA">
          <w:rPr>
            <w:noProof/>
          </w:rPr>
          <w:t xml:space="preserve">, with its </w:t>
        </w:r>
      </w:ins>
      <w:ins w:id="387" w:author="Stefan Bjornander" w:date="2015-04-25T14:33:00Z">
        <w:r w:rsidRPr="00903DBA">
          <w:rPr>
            <w:noProof/>
          </w:rPr>
          <w:t xml:space="preserve">member </w:t>
        </w:r>
      </w:ins>
      <w:r w:rsidRPr="00903DBA">
        <w:rPr>
          <w:noProof/>
        </w:rPr>
        <w:t>map</w:t>
      </w:r>
      <w:ins w:id="388" w:author="Stefan Bjornander" w:date="2015-04-25T14:33:00Z">
        <w:r w:rsidRPr="00903DBA">
          <w:rPr>
            <w:noProof/>
          </w:rPr>
          <w:t xml:space="preserve"> </w:t>
        </w:r>
      </w:ins>
      <w:ins w:id="389" w:author="Stefan Bjornander" w:date="2015-04-25T14:30:00Z">
        <w:r w:rsidRPr="00903DBA">
          <w:rPr>
            <w:noProof/>
          </w:rPr>
          <w:t xml:space="preserve">to be defined later. </w:t>
        </w:r>
      </w:ins>
      <w:ins w:id="390" w:author="Stefan Bjornander" w:date="2015-04-25T14:32:00Z">
        <w:r w:rsidRPr="00903DBA">
          <w:rPr>
            <w:noProof/>
          </w:rPr>
          <w:t xml:space="preserve">In that case, the member </w:t>
        </w:r>
      </w:ins>
      <w:r w:rsidRPr="00903DBA">
        <w:rPr>
          <w:noProof/>
        </w:rPr>
        <w:t>map</w:t>
      </w:r>
      <w:ins w:id="391" w:author="Stefan Bjornander" w:date="2015-04-25T14:32:00Z">
        <w:r w:rsidRPr="00903DBA">
          <w:rPr>
            <w:noProof/>
          </w:rPr>
          <w:t xml:space="preserve"> is given the value null, which is keep if the </w:t>
        </w:r>
      </w:ins>
      <w:ins w:id="392" w:author="Stefan Bjornander" w:date="2015-04-25T14:33:00Z">
        <w:r w:rsidRPr="00903DBA">
          <w:rPr>
            <w:noProof/>
          </w:rPr>
          <w:t xml:space="preserve">member </w:t>
        </w:r>
      </w:ins>
      <w:r w:rsidRPr="00903DBA">
        <w:rPr>
          <w:noProof/>
        </w:rPr>
        <w:t>map</w:t>
      </w:r>
      <w:ins w:id="393" w:author="Stefan Bjornander" w:date="2015-04-25T14:33:00Z">
        <w:r w:rsidRPr="00903DBA">
          <w:rPr>
            <w:noProof/>
          </w:rPr>
          <w:t xml:space="preserve"> is n</w:t>
        </w:r>
      </w:ins>
      <w:r w:rsidRPr="00903DBA">
        <w:rPr>
          <w:noProof/>
        </w:rPr>
        <w:t>ot</w:t>
      </w:r>
      <w:ins w:id="394" w:author="Stefan Bjornander" w:date="2015-04-25T14:33:00Z">
        <w:r w:rsidRPr="00903DBA">
          <w:rPr>
            <w:noProof/>
          </w:rPr>
          <w:t xml:space="preserve"> defined, and the struct or union is consider incomplete.</w:t>
        </w:r>
      </w:ins>
      <w:ins w:id="395"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96"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bookmarkStart w:id="397" w:name="_Toc59126198"/>
      <w:r>
        <w:rPr>
          <w:highlight w:val="white"/>
        </w:rPr>
        <w:t>Constant and Volatile</w:t>
      </w:r>
      <w:bookmarkEnd w:id="397"/>
    </w:p>
    <w:p w14:paraId="66A16E10" w14:textId="1F0EA97E" w:rsidR="00B864B2" w:rsidRPr="00903DBA" w:rsidRDefault="00B864B2">
      <w:pPr>
        <w:pPrChange w:id="398" w:author="Stefan Bjornander" w:date="2015-04-25T10:27:00Z">
          <w:pPr>
            <w:pStyle w:val="Rubrik3"/>
          </w:pPr>
        </w:pPrChange>
      </w:pPr>
      <w:ins w:id="399" w:author="Stefan Bjornander" w:date="2015-04-25T10:30:00Z">
        <w:r w:rsidRPr="00903DBA">
          <w:t xml:space="preserve">The idea of the volatile </w:t>
        </w:r>
      </w:ins>
      <w:ins w:id="400" w:author="Stefan Bjornander" w:date="2015-04-25T10:31:00Z">
        <w:r w:rsidRPr="00903DBA">
          <w:t xml:space="preserve">qualifier is to </w:t>
        </w:r>
      </w:ins>
      <w:ins w:id="401" w:author="Stefan Bjornander" w:date="2015-04-25T10:30:00Z">
        <w:r w:rsidRPr="00903DBA">
          <w:t xml:space="preserve">prevent optimization, and since this book </w:t>
        </w:r>
      </w:ins>
      <w:ins w:id="402" w:author="Stefan Bjornander" w:date="2015-04-25T10:31:00Z">
        <w:r w:rsidRPr="00903DBA">
          <w:t>is focused on optimization techniques</w:t>
        </w:r>
      </w:ins>
      <w:r w:rsidR="001832E0" w:rsidRPr="00903DBA">
        <w:t>,</w:t>
      </w:r>
      <w:ins w:id="403" w:author="Stefan Bjornander" w:date="2015-04-25T10:31:00Z">
        <w:r w:rsidRPr="00903DBA">
          <w:t xml:space="preserve"> we have no real use for the volatile </w:t>
        </w:r>
      </w:ins>
      <w:r w:rsidRPr="00903DBA">
        <w:t>qualifier</w:t>
      </w:r>
      <w:ins w:id="404" w:author="Stefan Bjornander" w:date="2015-04-25T10:31:00Z">
        <w:r w:rsidRPr="00903DBA">
          <w:t xml:space="preserve">. However, for the sake of </w:t>
        </w:r>
      </w:ins>
      <w:r w:rsidRPr="00903DBA">
        <w:t>completeness</w:t>
      </w:r>
      <w:ins w:id="405" w:author="Stefan Bjornander" w:date="2015-04-25T10:31:00Z">
        <w:r w:rsidRPr="00903DBA">
          <w:t xml:space="preserve"> we include the </w:t>
        </w:r>
        <w:r w:rsidRPr="00903DBA">
          <w:rPr>
            <w:rStyle w:val="KeyWord0"/>
            <w:rPrChange w:id="406" w:author="Stefan Bjornander" w:date="2015-04-25T10:32:00Z">
              <w:rPr>
                <w:rStyle w:val="CodeInText"/>
                <w:b/>
              </w:rPr>
            </w:rPrChange>
          </w:rPr>
          <w:t>m_volatile</w:t>
        </w:r>
        <w:r w:rsidRPr="00903DBA">
          <w:t xml:space="preserve"> field in the </w:t>
        </w:r>
        <w:r w:rsidRPr="00903DBA">
          <w:rPr>
            <w:rStyle w:val="KeyWord0"/>
            <w:rPrChange w:id="407" w:author="Stefan Bjornander" w:date="2015-04-25T10:32:00Z">
              <w:rPr>
                <w:rStyle w:val="CodeInText"/>
                <w:b/>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408" w:author="Stefan Bjornander" w:date="2015-04-25T10:28:00Z">
        <w:r w:rsidRPr="00903DBA">
          <w:t xml:space="preserve"> type is constant if its field </w:t>
        </w:r>
        <w:r w:rsidRPr="00903DBA">
          <w:rPr>
            <w:rStyle w:val="KeyWord0"/>
            <w:rPrChange w:id="409" w:author="Stefan Bjornander" w:date="2015-04-25T10:28:00Z">
              <w:rPr>
                <w:rStyle w:val="CodeInText"/>
              </w:rPr>
            </w:rPrChange>
          </w:rPr>
          <w:t>m_constant</w:t>
        </w:r>
        <w:r w:rsidRPr="00903DBA">
          <w:t xml:space="preserve"> is true. However, </w:t>
        </w:r>
      </w:ins>
      <w:r w:rsidRPr="00903DBA">
        <w:t>a</w:t>
      </w:r>
      <w:ins w:id="410" w:author="Stefan Bjornander" w:date="2015-04-25T10:28:00Z">
        <w:r w:rsidRPr="00903DBA">
          <w:t xml:space="preserve"> struct or union is </w:t>
        </w:r>
      </w:ins>
      <w:r w:rsidR="00D96162" w:rsidRPr="00903DBA">
        <w:t>c</w:t>
      </w:r>
      <w:ins w:id="411" w:author="Stefan Bjornander" w:date="2015-04-25T10:29:00Z">
        <w:r w:rsidRPr="00903DBA">
          <w:t>onstant</w:t>
        </w:r>
      </w:ins>
      <w:ins w:id="412" w:author="Stefan Bjornander" w:date="2015-04-25T10:28:00Z">
        <w:r w:rsidRPr="00903DBA">
          <w:t xml:space="preserve"> if </w:t>
        </w:r>
      </w:ins>
      <w:ins w:id="413"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414" w:author="Stefan Bjornander" w:date="2015-04-25T10:29:00Z">
        <w:r w:rsidRPr="00903DBA">
          <w:t xml:space="preserve"> </w:t>
        </w:r>
      </w:ins>
      <w:r w:rsidR="00C04FC7" w:rsidRPr="00903DBA">
        <w:t xml:space="preserve">if </w:t>
      </w:r>
      <w:ins w:id="415" w:author="Stefan Bjornander" w:date="2015-04-25T10:29:00Z">
        <w:r w:rsidRPr="00903DBA">
          <w:t>is any of its members if (</w:t>
        </w:r>
      </w:ins>
      <w:ins w:id="416" w:author="Stefan Bjornander" w:date="2015-04-25T10:30:00Z">
        <w:r w:rsidRPr="00903DBA">
          <w:t>recursively</w:t>
        </w:r>
      </w:ins>
      <w:ins w:id="417" w:author="Stefan Bjornander" w:date="2015-04-25T10:29:00Z">
        <w:r w:rsidRPr="00903DBA">
          <w:t>)</w:t>
        </w:r>
      </w:ins>
      <w:ins w:id="41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lastRenderedPageBreak/>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bookmarkStart w:id="419" w:name="_Toc59126199"/>
      <w:r>
        <w:rPr>
          <w:highlight w:val="white"/>
        </w:rPr>
        <w:t>Hash Code and Equals</w:t>
      </w:r>
      <w:bookmarkEnd w:id="419"/>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420" w:author="Stefan Bjornander" w:date="2015-04-25T14:35:00Z">
        <w:r w:rsidRPr="00903DBA">
          <w:t>Two pointer</w:t>
        </w:r>
      </w:ins>
      <w:r w:rsidRPr="00903DBA">
        <w:rPr>
          <w:noProof/>
        </w:rPr>
        <w:t>s</w:t>
      </w:r>
      <w:ins w:id="421" w:author="Stefan Bjornander" w:date="2015-04-25T14:35:00Z">
        <w:r w:rsidRPr="00903DBA">
          <w:rPr>
            <w:noProof/>
          </w:rPr>
          <w:t xml:space="preserve"> are </w:t>
        </w:r>
      </w:ins>
      <w:r w:rsidRPr="00903DBA">
        <w:rPr>
          <w:noProof/>
        </w:rPr>
        <w:t xml:space="preserve">considered to be </w:t>
      </w:r>
      <w:ins w:id="422" w:author="Stefan Bjornander" w:date="2015-04-25T14:35:00Z">
        <w:r w:rsidRPr="00903DBA">
          <w:rPr>
            <w:noProof/>
          </w:rPr>
          <w:t>equal if the type</w:t>
        </w:r>
      </w:ins>
      <w:r w:rsidRPr="00903DBA">
        <w:rPr>
          <w:noProof/>
        </w:rPr>
        <w:t>s</w:t>
      </w:r>
      <w:ins w:id="423"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424" w:author="Stefan Bjornander" w:date="2015-04-25T14:56:00Z">
        <w:r w:rsidRPr="00903DBA">
          <w:rPr>
            <w:noProof/>
          </w:rPr>
          <w:t xml:space="preserve">wo arrays are </w:t>
        </w:r>
      </w:ins>
      <w:r w:rsidRPr="00903DBA">
        <w:rPr>
          <w:noProof/>
        </w:rPr>
        <w:t xml:space="preserve">equal </w:t>
      </w:r>
      <w:ins w:id="425" w:author="Stefan Bjornander" w:date="2015-04-25T17:26:00Z">
        <w:r w:rsidRPr="00903DBA">
          <w:rPr>
            <w:noProof/>
          </w:rPr>
          <w:t>if</w:t>
        </w:r>
      </w:ins>
      <w:r w:rsidRPr="00903DBA">
        <w:rPr>
          <w:noProof/>
        </w:rPr>
        <w:t xml:space="preserve"> </w:t>
      </w:r>
      <w:ins w:id="426"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427" w:author="Stefan Bjornander" w:date="2015-04-25T14:58:00Z">
        <w:r w:rsidRPr="00903DBA">
          <w:rPr>
            <w:noProof/>
          </w:rPr>
          <w:t>Two struct</w:t>
        </w:r>
      </w:ins>
      <w:ins w:id="428" w:author="Stefan Bjornander" w:date="2015-04-25T16:07:00Z">
        <w:r w:rsidRPr="00903DBA">
          <w:rPr>
            <w:noProof/>
          </w:rPr>
          <w:t>s</w:t>
        </w:r>
      </w:ins>
      <w:ins w:id="429" w:author="Stefan Bjornander" w:date="2015-04-25T14:58:00Z">
        <w:r w:rsidRPr="00903DBA">
          <w:rPr>
            <w:noProof/>
          </w:rPr>
          <w:t xml:space="preserve"> or unions are equals if </w:t>
        </w:r>
      </w:ins>
      <w:ins w:id="430" w:author="Stefan Bjornander" w:date="2015-04-25T16:06:00Z">
        <w:r w:rsidRPr="00903DBA">
          <w:rPr>
            <w:noProof/>
          </w:rPr>
          <w:t xml:space="preserve">they both are incomplete </w:t>
        </w:r>
      </w:ins>
      <w:r w:rsidRPr="00903DBA">
        <w:rPr>
          <w:noProof/>
        </w:rPr>
        <w:t xml:space="preserve">(their member maps are null) </w:t>
      </w:r>
      <w:ins w:id="431" w:author="Stefan Bjornander" w:date="2015-04-25T16:06:00Z">
        <w:r w:rsidRPr="00903DBA">
          <w:rPr>
            <w:noProof/>
          </w:rPr>
          <w:t xml:space="preserve">or if </w:t>
        </w:r>
      </w:ins>
      <w:ins w:id="432" w:author="Stefan Bjornander" w:date="2015-04-25T14:58:00Z">
        <w:r w:rsidRPr="00903DBA">
          <w:rPr>
            <w:noProof/>
          </w:rPr>
          <w:t xml:space="preserve">their member </w:t>
        </w:r>
      </w:ins>
      <w:r w:rsidRPr="00903DBA">
        <w:rPr>
          <w:noProof/>
        </w:rPr>
        <w:t>maps</w:t>
      </w:r>
      <w:ins w:id="433" w:author="Stefan Bjornander" w:date="2015-04-25T14:58:00Z">
        <w:r w:rsidRPr="00903DBA">
          <w:rPr>
            <w:noProof/>
          </w:rPr>
          <w:t xml:space="preserve"> are equal</w:t>
        </w:r>
      </w:ins>
      <w:ins w:id="434" w:author="Stefan Bjornander" w:date="2015-04-25T16:07:00Z">
        <w:r w:rsidRPr="00903DBA">
          <w:rPr>
            <w:noProof/>
          </w:rPr>
          <w:t>. N</w:t>
        </w:r>
      </w:ins>
      <w:ins w:id="435" w:author="Stefan Bjornander" w:date="2015-04-25T16:05:00Z">
        <w:r w:rsidRPr="00903DBA">
          <w:rPr>
            <w:noProof/>
          </w:rPr>
          <w:t xml:space="preserve">ote that they </w:t>
        </w:r>
      </w:ins>
      <w:r w:rsidRPr="00903DBA">
        <w:rPr>
          <w:noProof/>
        </w:rPr>
        <w:t xml:space="preserve">must not only </w:t>
      </w:r>
      <w:ins w:id="436" w:author="Stefan Bjornander" w:date="2015-04-25T16:06:00Z">
        <w:r w:rsidRPr="00903DBA">
          <w:rPr>
            <w:noProof/>
          </w:rPr>
          <w:t>have the same members, the</w:t>
        </w:r>
      </w:ins>
      <w:r w:rsidRPr="00903DBA">
        <w:rPr>
          <w:noProof/>
        </w:rPr>
        <w:t xml:space="preserve"> members</w:t>
      </w:r>
      <w:ins w:id="437" w:author="Stefan Bjornander" w:date="2015-04-25T16:06:00Z">
        <w:r w:rsidRPr="00903DBA">
          <w:rPr>
            <w:noProof/>
          </w:rPr>
          <w:t xml:space="preserve"> </w:t>
        </w:r>
      </w:ins>
      <w:r w:rsidRPr="00903DBA">
        <w:rPr>
          <w:noProof/>
        </w:rPr>
        <w:t xml:space="preserve">must also appear in the </w:t>
      </w:r>
      <w:ins w:id="438"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439"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lastRenderedPageBreak/>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5E46D7CB" w:rsidR="00A17B20" w:rsidRPr="00903DBA" w:rsidRDefault="00A17B20" w:rsidP="00A17B20">
      <w:pPr>
        <w:pStyle w:val="Code"/>
        <w:rPr>
          <w:highlight w:val="white"/>
        </w:rPr>
      </w:pPr>
      <w:r w:rsidRPr="00903DBA">
        <w:rPr>
          <w:highlight w:val="white"/>
        </w:rPr>
        <w:t xml:space="preserve">                     (m_</w:t>
      </w:r>
      <w:r w:rsidR="00D47EB7">
        <w:rPr>
          <w:highlight w:val="white"/>
        </w:rPr>
        <w:t>variadic</w:t>
      </w:r>
      <w:r w:rsidRPr="00903DBA">
        <w:rPr>
          <w:highlight w:val="white"/>
        </w:rPr>
        <w:t xml:space="preserve"> </w:t>
      </w:r>
      <w:r w:rsidR="005A5CE4" w:rsidRPr="00903DBA">
        <w:rPr>
          <w:highlight w:val="white"/>
        </w:rPr>
        <w:t>=</w:t>
      </w:r>
      <w:r w:rsidRPr="00903DBA">
        <w:rPr>
          <w:highlight w:val="white"/>
        </w:rPr>
        <w:t>= type.m_</w:t>
      </w:r>
      <w:r w:rsidR="00D47EB7">
        <w:rPr>
          <w:highlight w:val="white"/>
        </w:rPr>
        <w:t>variadic</w:t>
      </w:r>
      <w:r w:rsidRPr="00903DBA">
        <w:rPr>
          <w:highlight w:val="white"/>
        </w:rPr>
        <w:t>);</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bookmarkStart w:id="440" w:name="_Toc59126200"/>
      <w:r>
        <w:rPr>
          <w:highlight w:val="white"/>
        </w:rPr>
        <w:t>Predefined Types</w:t>
      </w:r>
      <w:bookmarkEnd w:id="440"/>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bookmarkStart w:id="441" w:name="_Toc59126201"/>
      <w:r>
        <w:rPr>
          <w:highlight w:val="white"/>
        </w:rPr>
        <w:t>ToString</w:t>
      </w:r>
      <w:bookmarkEnd w:id="441"/>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bu spaces (‘ ‘).For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442" w:name="_Toc59126202"/>
      <w:r w:rsidRPr="00903DBA">
        <w:t>Type Size</w:t>
      </w:r>
      <w:bookmarkEnd w:id="442"/>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r w:rsidRPr="00903DBA">
        <w:t>TypeSize.cs</w:t>
      </w:r>
    </w:p>
    <w:p w14:paraId="01A17F37" w14:textId="77777777" w:rsidR="005F3B9F" w:rsidRPr="00903DBA" w:rsidRDefault="005F3B9F" w:rsidP="005F3B9F">
      <w:pPr>
        <w:pStyle w:val="Code"/>
        <w:rPr>
          <w:highlight w:val="white"/>
        </w:rPr>
      </w:pPr>
      <w:r w:rsidRPr="00903DBA">
        <w:rPr>
          <w:highlight w:val="white"/>
        </w:rPr>
        <w:lastRenderedPageBreak/>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739E6B38"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 xml:space="preserve">ts values are the same for the Linux and </w:t>
      </w:r>
      <w:r w:rsidR="007A3172">
        <w:rPr>
          <w:highlight w:val="white"/>
        </w:rPr>
        <w:t>t</w:t>
      </w:r>
      <w:r w:rsidR="00721ABF">
        <w:rPr>
          <w:highlight w:val="white"/>
        </w:rPr>
        <w:t>he Windows environment</w:t>
      </w:r>
      <w:r w:rsidR="00450D60" w:rsidRPr="00903DBA">
        <w:rPr>
          <w:highlight w:val="white"/>
        </w:rPr>
        <w: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7996DC9F"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t>
      </w:r>
      <w:r w:rsidR="007A3172">
        <w:rPr>
          <w:highlight w:val="white"/>
        </w:rPr>
        <w:t>the Windows environment</w:t>
      </w:r>
      <w:r w:rsidR="009D0A67" w:rsidRPr="00903DBA">
        <w:rPr>
          <w:highlight w:val="white"/>
        </w:rPr>
        <w: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lastRenderedPageBreak/>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16E8573C" w:rsidR="005448D2" w:rsidRPr="00903DBA" w:rsidRDefault="002B0B56" w:rsidP="002B0B56">
      <w:pPr>
        <w:rPr>
          <w:highlight w:val="white"/>
        </w:rPr>
      </w:pPr>
      <w:r>
        <w:rPr>
          <w:highlight w:val="white"/>
        </w:rPr>
        <w:t xml:space="preserve">The type sizes for </w:t>
      </w:r>
      <w:r w:rsidR="00721ABF">
        <w:rPr>
          <w:highlight w:val="white"/>
        </w:rPr>
        <w:t>the Windows environment</w:t>
      </w:r>
      <w:r>
        <w:rPr>
          <w:highlight w:val="white"/>
        </w:rPr>
        <w:t xml:space="preserve">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461860">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443" w:name="_Toc59126203"/>
      <w:r w:rsidRPr="00903DBA">
        <w:t>Type Cast</w:t>
      </w:r>
      <w:r w:rsidR="0026522D">
        <w:t>ing</w:t>
      </w:r>
      <w:bookmarkEnd w:id="443"/>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r w:rsidRPr="00903DBA">
        <w:t>TypeCast.cs</w:t>
      </w:r>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bookmarkStart w:id="444" w:name="_Toc59126204"/>
      <w:r>
        <w:rPr>
          <w:highlight w:val="white"/>
        </w:rPr>
        <w:lastRenderedPageBreak/>
        <w:t>Implicit Cast</w:t>
      </w:r>
      <w:bookmarkEnd w:id="444"/>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bookmarkStart w:id="445" w:name="_Toc59126205"/>
      <w:r>
        <w:rPr>
          <w:highlight w:val="white"/>
        </w:rPr>
        <w:t>Explicit Cast</w:t>
      </w:r>
      <w:bookmarkEnd w:id="445"/>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lastRenderedPageBreak/>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r w:rsidR="009C3C27">
        <w:rPr>
          <w:highlight w:val="white"/>
        </w:rPr>
        <w:t>true-set</w:t>
      </w:r>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r w:rsidR="00A76052">
        <w:rPr>
          <w:highlight w:val="white"/>
        </w:rPr>
        <w:t>false-set</w:t>
      </w:r>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lastRenderedPageBreak/>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r w:rsidR="009C3C27">
        <w:rPr>
          <w:highlight w:val="white"/>
        </w:rPr>
        <w:t>true-set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r w:rsidR="00A76052">
        <w:rPr>
          <w:highlight w:val="white"/>
        </w:rPr>
        <w:t>false-set</w:t>
      </w:r>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lastRenderedPageBreak/>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lastRenderedPageBreak/>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446" w:name="_Toc59126206"/>
      <w:r w:rsidRPr="00903DBA">
        <w:t>Type Promotion</w:t>
      </w:r>
      <w:bookmarkEnd w:id="446"/>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r w:rsidRPr="00E65FE6">
        <w:rPr>
          <w:rStyle w:val="CodeInText"/>
        </w:rPr>
        <w:t>i</w:t>
      </w:r>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is considered to be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Ansi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r w:rsidRPr="00903DBA">
        <w:t>TypeCast.cs</w:t>
      </w:r>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lastRenderedPageBreak/>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447" w:name="_Ref54016854"/>
      <w:bookmarkStart w:id="448" w:name="_Toc59126207"/>
      <w:r w:rsidRPr="00903DBA">
        <w:lastRenderedPageBreak/>
        <w:t>Constant Expression</w:t>
      </w:r>
      <w:bookmarkEnd w:id="447"/>
      <w:bookmarkEnd w:id="448"/>
    </w:p>
    <w:p w14:paraId="78866B91" w14:textId="69E7043F" w:rsidR="005A389B"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5E9AD2E1" w14:textId="78D0CEE1" w:rsidR="004D36BB" w:rsidRDefault="004D36BB" w:rsidP="004D36BB">
      <w:pPr>
        <w:pStyle w:val="Rubrik2"/>
      </w:pPr>
      <w:bookmarkStart w:id="449" w:name="_Toc59126208"/>
      <w:r>
        <w:t>Unary and Binary Expressions</w:t>
      </w:r>
      <w:bookmarkEnd w:id="449"/>
    </w:p>
    <w:p w14:paraId="2E47FB49" w14:textId="7683A831" w:rsidR="004558D5" w:rsidRPr="00903DBA" w:rsidRDefault="004558D5" w:rsidP="005A389B">
      <w:r>
        <w:t xml:space="preserve">The </w:t>
      </w:r>
      <w:r w:rsidRPr="004558D5">
        <w:rPr>
          <w:rStyle w:val="KeyWord0"/>
        </w:rPr>
        <w:t>ConstantExpression</w:t>
      </w:r>
      <w:r>
        <w:t xml:space="preserve"> class </w:t>
      </w:r>
      <w:r w:rsidR="00FB7BE9">
        <w:t>holds methods that calculates the value of unary and binary logical and arithmetic expressions, if their operands are constant.</w:t>
      </w:r>
    </w:p>
    <w:p w14:paraId="1AF5F664" w14:textId="7A8CED78" w:rsidR="00862B4D" w:rsidRPr="00903DBA" w:rsidRDefault="00BB508B" w:rsidP="00CD295E">
      <w:pPr>
        <w:pStyle w:val="CodeHeader"/>
      </w:pPr>
      <w:r w:rsidRPr="00903DBA">
        <w:t>ConstantExpression.cs</w:t>
      </w:r>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FD7FAB">
      <w:pPr>
        <w:pStyle w:val="Rubrik3"/>
        <w:rPr>
          <w:highlight w:val="white"/>
        </w:rPr>
      </w:pPr>
      <w:bookmarkStart w:id="450" w:name="_Toc59126209"/>
      <w:r w:rsidRPr="00903DBA">
        <w:rPr>
          <w:highlight w:val="white"/>
        </w:rPr>
        <w:t>Relation Expressions</w:t>
      </w:r>
      <w:bookmarkEnd w:id="450"/>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lastRenderedPageBreak/>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59F23EF3"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t>
      </w:r>
      <w:r w:rsidR="0015733E">
        <w:rPr>
          <w:highlight w:val="white"/>
        </w:rPr>
        <w:t>At this point, w</w:t>
      </w:r>
      <w:r w:rsidR="008E2B66" w:rsidRPr="00903DBA">
        <w:rPr>
          <w:highlight w:val="white"/>
        </w:rPr>
        <w:t xml:space="preserve">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8BFC88E" w:rsidR="008E2B66" w:rsidRPr="00903DBA" w:rsidRDefault="008E2B66" w:rsidP="008E2B66">
      <w:pPr>
        <w:rPr>
          <w:highlight w:val="white"/>
        </w:rPr>
      </w:pPr>
      <w:r w:rsidRPr="00903DBA">
        <w:rPr>
          <w:highlight w:val="white"/>
        </w:rPr>
        <w:t xml:space="preserve">First, we need to </w:t>
      </w:r>
      <w:r w:rsidR="004223AF" w:rsidRPr="00903DBA">
        <w:rPr>
          <w:highlight w:val="white"/>
        </w:rPr>
        <w:t xml:space="preserve">cast the expression from a possible logical type into </w:t>
      </w:r>
      <w:r w:rsidR="00CA024F">
        <w:rPr>
          <w:highlight w:val="white"/>
        </w:rPr>
        <w:t>the</w:t>
      </w:r>
      <w:r w:rsidR="004223AF" w:rsidRPr="00903DBA">
        <w:rPr>
          <w:highlight w:val="white"/>
        </w:rPr>
        <w:t xml:space="preserve"> integral type</w:t>
      </w:r>
      <w:r w:rsidR="00CA024F">
        <w:rPr>
          <w:highlight w:val="white"/>
        </w:rPr>
        <w:t xml:space="preserve">: </w:t>
      </w:r>
      <w:r w:rsidR="004223AF" w:rsidRPr="00903DBA">
        <w:rPr>
          <w:highlight w:val="white"/>
        </w:rPr>
        <w:t>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5E73B06D" w:rsidR="00CD295E" w:rsidRPr="00903DBA" w:rsidRDefault="004223AF" w:rsidP="004223AF">
      <w:pPr>
        <w:rPr>
          <w:highlight w:val="white"/>
        </w:rPr>
      </w:pPr>
      <w:r w:rsidRPr="00903DBA">
        <w:rPr>
          <w:highlight w:val="white"/>
        </w:rPr>
        <w:t xml:space="preserve">This method is called </w:t>
      </w:r>
      <w:r w:rsidR="00D7413B">
        <w:rPr>
          <w:highlight w:val="white"/>
        </w:rPr>
        <w:t xml:space="preserve">only </w:t>
      </w:r>
      <w:r w:rsidRPr="00903DBA">
        <w:rPr>
          <w:highlight w:val="white"/>
        </w:rPr>
        <w:t>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lastRenderedPageBreak/>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lastRenderedPageBreak/>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or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lastRenderedPageBreak/>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r w:rsidR="009C3C27">
        <w:rPr>
          <w:highlight w:val="white"/>
        </w:rPr>
        <w:t>true-set</w:t>
      </w:r>
      <w:r w:rsidRPr="00903DBA">
        <w:rPr>
          <w:highlight w:val="white"/>
        </w:rPr>
        <w:t xml:space="preserve">s. If the value is true, the unconditional </w:t>
      </w:r>
      <w:r w:rsidR="00987634" w:rsidRPr="00903DBA">
        <w:rPr>
          <w:highlight w:val="white"/>
        </w:rPr>
        <w:t xml:space="preserve">jump instruction is stored in its </w:t>
      </w:r>
      <w:r w:rsidR="009C3C27">
        <w:rPr>
          <w:highlight w:val="white"/>
        </w:rPr>
        <w:t>true-set</w:t>
      </w:r>
      <w:r w:rsidR="00987634" w:rsidRPr="00903DBA">
        <w:rPr>
          <w:highlight w:val="white"/>
        </w:rPr>
        <w:t xml:space="preserve">. Otherwise, the value is stored in the </w:t>
      </w:r>
      <w:r w:rsidR="00A76052">
        <w:rPr>
          <w:highlight w:val="white"/>
        </w:rPr>
        <w:t>false-set</w:t>
      </w:r>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B1345B">
      <w:pPr>
        <w:pStyle w:val="Rubrik3"/>
        <w:rPr>
          <w:highlight w:val="white"/>
        </w:rPr>
      </w:pPr>
      <w:bookmarkStart w:id="451" w:name="_Toc59126210"/>
      <w:r w:rsidRPr="00903DBA">
        <w:rPr>
          <w:highlight w:val="white"/>
        </w:rPr>
        <w:t>Arithmetic Expressions</w:t>
      </w:r>
      <w:bookmarkEnd w:id="451"/>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lastRenderedPageBreak/>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lastRenderedPageBreak/>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lastRenderedPageBreak/>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4E0A22CE" w:rsidR="00CD295E" w:rsidRPr="00903DBA" w:rsidRDefault="00BE2C60" w:rsidP="00CA5248">
      <w:pPr>
        <w:rPr>
          <w:highlight w:val="white"/>
        </w:rPr>
      </w:pPr>
      <w:r w:rsidRPr="00903DBA">
        <w:rPr>
          <w:highlight w:val="white"/>
        </w:rPr>
        <w:t xml:space="preserve">The evaluation of a floating constant expression is </w:t>
      </w:r>
      <w:r w:rsidR="00153856" w:rsidRPr="00903DBA">
        <w:rPr>
          <w:highlight w:val="white"/>
        </w:rPr>
        <w:t>simpler</w:t>
      </w:r>
      <w:r w:rsidR="0065171F" w:rsidRPr="00903DBA">
        <w:rPr>
          <w:highlight w:val="white"/>
        </w:rPr>
        <w:t xml:space="preserv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lastRenderedPageBreak/>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lastRenderedPageBreak/>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lastRenderedPageBreak/>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4D36BB">
      <w:pPr>
        <w:pStyle w:val="Rubrik2"/>
        <w:rPr>
          <w:highlight w:val="white"/>
        </w:rPr>
      </w:pPr>
      <w:bookmarkStart w:id="452" w:name="_Toc59126211"/>
      <w:r w:rsidRPr="00903DBA">
        <w:rPr>
          <w:highlight w:val="white"/>
        </w:rPr>
        <w:t xml:space="preserve">Constant </w:t>
      </w:r>
      <w:r w:rsidR="0080006D" w:rsidRPr="00903DBA">
        <w:rPr>
          <w:highlight w:val="white"/>
        </w:rPr>
        <w:t>Type Cast</w:t>
      </w:r>
      <w:bookmarkEnd w:id="452"/>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r w:rsidR="00A76052">
        <w:rPr>
          <w:highlight w:val="white"/>
        </w:rPr>
        <w:t>false-set</w:t>
      </w:r>
      <w:r w:rsidR="00B904B5" w:rsidRPr="00903DBA">
        <w:rPr>
          <w:highlight w:val="white"/>
        </w:rPr>
        <w:t>s of the expression.</w:t>
      </w:r>
    </w:p>
    <w:p w14:paraId="4AE89BA8" w14:textId="6CEDBA03" w:rsidR="00C02A94" w:rsidRPr="00903DBA" w:rsidRDefault="00C02A94" w:rsidP="00C93FDB">
      <w:pPr>
        <w:rPr>
          <w:highlight w:val="white"/>
        </w:rPr>
      </w:pPr>
      <w:r w:rsidRPr="00903DBA">
        <w:rPr>
          <w:highlight w:val="white"/>
        </w:rPr>
        <w:lastRenderedPageBreak/>
        <w:t xml:space="preserve">If the </w:t>
      </w:r>
      <w:r w:rsidR="009C3C27">
        <w:rPr>
          <w:highlight w:val="white"/>
        </w:rPr>
        <w:t>true-set</w:t>
      </w:r>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r w:rsidR="00A76052">
        <w:rPr>
          <w:highlight w:val="white"/>
        </w:rPr>
        <w:t>false-set</w:t>
      </w:r>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r w:rsidR="00A76052">
        <w:rPr>
          <w:highlight w:val="white"/>
        </w:rPr>
        <w:t>false-set</w:t>
      </w:r>
      <w:r w:rsidR="00F3514C" w:rsidRPr="00903DBA">
        <w:rPr>
          <w:highlight w:val="white"/>
        </w:rPr>
        <w:t xml:space="preserve">. If it not zero, we create the target symbol with the jump set as its </w:t>
      </w:r>
      <w:r w:rsidR="009C3C27">
        <w:rPr>
          <w:highlight w:val="white"/>
        </w:rPr>
        <w:t>true-set</w:t>
      </w:r>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lastRenderedPageBreak/>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26041818" w:rsidR="00CD295E" w:rsidRDefault="00CD295E" w:rsidP="00CD295E">
      <w:pPr>
        <w:pStyle w:val="Code"/>
        <w:rPr>
          <w:highlight w:val="white"/>
        </w:rPr>
      </w:pPr>
      <w:r w:rsidRPr="00903DBA">
        <w:rPr>
          <w:highlight w:val="white"/>
        </w:rPr>
        <w:t xml:space="preserve">    }</w:t>
      </w:r>
    </w:p>
    <w:p w14:paraId="061D1FFF" w14:textId="298E2198" w:rsidR="004D36BB" w:rsidRPr="00903DBA" w:rsidRDefault="004D36BB" w:rsidP="004D36BB">
      <w:pPr>
        <w:pStyle w:val="Rubrik3"/>
        <w:rPr>
          <w:highlight w:val="white"/>
        </w:rPr>
      </w:pPr>
      <w:bookmarkStart w:id="453" w:name="_Toc59126212"/>
      <w:r>
        <w:rPr>
          <w:highlight w:val="white"/>
        </w:rPr>
        <w:t>Constant Value</w:t>
      </w:r>
      <w:bookmarkEnd w:id="453"/>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ero instruction, with the type size.</w:t>
      </w:r>
    </w:p>
    <w:p w14:paraId="1B4BA431" w14:textId="77777777" w:rsidR="00CD295E" w:rsidRPr="00903DBA" w:rsidRDefault="00CD295E" w:rsidP="00CD295E">
      <w:pPr>
        <w:pStyle w:val="Code"/>
        <w:rPr>
          <w:highlight w:val="white"/>
        </w:rPr>
      </w:pPr>
      <w:r w:rsidRPr="00903DBA">
        <w:rPr>
          <w:highlight w:val="white"/>
        </w:rPr>
        <w:lastRenderedPageBreak/>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16B818AF"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461860">
        <w:t>13</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454" w:name="_Toc59126213"/>
      <w:r w:rsidRPr="00903DBA">
        <w:lastRenderedPageBreak/>
        <w:t xml:space="preserve">Static </w:t>
      </w:r>
      <w:r w:rsidR="00917F74" w:rsidRPr="00903DBA">
        <w:t xml:space="preserve">Address </w:t>
      </w:r>
      <w:r w:rsidRPr="00903DBA">
        <w:t>Expression</w:t>
      </w:r>
      <w:bookmarkEnd w:id="454"/>
    </w:p>
    <w:p w14:paraId="2C360ECA" w14:textId="77777777" w:rsidR="00F4523B" w:rsidRDefault="00CD6BA8" w:rsidP="00917F74">
      <w:r w:rsidRPr="00903DBA">
        <w:t>If an expression is not constant, the next step is to deci</w:t>
      </w:r>
      <w:r w:rsidR="00917F74" w:rsidRPr="00903DBA">
        <w:t>de whether it is static.</w:t>
      </w:r>
    </w:p>
    <w:p w14:paraId="3C98430D" w14:textId="77777777" w:rsidR="00F4523B" w:rsidRDefault="00F4523B" w:rsidP="00F4523B">
      <w:pPr>
        <w:pStyle w:val="Rubrik3"/>
      </w:pPr>
      <w:bookmarkStart w:id="455" w:name="_Toc59126214"/>
      <w:r>
        <w:t>Static Value and Address</w:t>
      </w:r>
      <w:bookmarkEnd w:id="455"/>
    </w:p>
    <w:p w14:paraId="1984430F" w14:textId="7E7C4E68" w:rsidR="007F289B" w:rsidRPr="00903DBA" w:rsidRDefault="007F289B" w:rsidP="00917F74">
      <w:r w:rsidRPr="00903DBA">
        <w:t xml:space="preserve">The </w:t>
      </w:r>
      <w:r w:rsidRPr="00903DBA">
        <w:rPr>
          <w:rStyle w:val="KeyWord0"/>
        </w:rPr>
        <w:t>StaticValue</w:t>
      </w:r>
      <w:r w:rsidRPr="00903DBA">
        <w:t xml:space="preserve"> and </w:t>
      </w:r>
      <w:r w:rsidRPr="00903DBA">
        <w:rPr>
          <w:rStyle w:val="KeyWord0"/>
        </w:rPr>
        <w:t>StaticAddress</w:t>
      </w:r>
      <w:r w:rsidRPr="00903DBA">
        <w:t xml:space="preserve"> classes are identical</w:t>
      </w:r>
      <w:r w:rsidR="00F4523B">
        <w:t xml:space="preserve"> sub classes of </w:t>
      </w:r>
      <w:r w:rsidR="00F4523B" w:rsidRPr="00F4523B">
        <w:rPr>
          <w:rStyle w:val="KeyWord0"/>
        </w:rPr>
        <w:t>StaticBase</w:t>
      </w:r>
      <w:r w:rsidR="00E53D6D" w:rsidRPr="00903DBA">
        <w:t xml:space="preserve">, </w:t>
      </w:r>
      <w:r w:rsidR="00CC474F">
        <w:t>which</w:t>
      </w:r>
      <w:r w:rsidR="00960DF1" w:rsidRPr="00903DBA">
        <w:t xml:space="preserve"> hold</w:t>
      </w:r>
      <w:r w:rsidR="00CC474F">
        <w:t>s</w:t>
      </w:r>
      <w:r w:rsidR="00960DF1" w:rsidRPr="00903DBA">
        <w:t xml:space="preserve"> a name and an offset. </w:t>
      </w:r>
      <w:r w:rsidR="00CD3466" w:rsidRPr="00903DBA">
        <w:t>In the end, only static address</w:t>
      </w:r>
      <w:r w:rsidR="00DF5F99" w:rsidRPr="00903DBA">
        <w:t>es</w:t>
      </w:r>
      <w:r w:rsidR="00CD3466" w:rsidRPr="00903DBA">
        <w:t xml:space="preserve"> are allowed, but</w:t>
      </w:r>
      <w:r w:rsidR="00CC474F">
        <w:t xml:space="preserve"> </w:t>
      </w:r>
      <w:r w:rsidR="00CD3466" w:rsidRPr="00903DBA">
        <w:t>static value</w:t>
      </w:r>
      <w:r w:rsidR="00CC474F">
        <w:t>s</w:t>
      </w:r>
      <w:r w:rsidR="00CD3466" w:rsidRPr="00903DBA">
        <w:t xml:space="preserve"> can hold </w:t>
      </w:r>
      <w:r w:rsidR="0028566B">
        <w:t xml:space="preserve">intermediate </w:t>
      </w:r>
      <w:r w:rsidR="00CD3466" w:rsidRPr="00903DBA">
        <w:t>value</w:t>
      </w:r>
      <w:r w:rsidR="0028566B">
        <w:t>s</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75BA2BA1" w14:textId="1624E5EA" w:rsidR="002A27E2" w:rsidRPr="00903DBA" w:rsidRDefault="002A27E2" w:rsidP="002A27E2">
      <w:pPr>
        <w:pStyle w:val="CodeHeader"/>
      </w:pPr>
      <w:r w:rsidRPr="00903DBA">
        <w:t>Static</w:t>
      </w:r>
      <w:r>
        <w:t>Base</w:t>
      </w:r>
      <w:r w:rsidRPr="00903DBA">
        <w:t>.cs</w:t>
      </w:r>
    </w:p>
    <w:p w14:paraId="3187DF8B" w14:textId="77777777" w:rsidR="00F4523B" w:rsidRPr="00F4523B" w:rsidRDefault="00F4523B" w:rsidP="00F4523B">
      <w:pPr>
        <w:pStyle w:val="Code"/>
        <w:rPr>
          <w:highlight w:val="white"/>
        </w:rPr>
      </w:pPr>
      <w:r w:rsidRPr="00F4523B">
        <w:rPr>
          <w:highlight w:val="white"/>
        </w:rPr>
        <w:t>namespace CCompiler {</w:t>
      </w:r>
    </w:p>
    <w:p w14:paraId="4497A4F9" w14:textId="2BBEBDC4" w:rsidR="00F4523B" w:rsidRPr="00F4523B" w:rsidRDefault="00F4523B" w:rsidP="00F4523B">
      <w:pPr>
        <w:pStyle w:val="Code"/>
        <w:rPr>
          <w:highlight w:val="white"/>
        </w:rPr>
      </w:pPr>
      <w:r w:rsidRPr="00F4523B">
        <w:rPr>
          <w:highlight w:val="white"/>
        </w:rPr>
        <w:t xml:space="preserve">  public abstract class StaticBase {</w:t>
      </w:r>
    </w:p>
    <w:p w14:paraId="08A0B742" w14:textId="77777777" w:rsidR="00F4523B" w:rsidRPr="00F4523B" w:rsidRDefault="00F4523B" w:rsidP="00F4523B">
      <w:pPr>
        <w:pStyle w:val="Code"/>
        <w:rPr>
          <w:highlight w:val="white"/>
        </w:rPr>
      </w:pPr>
      <w:r w:rsidRPr="00F4523B">
        <w:rPr>
          <w:highlight w:val="white"/>
        </w:rPr>
        <w:t xml:space="preserve">    private string m_uniqueName;</w:t>
      </w:r>
    </w:p>
    <w:p w14:paraId="18A30771" w14:textId="77777777" w:rsidR="00F4523B" w:rsidRPr="00F4523B" w:rsidRDefault="00F4523B" w:rsidP="00F4523B">
      <w:pPr>
        <w:pStyle w:val="Code"/>
        <w:rPr>
          <w:highlight w:val="white"/>
        </w:rPr>
      </w:pPr>
      <w:r w:rsidRPr="00F4523B">
        <w:rPr>
          <w:highlight w:val="white"/>
        </w:rPr>
        <w:t xml:space="preserve">    private int m_offset;</w:t>
      </w:r>
    </w:p>
    <w:p w14:paraId="416130D3" w14:textId="77777777" w:rsidR="00F4523B" w:rsidRPr="00F4523B" w:rsidRDefault="00F4523B" w:rsidP="00F4523B">
      <w:pPr>
        <w:pStyle w:val="Code"/>
        <w:rPr>
          <w:highlight w:val="white"/>
        </w:rPr>
      </w:pPr>
      <w:r w:rsidRPr="00F4523B">
        <w:rPr>
          <w:highlight w:val="white"/>
        </w:rPr>
        <w:t xml:space="preserve">  </w:t>
      </w:r>
    </w:p>
    <w:p w14:paraId="489AE006" w14:textId="77777777" w:rsidR="00F4523B" w:rsidRPr="00F4523B" w:rsidRDefault="00F4523B" w:rsidP="00F4523B">
      <w:pPr>
        <w:pStyle w:val="Code"/>
        <w:rPr>
          <w:highlight w:val="white"/>
        </w:rPr>
      </w:pPr>
      <w:r w:rsidRPr="00F4523B">
        <w:rPr>
          <w:highlight w:val="white"/>
        </w:rPr>
        <w:t xml:space="preserve">    public StaticBase(string name, int offset) {</w:t>
      </w:r>
    </w:p>
    <w:p w14:paraId="78912A0E" w14:textId="77777777" w:rsidR="00F4523B" w:rsidRPr="00F4523B" w:rsidRDefault="00F4523B" w:rsidP="00F4523B">
      <w:pPr>
        <w:pStyle w:val="Code"/>
        <w:rPr>
          <w:highlight w:val="white"/>
        </w:rPr>
      </w:pPr>
      <w:r w:rsidRPr="00F4523B">
        <w:rPr>
          <w:highlight w:val="white"/>
        </w:rPr>
        <w:t xml:space="preserve">      m_uniqueName = name;</w:t>
      </w:r>
    </w:p>
    <w:p w14:paraId="74076028" w14:textId="77777777" w:rsidR="00F4523B" w:rsidRPr="00F4523B" w:rsidRDefault="00F4523B" w:rsidP="00F4523B">
      <w:pPr>
        <w:pStyle w:val="Code"/>
        <w:rPr>
          <w:highlight w:val="white"/>
        </w:rPr>
      </w:pPr>
      <w:r w:rsidRPr="00F4523B">
        <w:rPr>
          <w:highlight w:val="white"/>
        </w:rPr>
        <w:t xml:space="preserve">      m_offset = offset;</w:t>
      </w:r>
    </w:p>
    <w:p w14:paraId="5A00CF26" w14:textId="77777777" w:rsidR="00F4523B" w:rsidRPr="00F4523B" w:rsidRDefault="00F4523B" w:rsidP="00F4523B">
      <w:pPr>
        <w:pStyle w:val="Code"/>
        <w:rPr>
          <w:highlight w:val="white"/>
        </w:rPr>
      </w:pPr>
      <w:r w:rsidRPr="00F4523B">
        <w:rPr>
          <w:highlight w:val="white"/>
        </w:rPr>
        <w:t xml:space="preserve">    }</w:t>
      </w:r>
    </w:p>
    <w:p w14:paraId="6C17BEF1" w14:textId="77777777" w:rsidR="00F4523B" w:rsidRPr="00F4523B" w:rsidRDefault="00F4523B" w:rsidP="00F4523B">
      <w:pPr>
        <w:pStyle w:val="Code"/>
        <w:rPr>
          <w:highlight w:val="white"/>
        </w:rPr>
      </w:pPr>
      <w:r w:rsidRPr="00F4523B">
        <w:rPr>
          <w:highlight w:val="white"/>
        </w:rPr>
        <w:t xml:space="preserve">  </w:t>
      </w:r>
    </w:p>
    <w:p w14:paraId="66051118" w14:textId="77777777" w:rsidR="00F4523B" w:rsidRPr="00F4523B" w:rsidRDefault="00F4523B" w:rsidP="00F4523B">
      <w:pPr>
        <w:pStyle w:val="Code"/>
        <w:rPr>
          <w:highlight w:val="white"/>
        </w:rPr>
      </w:pPr>
      <w:r w:rsidRPr="00F4523B">
        <w:rPr>
          <w:highlight w:val="white"/>
        </w:rPr>
        <w:t xml:space="preserve">    public string UniqueName {</w:t>
      </w:r>
    </w:p>
    <w:p w14:paraId="6B6DB523" w14:textId="77777777" w:rsidR="00F4523B" w:rsidRPr="00F4523B" w:rsidRDefault="00F4523B" w:rsidP="00F4523B">
      <w:pPr>
        <w:pStyle w:val="Code"/>
        <w:rPr>
          <w:highlight w:val="white"/>
        </w:rPr>
      </w:pPr>
      <w:r w:rsidRPr="00F4523B">
        <w:rPr>
          <w:highlight w:val="white"/>
        </w:rPr>
        <w:t xml:space="preserve">      get { return m_uniqueName; }</w:t>
      </w:r>
    </w:p>
    <w:p w14:paraId="6ACADD5F" w14:textId="77777777" w:rsidR="00F4523B" w:rsidRPr="00F4523B" w:rsidRDefault="00F4523B" w:rsidP="00F4523B">
      <w:pPr>
        <w:pStyle w:val="Code"/>
        <w:rPr>
          <w:highlight w:val="white"/>
        </w:rPr>
      </w:pPr>
      <w:r w:rsidRPr="00F4523B">
        <w:rPr>
          <w:highlight w:val="white"/>
        </w:rPr>
        <w:t xml:space="preserve">    }</w:t>
      </w:r>
    </w:p>
    <w:p w14:paraId="039B87D1" w14:textId="77777777" w:rsidR="00F4523B" w:rsidRPr="00F4523B" w:rsidRDefault="00F4523B" w:rsidP="00F4523B">
      <w:pPr>
        <w:pStyle w:val="Code"/>
        <w:rPr>
          <w:highlight w:val="white"/>
        </w:rPr>
      </w:pPr>
      <w:r w:rsidRPr="00F4523B">
        <w:rPr>
          <w:highlight w:val="white"/>
        </w:rPr>
        <w:t xml:space="preserve">  </w:t>
      </w:r>
    </w:p>
    <w:p w14:paraId="00B60B9C" w14:textId="77777777" w:rsidR="00F4523B" w:rsidRPr="00F4523B" w:rsidRDefault="00F4523B" w:rsidP="00F4523B">
      <w:pPr>
        <w:pStyle w:val="Code"/>
        <w:rPr>
          <w:highlight w:val="white"/>
        </w:rPr>
      </w:pPr>
      <w:r w:rsidRPr="00F4523B">
        <w:rPr>
          <w:highlight w:val="white"/>
        </w:rPr>
        <w:t xml:space="preserve">    public int Offset {</w:t>
      </w:r>
    </w:p>
    <w:p w14:paraId="62E8195D" w14:textId="77777777" w:rsidR="00F4523B" w:rsidRPr="00F4523B" w:rsidRDefault="00F4523B" w:rsidP="00F4523B">
      <w:pPr>
        <w:pStyle w:val="Code"/>
        <w:rPr>
          <w:highlight w:val="white"/>
        </w:rPr>
      </w:pPr>
      <w:r w:rsidRPr="00F4523B">
        <w:rPr>
          <w:highlight w:val="white"/>
        </w:rPr>
        <w:t xml:space="preserve">      get { return m_offset; }</w:t>
      </w:r>
    </w:p>
    <w:p w14:paraId="7D21FFBE" w14:textId="77777777" w:rsidR="00F4523B" w:rsidRPr="00F4523B" w:rsidRDefault="00F4523B" w:rsidP="00F4523B">
      <w:pPr>
        <w:pStyle w:val="Code"/>
        <w:rPr>
          <w:highlight w:val="white"/>
        </w:rPr>
      </w:pPr>
      <w:r w:rsidRPr="00F4523B">
        <w:rPr>
          <w:highlight w:val="white"/>
        </w:rPr>
        <w:t xml:space="preserve">    }</w:t>
      </w:r>
    </w:p>
    <w:p w14:paraId="1C5D041A" w14:textId="77777777" w:rsidR="00F4523B" w:rsidRPr="00F4523B" w:rsidRDefault="00F4523B" w:rsidP="00F4523B">
      <w:pPr>
        <w:pStyle w:val="Code"/>
        <w:rPr>
          <w:highlight w:val="white"/>
        </w:rPr>
      </w:pPr>
    </w:p>
    <w:p w14:paraId="37731876" w14:textId="77777777" w:rsidR="00F4523B" w:rsidRPr="00F4523B" w:rsidRDefault="00F4523B" w:rsidP="00F4523B">
      <w:pPr>
        <w:pStyle w:val="Code"/>
        <w:rPr>
          <w:highlight w:val="white"/>
        </w:rPr>
      </w:pPr>
      <w:r w:rsidRPr="00F4523B">
        <w:rPr>
          <w:highlight w:val="white"/>
        </w:rPr>
        <w:t xml:space="preserve">    public override string ToString() {</w:t>
      </w:r>
    </w:p>
    <w:p w14:paraId="557E377D" w14:textId="77777777" w:rsidR="00F4523B" w:rsidRPr="00F4523B" w:rsidRDefault="00F4523B" w:rsidP="00F4523B">
      <w:pPr>
        <w:pStyle w:val="Code"/>
        <w:rPr>
          <w:highlight w:val="white"/>
        </w:rPr>
      </w:pPr>
      <w:r w:rsidRPr="00F4523B">
        <w:rPr>
          <w:highlight w:val="white"/>
        </w:rPr>
        <w:t xml:space="preserve">      if (m_offset &gt; 0) {</w:t>
      </w:r>
    </w:p>
    <w:p w14:paraId="6623A155" w14:textId="77777777" w:rsidR="00F4523B" w:rsidRPr="00F4523B" w:rsidRDefault="00F4523B" w:rsidP="00F4523B">
      <w:pPr>
        <w:pStyle w:val="Code"/>
        <w:rPr>
          <w:highlight w:val="white"/>
        </w:rPr>
      </w:pPr>
      <w:r w:rsidRPr="00F4523B">
        <w:rPr>
          <w:highlight w:val="white"/>
        </w:rPr>
        <w:t xml:space="preserve">        return m_uniqueName + " + " + m_offset;</w:t>
      </w:r>
    </w:p>
    <w:p w14:paraId="7FF11B6F" w14:textId="77777777" w:rsidR="00F4523B" w:rsidRPr="00F4523B" w:rsidRDefault="00F4523B" w:rsidP="00F4523B">
      <w:pPr>
        <w:pStyle w:val="Code"/>
        <w:rPr>
          <w:highlight w:val="white"/>
        </w:rPr>
      </w:pPr>
      <w:r w:rsidRPr="00F4523B">
        <w:rPr>
          <w:highlight w:val="white"/>
        </w:rPr>
        <w:t xml:space="preserve">      }</w:t>
      </w:r>
    </w:p>
    <w:p w14:paraId="5FB65E32" w14:textId="77777777" w:rsidR="00F4523B" w:rsidRPr="00F4523B" w:rsidRDefault="00F4523B" w:rsidP="00F4523B">
      <w:pPr>
        <w:pStyle w:val="Code"/>
        <w:rPr>
          <w:highlight w:val="white"/>
        </w:rPr>
      </w:pPr>
      <w:r w:rsidRPr="00F4523B">
        <w:rPr>
          <w:highlight w:val="white"/>
        </w:rPr>
        <w:t xml:space="preserve">      else if (m_offset &lt; 0) {</w:t>
      </w:r>
    </w:p>
    <w:p w14:paraId="72487B27" w14:textId="77777777" w:rsidR="00F4523B" w:rsidRPr="00F4523B" w:rsidRDefault="00F4523B" w:rsidP="00F4523B">
      <w:pPr>
        <w:pStyle w:val="Code"/>
        <w:rPr>
          <w:highlight w:val="white"/>
        </w:rPr>
      </w:pPr>
      <w:r w:rsidRPr="00F4523B">
        <w:rPr>
          <w:highlight w:val="white"/>
        </w:rPr>
        <w:t xml:space="preserve">        return m_uniqueName + " - " + (-m_offset);</w:t>
      </w:r>
    </w:p>
    <w:p w14:paraId="61A982F3" w14:textId="77777777" w:rsidR="00F4523B" w:rsidRPr="00F4523B" w:rsidRDefault="00F4523B" w:rsidP="00F4523B">
      <w:pPr>
        <w:pStyle w:val="Code"/>
        <w:rPr>
          <w:highlight w:val="white"/>
        </w:rPr>
      </w:pPr>
      <w:r w:rsidRPr="00F4523B">
        <w:rPr>
          <w:highlight w:val="white"/>
        </w:rPr>
        <w:t xml:space="preserve">      }</w:t>
      </w:r>
    </w:p>
    <w:p w14:paraId="3F1180D0" w14:textId="77777777" w:rsidR="00F4523B" w:rsidRPr="00F4523B" w:rsidRDefault="00F4523B" w:rsidP="00F4523B">
      <w:pPr>
        <w:pStyle w:val="Code"/>
        <w:rPr>
          <w:highlight w:val="white"/>
        </w:rPr>
      </w:pPr>
      <w:r w:rsidRPr="00F4523B">
        <w:rPr>
          <w:highlight w:val="white"/>
        </w:rPr>
        <w:t xml:space="preserve">      else {</w:t>
      </w:r>
    </w:p>
    <w:p w14:paraId="1D8791EB" w14:textId="77777777" w:rsidR="00F4523B" w:rsidRPr="00F4523B" w:rsidRDefault="00F4523B" w:rsidP="00F4523B">
      <w:pPr>
        <w:pStyle w:val="Code"/>
        <w:rPr>
          <w:highlight w:val="white"/>
        </w:rPr>
      </w:pPr>
      <w:r w:rsidRPr="00F4523B">
        <w:rPr>
          <w:highlight w:val="white"/>
        </w:rPr>
        <w:t xml:space="preserve">        return m_uniqueName;</w:t>
      </w:r>
    </w:p>
    <w:p w14:paraId="74F59C7D" w14:textId="77777777" w:rsidR="00F4523B" w:rsidRPr="00F4523B" w:rsidRDefault="00F4523B" w:rsidP="00F4523B">
      <w:pPr>
        <w:pStyle w:val="Code"/>
        <w:rPr>
          <w:highlight w:val="white"/>
        </w:rPr>
      </w:pPr>
      <w:r w:rsidRPr="00F4523B">
        <w:rPr>
          <w:highlight w:val="white"/>
        </w:rPr>
        <w:t xml:space="preserve">      }</w:t>
      </w:r>
    </w:p>
    <w:p w14:paraId="0D81697D" w14:textId="77777777" w:rsidR="00F4523B" w:rsidRPr="00F4523B" w:rsidRDefault="00F4523B" w:rsidP="00F4523B">
      <w:pPr>
        <w:pStyle w:val="Code"/>
        <w:rPr>
          <w:highlight w:val="white"/>
        </w:rPr>
      </w:pPr>
      <w:r w:rsidRPr="00F4523B">
        <w:rPr>
          <w:highlight w:val="white"/>
        </w:rPr>
        <w:t xml:space="preserve">    }</w:t>
      </w:r>
    </w:p>
    <w:p w14:paraId="38B8A07A" w14:textId="77777777" w:rsidR="00F4523B" w:rsidRPr="00F4523B" w:rsidRDefault="00F4523B" w:rsidP="00F4523B">
      <w:pPr>
        <w:pStyle w:val="Code"/>
        <w:rPr>
          <w:highlight w:val="white"/>
        </w:rPr>
      </w:pPr>
      <w:r w:rsidRPr="00F4523B">
        <w:rPr>
          <w:highlight w:val="white"/>
        </w:rPr>
        <w:t xml:space="preserve">  }</w:t>
      </w:r>
    </w:p>
    <w:p w14:paraId="1DF1276A" w14:textId="77777777" w:rsidR="00F4523B" w:rsidRPr="00F4523B" w:rsidRDefault="00F4523B" w:rsidP="00F4523B">
      <w:pPr>
        <w:pStyle w:val="Code"/>
        <w:rPr>
          <w:highlight w:val="white"/>
        </w:rPr>
      </w:pPr>
    </w:p>
    <w:p w14:paraId="4781BEBC" w14:textId="77777777" w:rsidR="00F4523B" w:rsidRPr="00F4523B" w:rsidRDefault="00F4523B" w:rsidP="00F4523B">
      <w:pPr>
        <w:pStyle w:val="Code"/>
        <w:rPr>
          <w:highlight w:val="white"/>
        </w:rPr>
      </w:pPr>
      <w:r w:rsidRPr="00F4523B">
        <w:rPr>
          <w:highlight w:val="white"/>
        </w:rPr>
        <w:t xml:space="preserve">  public class StaticValue : StaticBase {</w:t>
      </w:r>
    </w:p>
    <w:p w14:paraId="577F1919" w14:textId="77777777" w:rsidR="00F4523B" w:rsidRPr="00F4523B" w:rsidRDefault="00F4523B" w:rsidP="00F4523B">
      <w:pPr>
        <w:pStyle w:val="Code"/>
        <w:rPr>
          <w:highlight w:val="white"/>
        </w:rPr>
      </w:pPr>
      <w:r w:rsidRPr="00F4523B">
        <w:rPr>
          <w:highlight w:val="white"/>
        </w:rPr>
        <w:t xml:space="preserve">    public StaticValue(string name, int offset)</w:t>
      </w:r>
    </w:p>
    <w:p w14:paraId="41F2B603" w14:textId="77777777" w:rsidR="00F4523B" w:rsidRPr="00F4523B" w:rsidRDefault="00F4523B" w:rsidP="00F4523B">
      <w:pPr>
        <w:pStyle w:val="Code"/>
        <w:rPr>
          <w:highlight w:val="white"/>
        </w:rPr>
      </w:pPr>
      <w:r w:rsidRPr="00F4523B">
        <w:rPr>
          <w:highlight w:val="white"/>
        </w:rPr>
        <w:t xml:space="preserve">     :base(name, offset) {</w:t>
      </w:r>
    </w:p>
    <w:p w14:paraId="173D7A71" w14:textId="77777777" w:rsidR="00F4523B" w:rsidRPr="00F4523B" w:rsidRDefault="00F4523B" w:rsidP="00F4523B">
      <w:pPr>
        <w:pStyle w:val="Code"/>
        <w:rPr>
          <w:highlight w:val="white"/>
        </w:rPr>
      </w:pPr>
      <w:r w:rsidRPr="00F4523B">
        <w:rPr>
          <w:highlight w:val="white"/>
        </w:rPr>
        <w:t xml:space="preserve">      // Empty.</w:t>
      </w:r>
    </w:p>
    <w:p w14:paraId="2C8F035D" w14:textId="77777777" w:rsidR="00F4523B" w:rsidRPr="00F4523B" w:rsidRDefault="00F4523B" w:rsidP="00F4523B">
      <w:pPr>
        <w:pStyle w:val="Code"/>
        <w:rPr>
          <w:highlight w:val="white"/>
        </w:rPr>
      </w:pPr>
      <w:r w:rsidRPr="00F4523B">
        <w:rPr>
          <w:highlight w:val="white"/>
        </w:rPr>
        <w:t xml:space="preserve">    }</w:t>
      </w:r>
    </w:p>
    <w:p w14:paraId="0580D71D" w14:textId="77777777" w:rsidR="00F4523B" w:rsidRPr="00F4523B" w:rsidRDefault="00F4523B" w:rsidP="00F4523B">
      <w:pPr>
        <w:pStyle w:val="Code"/>
        <w:rPr>
          <w:highlight w:val="white"/>
        </w:rPr>
      </w:pPr>
      <w:r w:rsidRPr="00F4523B">
        <w:rPr>
          <w:highlight w:val="white"/>
        </w:rPr>
        <w:t xml:space="preserve">  }</w:t>
      </w:r>
    </w:p>
    <w:p w14:paraId="3AC91C39" w14:textId="77777777" w:rsidR="00F4523B" w:rsidRPr="00F4523B" w:rsidRDefault="00F4523B" w:rsidP="00F4523B">
      <w:pPr>
        <w:pStyle w:val="Code"/>
        <w:rPr>
          <w:highlight w:val="white"/>
        </w:rPr>
      </w:pPr>
    </w:p>
    <w:p w14:paraId="504C8262" w14:textId="77777777" w:rsidR="00F4523B" w:rsidRPr="00F4523B" w:rsidRDefault="00F4523B" w:rsidP="00F4523B">
      <w:pPr>
        <w:pStyle w:val="Code"/>
        <w:rPr>
          <w:highlight w:val="white"/>
        </w:rPr>
      </w:pPr>
      <w:r w:rsidRPr="00F4523B">
        <w:rPr>
          <w:highlight w:val="white"/>
        </w:rPr>
        <w:t xml:space="preserve">  public class StaticAddress : StaticBase {</w:t>
      </w:r>
    </w:p>
    <w:p w14:paraId="2232D4FA" w14:textId="77777777" w:rsidR="00F4523B" w:rsidRPr="00F4523B" w:rsidRDefault="00F4523B" w:rsidP="00F4523B">
      <w:pPr>
        <w:pStyle w:val="Code"/>
        <w:rPr>
          <w:highlight w:val="white"/>
        </w:rPr>
      </w:pPr>
      <w:r w:rsidRPr="00F4523B">
        <w:rPr>
          <w:highlight w:val="white"/>
        </w:rPr>
        <w:t xml:space="preserve">    public StaticAddress(string name, int offset)</w:t>
      </w:r>
    </w:p>
    <w:p w14:paraId="13213977" w14:textId="77777777" w:rsidR="00F4523B" w:rsidRPr="00F4523B" w:rsidRDefault="00F4523B" w:rsidP="00F4523B">
      <w:pPr>
        <w:pStyle w:val="Code"/>
        <w:rPr>
          <w:highlight w:val="white"/>
        </w:rPr>
      </w:pPr>
      <w:r w:rsidRPr="00F4523B">
        <w:rPr>
          <w:highlight w:val="white"/>
        </w:rPr>
        <w:t xml:space="preserve">     :base(name, offset) {</w:t>
      </w:r>
    </w:p>
    <w:p w14:paraId="7CA63802" w14:textId="77777777" w:rsidR="00F4523B" w:rsidRPr="00F4523B" w:rsidRDefault="00F4523B" w:rsidP="00F4523B">
      <w:pPr>
        <w:pStyle w:val="Code"/>
        <w:rPr>
          <w:highlight w:val="white"/>
        </w:rPr>
      </w:pPr>
      <w:r w:rsidRPr="00F4523B">
        <w:rPr>
          <w:highlight w:val="white"/>
        </w:rPr>
        <w:t xml:space="preserve">      // Empty.</w:t>
      </w:r>
    </w:p>
    <w:p w14:paraId="0FBFA442" w14:textId="77777777" w:rsidR="00F4523B" w:rsidRPr="00F4523B" w:rsidRDefault="00F4523B" w:rsidP="00F4523B">
      <w:pPr>
        <w:pStyle w:val="Code"/>
        <w:rPr>
          <w:highlight w:val="white"/>
        </w:rPr>
      </w:pPr>
      <w:r w:rsidRPr="00F4523B">
        <w:rPr>
          <w:highlight w:val="white"/>
        </w:rPr>
        <w:t xml:space="preserve">    }</w:t>
      </w:r>
    </w:p>
    <w:p w14:paraId="460D3172" w14:textId="77777777" w:rsidR="00F4523B" w:rsidRPr="00F4523B" w:rsidRDefault="00F4523B" w:rsidP="00F4523B">
      <w:pPr>
        <w:pStyle w:val="Code"/>
        <w:rPr>
          <w:highlight w:val="white"/>
        </w:rPr>
      </w:pPr>
      <w:r w:rsidRPr="00F4523B">
        <w:rPr>
          <w:highlight w:val="white"/>
        </w:rPr>
        <w:t xml:space="preserve">  }</w:t>
      </w:r>
    </w:p>
    <w:p w14:paraId="032EC878" w14:textId="77777777" w:rsidR="00F4523B" w:rsidRPr="00F4523B" w:rsidRDefault="00F4523B" w:rsidP="00F4523B">
      <w:pPr>
        <w:pStyle w:val="Code"/>
        <w:rPr>
          <w:highlight w:val="white"/>
        </w:rPr>
      </w:pPr>
      <w:r w:rsidRPr="00F4523B">
        <w:rPr>
          <w:highlight w:val="white"/>
        </w:rPr>
        <w:lastRenderedPageBreak/>
        <w:t>}</w:t>
      </w:r>
    </w:p>
    <w:p w14:paraId="28247BE5" w14:textId="636163F4" w:rsidR="001C3073" w:rsidRPr="00903DBA" w:rsidRDefault="001C3073" w:rsidP="001C3073">
      <w:pPr>
        <w:pStyle w:val="Rubrik3"/>
      </w:pPr>
      <w:bookmarkStart w:id="456" w:name="_Toc59126215"/>
      <w:r>
        <w:t>Static Expression</w:t>
      </w:r>
      <w:bookmarkEnd w:id="456"/>
    </w:p>
    <w:p w14:paraId="28070311" w14:textId="0D8B06B4" w:rsidR="00006E57" w:rsidRPr="00903DBA" w:rsidRDefault="00D77A80" w:rsidP="00522EB0">
      <w:r>
        <w:t>A static expression is an expression that is located at a specific place in the memory</w:t>
      </w:r>
      <w:r w:rsidR="00BD56D6">
        <w:t xml:space="preserve">. The address can be identified by its name </w:t>
      </w:r>
      <w:r>
        <w:t>an</w:t>
      </w:r>
      <w:r w:rsidR="00BD56D6">
        <w:t>d</w:t>
      </w:r>
      <w:r>
        <w:t xml:space="preserve"> offset. </w:t>
      </w:r>
      <w:r w:rsidR="00522EB0" w:rsidRPr="00903DBA">
        <w:t xml:space="preserve">The </w:t>
      </w:r>
      <w:r w:rsidR="00522EB0" w:rsidRPr="00903DBA">
        <w:rPr>
          <w:rStyle w:val="KeyWord0"/>
        </w:rPr>
        <w:t>StaticExpression</w:t>
      </w:r>
      <w:r w:rsidR="00522EB0" w:rsidRPr="00903DBA">
        <w:t xml:space="preserve"> class hold</w:t>
      </w:r>
      <w:r>
        <w:t>s</w:t>
      </w:r>
      <w:r w:rsidR="00522EB0" w:rsidRPr="00903DBA">
        <w:t xml:space="preserve"> the two methods </w:t>
      </w:r>
      <w:r w:rsidR="00522EB0" w:rsidRPr="00903DBA">
        <w:rPr>
          <w:rStyle w:val="KeyWord0"/>
        </w:rPr>
        <w:t>Binary</w:t>
      </w:r>
      <w:r w:rsidR="00522EB0" w:rsidRPr="00903DBA">
        <w:t xml:space="preserve"> and </w:t>
      </w:r>
      <w:r w:rsidR="00522EB0" w:rsidRPr="00903DBA">
        <w:rPr>
          <w:rStyle w:val="KeyWord0"/>
        </w:rPr>
        <w:t>Unary</w:t>
      </w:r>
      <w:r w:rsidR="00522EB0"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 xml:space="preserve">if there is </w:t>
      </w:r>
      <w:r>
        <w:t>no one</w:t>
      </w:r>
      <w:r w:rsidR="00E52011" w:rsidRPr="00903DBA">
        <w:t>.</w:t>
      </w:r>
    </w:p>
    <w:p w14:paraId="6B353FE8" w14:textId="292D7FFF" w:rsidR="00614078" w:rsidRPr="00903DBA" w:rsidRDefault="00614078" w:rsidP="00614078">
      <w:pPr>
        <w:pStyle w:val="CodeHeader"/>
      </w:pPr>
      <w:r w:rsidRPr="00903DBA">
        <w:t>StaticExpression.cs</w:t>
      </w:r>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12AF160C"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or a</w:t>
      </w:r>
      <w:r w:rsidR="00AA77E6">
        <w:rPr>
          <w:highlight w:val="white"/>
        </w:rPr>
        <w:t>n</w:t>
      </w:r>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lastRenderedPageBreak/>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1DB75518"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w:t>
      </w:r>
      <w:r w:rsidR="00BD56D6">
        <w:rPr>
          <w:highlight w:val="white"/>
        </w:rPr>
        <w:t>a</w:t>
      </w:r>
      <w:r w:rsidRPr="00903DBA">
        <w:rPr>
          <w:highlight w:val="white"/>
        </w:rPr>
        <w:t xml:space="preserve">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lastRenderedPageBreak/>
        <w:t>}</w:t>
      </w:r>
    </w:p>
    <w:p w14:paraId="240CCCC5" w14:textId="7172E3D3" w:rsidR="00EF74E4" w:rsidRPr="00903DBA" w:rsidRDefault="00C37108" w:rsidP="00485A24">
      <w:pPr>
        <w:pStyle w:val="Rubrik1"/>
      </w:pPr>
      <w:bookmarkStart w:id="457" w:name="_Toc59126216"/>
      <w:r w:rsidRPr="00903DBA">
        <w:lastRenderedPageBreak/>
        <w:t>Initialization</w:t>
      </w:r>
      <w:bookmarkEnd w:id="457"/>
    </w:p>
    <w:p w14:paraId="3E8BC185" w14:textId="6B9EBA18" w:rsidR="00CE2068" w:rsidRPr="00903DBA" w:rsidRDefault="00A5295F" w:rsidP="00A5295F">
      <w:r w:rsidRPr="00903DBA">
        <w:t xml:space="preserve">In C, it is possible to initialize simple and compound variables. Therefore, we need </w:t>
      </w:r>
      <w:ins w:id="458" w:author="Stefan Bjornander" w:date="2015-04-25T17:28:00Z">
        <w:r w:rsidRPr="00903DBA">
          <w:t xml:space="preserve">to check that </w:t>
        </w:r>
      </w:ins>
      <w:del w:id="459" w:author="Stefan Bjornander" w:date="2015-04-25T17:28:00Z">
        <w:r w:rsidRPr="00903DBA" w:rsidDel="00A35C17">
          <w:delText>a way to make sure</w:delText>
        </w:r>
      </w:del>
      <w:ins w:id="460" w:author="Stefan Bjornander" w:date="2015-04-25T17:27:00Z">
        <w:r w:rsidRPr="00903DBA">
          <w:t xml:space="preserve">the </w:t>
        </w:r>
      </w:ins>
      <w:r w:rsidRPr="00903DBA">
        <w:t xml:space="preserve">initialized </w:t>
      </w:r>
      <w:ins w:id="461"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w:t>
      </w:r>
      <w:r w:rsidR="00C92803">
        <w:t>auto</w:t>
      </w:r>
      <w:r w:rsidRPr="00903DBA">
        <w:t xml:space="preserve">.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w:t>
      </w:r>
      <w:r w:rsidR="00C92803">
        <w:t>auto</w:t>
      </w:r>
      <w:r w:rsidRPr="00903DBA">
        <w:t xml:space="preserve">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0D8FFE35" w:rsidR="0083315B" w:rsidRPr="00903DBA" w:rsidRDefault="0083315B" w:rsidP="0083315B">
      <w:r w:rsidRPr="00903DBA">
        <w:t xml:space="preserve">If the variable type is a pointer to a (signed or unsigned) character and the </w:t>
      </w:r>
      <w:r w:rsidR="00D818DE" w:rsidRPr="00903DBA">
        <w:t>initializat</w:t>
      </w:r>
      <w:r w:rsidR="00D818DE">
        <w:t xml:space="preserve">or </w:t>
      </w:r>
      <w:r w:rsidRPr="00903DBA">
        <w:t>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462" w:author="Stefan Bjornander" w:date="2015-04-25T17:33:00Z"/>
        </w:rPr>
        <w:pPrChange w:id="463" w:author="Stefan Bjornander" w:date="2015-04-25T17:33:00Z">
          <w:pPr>
            <w:pStyle w:val="Code"/>
          </w:pPr>
        </w:pPrChange>
      </w:pPr>
      <w:bookmarkStart w:id="464" w:name="_Toc59126217"/>
      <w:r w:rsidRPr="00903DBA">
        <w:t>Auto</w:t>
      </w:r>
      <w:ins w:id="465" w:author="Stefan Bjornander" w:date="2015-04-25T17:33:00Z">
        <w:r w:rsidR="00A5295F" w:rsidRPr="00903DBA">
          <w:t xml:space="preserve"> </w:t>
        </w:r>
      </w:ins>
      <w:r w:rsidR="00A5295F" w:rsidRPr="00903DBA">
        <w:t>Initialization</w:t>
      </w:r>
      <w:bookmarkEnd w:id="464"/>
    </w:p>
    <w:p w14:paraId="53C92E22" w14:textId="3608C146" w:rsidR="00A5295F" w:rsidRPr="00903DBA" w:rsidRDefault="0083315B" w:rsidP="00A5295F">
      <w:r w:rsidRPr="00903DBA">
        <w:t>Auto</w:t>
      </w:r>
      <w:ins w:id="466" w:author="Stefan Bjornander" w:date="2015-04-25T17:33:00Z">
        <w:r w:rsidR="00A5295F" w:rsidRPr="00903DBA">
          <w:t xml:space="preserve"> </w:t>
        </w:r>
      </w:ins>
      <w:r w:rsidR="00A5295F" w:rsidRPr="00903DBA">
        <w:t>initialization</w:t>
      </w:r>
      <w:del w:id="467" w:author="Stefan Bjornander" w:date="2015-04-25T17:33:00Z">
        <w:r w:rsidR="00A5295F" w:rsidRPr="00903DBA" w:rsidDel="004F1667">
          <w:delText xml:space="preserve">  </w:delText>
        </w:r>
      </w:del>
      <w:ins w:id="468" w:author="Stefan Bjornander" w:date="2015-04-25T17:33:00Z">
        <w:r w:rsidR="00A5295F" w:rsidRPr="00903DBA">
          <w:t xml:space="preserve"> occurs when an auto or register </w:t>
        </w:r>
      </w:ins>
      <w:ins w:id="469" w:author="Stefan Bjornander" w:date="2015-04-25T17:34:00Z">
        <w:r w:rsidR="00A5295F" w:rsidRPr="00903DBA">
          <w:t xml:space="preserve">variable becomes </w:t>
        </w:r>
      </w:ins>
      <w:r w:rsidR="00A5295F" w:rsidRPr="00903DBA">
        <w:t>initialized</w:t>
      </w:r>
      <w:ins w:id="470" w:author="Stefan Bjornander" w:date="2015-04-25T17:34:00Z">
        <w:r w:rsidR="00A5295F" w:rsidRPr="00903DBA">
          <w:t xml:space="preserve">. Since the </w:t>
        </w:r>
      </w:ins>
      <w:r w:rsidR="00A5295F" w:rsidRPr="00903DBA">
        <w:t>initialization</w:t>
      </w:r>
      <w:ins w:id="471" w:author="Stefan Bjornander" w:date="2015-04-25T17:34:00Z">
        <w:r w:rsidR="00A5295F" w:rsidRPr="00903DBA">
          <w:t xml:space="preserve"> value can be non-</w:t>
        </w:r>
      </w:ins>
      <w:ins w:id="472" w:author="Stefan Bjornander" w:date="2015-04-25T17:46:00Z">
        <w:r w:rsidR="00A5295F" w:rsidRPr="00903DBA">
          <w:t>constant</w:t>
        </w:r>
      </w:ins>
      <w:ins w:id="473" w:author="Stefan Bjornander" w:date="2015-04-25T17:34:00Z">
        <w:r w:rsidR="00A5295F" w:rsidRPr="00903DBA">
          <w:t xml:space="preserve">, no memory block is created. Instead, </w:t>
        </w:r>
      </w:ins>
      <w:ins w:id="474" w:author="Stefan Bjornander" w:date="2015-04-25T17:46:00Z">
        <w:r w:rsidR="00A5295F" w:rsidRPr="00903DBA">
          <w:t>a se</w:t>
        </w:r>
      </w:ins>
      <w:r w:rsidR="00A5295F" w:rsidRPr="00903DBA">
        <w:t>quence</w:t>
      </w:r>
      <w:ins w:id="475" w:author="Stefan Bjornander" w:date="2015-04-25T17:46:00Z">
        <w:r w:rsidR="00A5295F" w:rsidRPr="00903DBA">
          <w:t xml:space="preserve"> of assign</w:t>
        </w:r>
      </w:ins>
      <w:r w:rsidR="00A5295F" w:rsidRPr="00903DBA">
        <w:t>ment</w:t>
      </w:r>
      <w:ins w:id="476" w:author="Stefan Bjornander" w:date="2015-04-25T17:46:00Z">
        <w:r w:rsidR="00A5295F" w:rsidRPr="00903DBA">
          <w:t xml:space="preserve"> instruction</w:t>
        </w:r>
      </w:ins>
      <w:ins w:id="477" w:author="Stefan Bjornander" w:date="2015-04-25T18:25:00Z">
        <w:r w:rsidR="00A5295F" w:rsidRPr="00903DBA">
          <w:t>s</w:t>
        </w:r>
      </w:ins>
      <w:ins w:id="478" w:author="Stefan Bjornander" w:date="2015-04-25T17:46:00Z">
        <w:r w:rsidR="00A5295F" w:rsidRPr="00903DBA">
          <w:t xml:space="preserve"> is added</w:t>
        </w:r>
      </w:ins>
      <w:r w:rsidR="00A5295F" w:rsidRPr="00903DBA">
        <w:t xml:space="preserve"> to the </w:t>
      </w:r>
      <w:ins w:id="479" w:author="Stefan Bjornander" w:date="2015-04-25T17:46:00Z">
        <w:r w:rsidR="00A5295F" w:rsidRPr="00903DBA">
          <w:t>mid</w:t>
        </w:r>
      </w:ins>
      <w:ins w:id="480" w:author="Stefan Bjornander" w:date="2015-04-25T18:25:00Z">
        <w:r w:rsidR="00A5295F" w:rsidRPr="00903DBA">
          <w:t>dle</w:t>
        </w:r>
      </w:ins>
      <w:ins w:id="481" w:author="Stefan Bjornander" w:date="2015-04-25T17:46:00Z">
        <w:r w:rsidR="00A5295F" w:rsidRPr="00903DBA">
          <w:t xml:space="preserve"> code.</w:t>
        </w:r>
      </w:ins>
    </w:p>
    <w:p w14:paraId="5187DC74" w14:textId="40410CD4" w:rsidR="002C3770" w:rsidRPr="00903DBA" w:rsidRDefault="00E03072" w:rsidP="00E03072">
      <w:pPr>
        <w:pStyle w:val="CodeHeader"/>
      </w:pPr>
      <w:r w:rsidRPr="00903DBA">
        <w:rPr>
          <w:highlight w:val="white"/>
        </w:rPr>
        <w:t>GenerateAuto</w:t>
      </w:r>
      <w:r w:rsidR="002F35C1" w:rsidRPr="00903DBA">
        <w:rPr>
          <w:highlight w:val="white"/>
        </w:rPr>
        <w:t>Initializer</w:t>
      </w:r>
      <w:r w:rsidRPr="00903DBA">
        <w:t>.cs</w:t>
      </w:r>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82" w:author="Stefan Bjornander" w:date="2015-04-25T17:29:00Z"/>
        </w:rPr>
        <w:pPrChange w:id="483" w:author="Stefan Bjornander" w:date="2015-04-25T17:29:00Z">
          <w:pPr>
            <w:pStyle w:val="Code"/>
          </w:pPr>
        </w:pPrChange>
      </w:pPr>
      <w:bookmarkStart w:id="484" w:name="_Toc59126218"/>
      <w:ins w:id="485" w:author="Stefan Bjornander" w:date="2015-04-25T17:28:00Z">
        <w:r w:rsidRPr="00903DBA">
          <w:t xml:space="preserve">Static </w:t>
        </w:r>
      </w:ins>
      <w:r w:rsidRPr="00903DBA">
        <w:t>Initialization</w:t>
      </w:r>
      <w:bookmarkEnd w:id="484"/>
    </w:p>
    <w:p w14:paraId="052D947E" w14:textId="77777777" w:rsidR="0083315B" w:rsidRPr="00903DBA" w:rsidRDefault="0083315B" w:rsidP="0083315B">
      <w:ins w:id="486" w:author="Stefan Bjornander" w:date="2015-04-25T17:29:00Z">
        <w:r w:rsidRPr="00903DBA">
          <w:t xml:space="preserve">Static </w:t>
        </w:r>
      </w:ins>
      <w:r w:rsidRPr="00903DBA">
        <w:t>initialization</w:t>
      </w:r>
      <w:ins w:id="487" w:author="Stefan Bjornander" w:date="2015-04-25T17:29:00Z">
        <w:r w:rsidRPr="00903DBA">
          <w:t xml:space="preserve"> occurs when a static variable </w:t>
        </w:r>
      </w:ins>
      <w:r w:rsidRPr="00903DBA">
        <w:t>becomes</w:t>
      </w:r>
      <w:ins w:id="488" w:author="Stefan Bjornander" w:date="2015-04-25T17:29:00Z">
        <w:r w:rsidRPr="00903DBA">
          <w:t xml:space="preserve"> </w:t>
        </w:r>
      </w:ins>
      <w:r w:rsidRPr="00903DBA">
        <w:t>initialized</w:t>
      </w:r>
      <w:ins w:id="489" w:author="Stefan Bjornander" w:date="2015-04-25T17:29:00Z">
        <w:r w:rsidRPr="00903DBA">
          <w:t>.</w:t>
        </w:r>
      </w:ins>
      <w:ins w:id="490" w:author="Stefan Bjornander" w:date="2015-04-25T17:32:00Z">
        <w:r w:rsidRPr="00903DBA">
          <w:t xml:space="preserve"> The </w:t>
        </w:r>
      </w:ins>
      <w:r w:rsidRPr="00903DBA">
        <w:t>initialization</w:t>
      </w:r>
      <w:ins w:id="491" w:author="Stefan Bjornander" w:date="2015-04-25T17:32:00Z">
        <w:r w:rsidRPr="00903DBA">
          <w:t xml:space="preserve"> value has to be constant and known at compile time. No code is generated, instead a m</w:t>
        </w:r>
      </w:ins>
      <w:r w:rsidRPr="00903DBA">
        <w:t>e</w:t>
      </w:r>
      <w:ins w:id="492" w:author="Stefan Bjornander" w:date="2015-04-25T17:32:00Z">
        <w:r w:rsidRPr="00903DBA">
          <w:t>mory block holding the value is created.</w:t>
        </w:r>
      </w:ins>
    </w:p>
    <w:p w14:paraId="3EC9B7BF" w14:textId="259B01D0"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w:t>
      </w:r>
      <w:r w:rsidR="00127EBC">
        <w:rPr>
          <w:highlight w:val="white"/>
        </w:rPr>
        <w:t xml:space="preserve"> above</w:t>
      </w:r>
      <w:r w:rsidRPr="00903DBA">
        <w:rPr>
          <w:highlight w:val="white"/>
        </w:rPr>
        <w:t xml:space="preserve">: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 xml:space="preserve">need </w:t>
      </w:r>
      <w:r w:rsidR="00661C14">
        <w:rPr>
          <w:highlight w:val="white"/>
        </w:rPr>
        <w:t>add zeros for</w:t>
      </w:r>
      <w:r w:rsidR="003D6961" w:rsidRPr="00903DBA">
        <w:rPr>
          <w:highlight w:val="white"/>
        </w:rPr>
        <w:t xml:space="preserve"> the remaining part</w:t>
      </w:r>
      <w:r w:rsidR="00887961" w:rsidRPr="00903DBA">
        <w:rPr>
          <w:highlight w:val="white"/>
        </w:rPr>
        <w:t>.</w:t>
      </w:r>
    </w:p>
    <w:p w14:paraId="303DAF97" w14:textId="561A01F3" w:rsidR="00E03072" w:rsidRPr="00903DBA" w:rsidRDefault="00E03072" w:rsidP="00E03072">
      <w:pPr>
        <w:pStyle w:val="CodeHeader"/>
      </w:pPr>
      <w:r w:rsidRPr="00903DBA">
        <w:rPr>
          <w:highlight w:val="white"/>
        </w:rPr>
        <w:t>GenerateStatic</w:t>
      </w:r>
      <w:r w:rsidR="002F35C1" w:rsidRPr="00903DBA">
        <w:rPr>
          <w:highlight w:val="white"/>
        </w:rPr>
        <w:t>Initializer</w:t>
      </w:r>
      <w:r w:rsidRPr="00903DBA">
        <w:t>.cs</w:t>
      </w:r>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38403B7B"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w:t>
      </w:r>
      <w:r w:rsidR="00661C14">
        <w:rPr>
          <w:highlight w:val="white"/>
        </w:rPr>
        <w:t>a</w:t>
      </w:r>
      <w:r w:rsidRPr="00903DBA">
        <w:rPr>
          <w:highlight w:val="white"/>
        </w:rPr>
        <w:t>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93" w:name="_Toc59126219"/>
      <w:r w:rsidRPr="00903DBA">
        <w:rPr>
          <w:rStyle w:val="KeyWord0"/>
          <w:b/>
          <w:bCs/>
          <w:highlight w:val="white"/>
        </w:rPr>
        <w:t>Modify Initializer</w:t>
      </w:r>
      <w:bookmarkEnd w:id="493"/>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r w:rsidRPr="00903DBA">
        <w:rPr>
          <w:highlight w:val="white"/>
        </w:rPr>
        <w:t>Modify</w:t>
      </w:r>
      <w:r w:rsidR="002F35C1" w:rsidRPr="00903DBA">
        <w:rPr>
          <w:highlight w:val="white"/>
        </w:rPr>
        <w:t>Initializer</w:t>
      </w:r>
      <w:r w:rsidRPr="00903DBA">
        <w:t>.cs</w:t>
      </w:r>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94" w:name="_Ref54016586"/>
      <w:bookmarkStart w:id="495" w:name="_Ref54016644"/>
      <w:bookmarkStart w:id="496" w:name="_Toc59126220"/>
      <w:r w:rsidRPr="00903DBA">
        <w:lastRenderedPageBreak/>
        <w:t>Middle Code Optimization</w:t>
      </w:r>
      <w:bookmarkEnd w:id="282"/>
      <w:bookmarkEnd w:id="494"/>
      <w:bookmarkEnd w:id="495"/>
      <w:bookmarkEnd w:id="496"/>
    </w:p>
    <w:p w14:paraId="56CD6ACF" w14:textId="78DCF450" w:rsidR="001B2E15" w:rsidRPr="00903DBA" w:rsidRDefault="00EE1DCA" w:rsidP="00E444D6">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w:t>
      </w:r>
      <w:r w:rsidR="006139A4">
        <w:t xml:space="preserve">while other parts </w:t>
      </w:r>
      <w:r w:rsidR="003801E7" w:rsidRPr="00903DBA">
        <w:t>are</w:t>
      </w:r>
      <w:r w:rsidR="006139A4">
        <w:t xml:space="preserv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r w:rsidR="00E444D6" w:rsidRPr="00903DBA">
        <w:t>Since the</w:t>
      </w:r>
      <w:r w:rsidR="00237ECB" w:rsidRPr="00903DBA">
        <w:t xml:space="preserve"> optimization methods</w:t>
      </w:r>
      <w:r w:rsidR="00D073EF" w:rsidRPr="00903DBA">
        <w:t xml:space="preserve"> may</w:t>
      </w:r>
      <w:r w:rsidR="00E444D6" w:rsidRPr="00903DBA">
        <w:t xml:space="preserve"> reveal new </w:t>
      </w:r>
      <w:r w:rsidR="00A61ED5" w:rsidRPr="00903DBA">
        <w:t>optimization</w:t>
      </w:r>
      <w:r w:rsidR="00E444D6" w:rsidRPr="00903DBA">
        <w:t xml:space="preserve"> </w:t>
      </w:r>
      <w:r w:rsidR="00A61ED5" w:rsidRPr="00903DBA">
        <w:t>opportunities</w:t>
      </w:r>
      <w:r w:rsidR="00C002BA" w:rsidRPr="00903DBA">
        <w:t>,</w:t>
      </w:r>
      <w:r w:rsidR="00E444D6" w:rsidRPr="00903DBA">
        <w:t xml:space="preserve"> we need to repeat </w:t>
      </w:r>
      <w:r w:rsidR="00BA6525" w:rsidRPr="00903DBA">
        <w:t>until we do not detect any more opportunit</w:t>
      </w:r>
      <w:r w:rsidR="00A735C6">
        <w:t>ies</w:t>
      </w:r>
      <w:r w:rsidR="00BA6525" w:rsidRPr="00903DBA">
        <w:t>.</w:t>
      </w:r>
      <w:r w:rsidR="00B42535" w:rsidRPr="00903DBA">
        <w:t xml:space="preserve"> The field </w:t>
      </w:r>
      <w:r w:rsidR="00B42535" w:rsidRPr="00903DBA">
        <w:rPr>
          <w:rStyle w:val="CodeInText"/>
        </w:rPr>
        <w:t>m_update</w:t>
      </w:r>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r w:rsidRPr="00903DBA">
        <w:t>MiddleCodeOptimizor.cs</w:t>
      </w:r>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24AD1E42" w:rsidR="00F303A6" w:rsidRPr="00903DBA" w:rsidRDefault="00CA0E05" w:rsidP="00CA0E05">
      <w:pPr>
        <w:rPr>
          <w:highlight w:val="white"/>
        </w:rPr>
      </w:pPr>
      <w:r w:rsidRPr="00903DBA">
        <w:rPr>
          <w:highlight w:val="white"/>
        </w:rPr>
        <w:t>Th</w:t>
      </w:r>
      <w:r w:rsidR="006139A4">
        <w:rPr>
          <w:highlight w:val="white"/>
        </w:rPr>
        <w:t xml:space="preserve">en follows </w:t>
      </w:r>
      <w:r w:rsidRPr="00903DBA">
        <w:rPr>
          <w:highlight w:val="white"/>
        </w:rPr>
        <w:t xml:space="preserve">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97" w:name="_Toc59126221"/>
      <w:r w:rsidRPr="00903DBA">
        <w:lastRenderedPageBreak/>
        <w:t>Object to Integer Addresses</w:t>
      </w:r>
      <w:bookmarkEnd w:id="497"/>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98" w:name="_Toc59126222"/>
      <w:r>
        <w:t>Jump</w:t>
      </w:r>
      <w:r w:rsidR="001B6658" w:rsidRPr="00903DBA">
        <w:t xml:space="preserve"> Next Instructions</w:t>
      </w:r>
      <w:bookmarkEnd w:id="498"/>
    </w:p>
    <w:p w14:paraId="7A9F02C3" w14:textId="3833EC03" w:rsidR="001B6658" w:rsidRPr="00903DBA" w:rsidRDefault="001B6658" w:rsidP="001B6658">
      <w:r w:rsidRPr="00903DBA">
        <w:t xml:space="preserve">In some cases, there may be </w:t>
      </w:r>
      <w:r w:rsidR="005C6429">
        <w:t>a jump</w:t>
      </w:r>
      <w:r w:rsidRPr="00903DBA">
        <w:t xml:space="preserve"> instruction that just jump</w:t>
      </w:r>
      <w:r w:rsidR="005C6429">
        <w:t>s</w:t>
      </w:r>
      <w:r w:rsidRPr="00903DBA">
        <w:t xml:space="preserve"> to the next instruction.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99" w:name="_Toc59126223"/>
      <w:r w:rsidRPr="00903DBA">
        <w:lastRenderedPageBreak/>
        <w:t>Next-</w:t>
      </w:r>
      <w:r w:rsidR="00795872" w:rsidRPr="00903DBA">
        <w:t xml:space="preserve">Double </w:t>
      </w:r>
      <w:r w:rsidR="00C0170C">
        <w:t>Jump</w:t>
      </w:r>
      <w:r w:rsidR="00036C5E" w:rsidRPr="00903DBA">
        <w:t xml:space="preserve"> </w:t>
      </w:r>
      <w:r w:rsidR="00795872" w:rsidRPr="00903DBA">
        <w:t>Statements</w:t>
      </w:r>
      <w:bookmarkEnd w:id="499"/>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716D2E38" w14:textId="77777777" w:rsidR="005A0A21" w:rsidRDefault="005A0A21" w:rsidP="008616EC">
            <w:pPr>
              <w:pStyle w:val="Code"/>
            </w:pPr>
            <w:r w:rsidRPr="00903DBA">
              <w:t xml:space="preserve">3. </w:t>
            </w:r>
            <w:r w:rsidR="00E2129D" w:rsidRPr="00903DBA">
              <w:t>...</w:t>
            </w:r>
          </w:p>
          <w:p w14:paraId="1616E2C4" w14:textId="6BDFB0A7" w:rsidR="005C6429" w:rsidRPr="00903DBA" w:rsidRDefault="005C6429" w:rsidP="005C6429">
            <w:r>
              <w:t>(a) Before optimization</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2BC59372" w14:textId="77777777" w:rsidR="005A0A21" w:rsidRDefault="005A0A21" w:rsidP="008616EC">
            <w:pPr>
              <w:pStyle w:val="Code"/>
            </w:pPr>
            <w:r w:rsidRPr="00903DBA">
              <w:t>3. ...</w:t>
            </w:r>
          </w:p>
          <w:p w14:paraId="6388A575" w14:textId="06250764" w:rsidR="005C6429" w:rsidRPr="00903DBA" w:rsidRDefault="005C6429" w:rsidP="005C6429">
            <w:r>
              <w:t>(b) After optimization</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lastRenderedPageBreak/>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500" w:name="_Toc59126224"/>
      <w:r>
        <w:t>Jump</w:t>
      </w:r>
      <w:r w:rsidR="00036C5E" w:rsidRPr="00903DBA">
        <w:t xml:space="preserve"> Chains</w:t>
      </w:r>
      <w:bookmarkEnd w:id="500"/>
    </w:p>
    <w:p w14:paraId="0879AD9F" w14:textId="3AF8E80D" w:rsidR="00134AB7" w:rsidRPr="00903DBA" w:rsidRDefault="00134AB7" w:rsidP="00134AB7">
      <w:r w:rsidRPr="00903DBA">
        <w:t xml:space="preserve">A </w:t>
      </w:r>
      <w:r w:rsidR="0017765F">
        <w:t>jump</w:t>
      </w:r>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w:t>
      </w:r>
      <w:r w:rsidR="00D245B4">
        <w:t xml:space="preserve"> jump</w:t>
      </w:r>
      <w:r w:rsidR="0052613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27348D1F" w:rsidR="004B06A6" w:rsidRPr="00903DBA" w:rsidRDefault="004B06A6" w:rsidP="004B06A6">
            <w:r w:rsidRPr="00903DBA">
              <w:t>(a) Before</w:t>
            </w:r>
            <w:r w:rsidR="0017765F">
              <w:t xml:space="preserve"> optimization</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6F457096" w:rsidR="004B06A6" w:rsidRPr="00903DBA" w:rsidRDefault="004B06A6" w:rsidP="004B06A6">
            <w:r w:rsidRPr="00903DBA">
              <w:t>(b) After</w:t>
            </w:r>
            <w:r w:rsidR="0017765F">
              <w:t xml:space="preserve"> optimization</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trace the goto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lastRenderedPageBreak/>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501" w:name="_Toc59126225"/>
      <w:r w:rsidRPr="00903DBA">
        <w:t>Remove</w:t>
      </w:r>
      <w:r w:rsidR="00036C5E" w:rsidRPr="00903DBA">
        <w:t xml:space="preserve"> Unreachable Code</w:t>
      </w:r>
      <w:bookmarkEnd w:id="501"/>
    </w:p>
    <w:p w14:paraId="5FEB95F3" w14:textId="2EBA5328" w:rsidR="0085318F"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C210C" w:rsidRPr="00903DBA" w14:paraId="2DCB9ED9" w14:textId="78151DB4" w:rsidTr="001C210C">
        <w:tc>
          <w:tcPr>
            <w:tcW w:w="3116" w:type="dxa"/>
          </w:tcPr>
          <w:p w14:paraId="6617B967" w14:textId="7251D3C0" w:rsidR="001C210C" w:rsidRDefault="001C210C" w:rsidP="001C210C">
            <w:pPr>
              <w:pStyle w:val="Code"/>
            </w:pPr>
            <w:r>
              <w:t>if (1)</w:t>
            </w:r>
          </w:p>
          <w:p w14:paraId="48356B4E" w14:textId="7E1C5A7B" w:rsidR="001C210C" w:rsidRDefault="001C210C" w:rsidP="001C210C">
            <w:pPr>
              <w:pStyle w:val="Code"/>
            </w:pPr>
            <w:r>
              <w:t xml:space="preserve">  a = 1;</w:t>
            </w:r>
          </w:p>
          <w:p w14:paraId="20C82DED" w14:textId="68356C3F" w:rsidR="001C210C" w:rsidRDefault="001C210C" w:rsidP="001C210C">
            <w:pPr>
              <w:pStyle w:val="Code"/>
            </w:pPr>
            <w:r>
              <w:t>else</w:t>
            </w:r>
          </w:p>
          <w:p w14:paraId="64868C32" w14:textId="0D3A2184" w:rsidR="001C210C" w:rsidRDefault="001C210C" w:rsidP="001C210C">
            <w:pPr>
              <w:pStyle w:val="Code"/>
            </w:pPr>
            <w:r>
              <w:t xml:space="preserve">  b = 2;</w:t>
            </w:r>
          </w:p>
          <w:p w14:paraId="0A247AE8" w14:textId="77777777" w:rsidR="00057C2C" w:rsidRPr="00903DBA" w:rsidRDefault="00057C2C" w:rsidP="001C210C">
            <w:pPr>
              <w:pStyle w:val="Code"/>
            </w:pPr>
          </w:p>
          <w:p w14:paraId="3FE35C0C" w14:textId="0343BF50" w:rsidR="001C210C" w:rsidRPr="00903DBA" w:rsidRDefault="001C210C" w:rsidP="001C210C">
            <w:r w:rsidRPr="00903DBA">
              <w:t xml:space="preserve">(a) </w:t>
            </w:r>
            <w:r>
              <w:t>C code</w:t>
            </w:r>
          </w:p>
        </w:tc>
        <w:tc>
          <w:tcPr>
            <w:tcW w:w="3117" w:type="dxa"/>
          </w:tcPr>
          <w:p w14:paraId="104F0637" w14:textId="540E49EC" w:rsidR="001C210C" w:rsidRPr="00903DBA" w:rsidRDefault="001C210C" w:rsidP="001C210C">
            <w:pPr>
              <w:pStyle w:val="Code"/>
            </w:pPr>
            <w:r w:rsidRPr="00903DBA">
              <w:t xml:space="preserve">1. </w:t>
            </w:r>
            <w:r w:rsidR="00057C2C">
              <w:t>goto 1</w:t>
            </w:r>
          </w:p>
          <w:p w14:paraId="42AE14E4" w14:textId="3DFC3F13" w:rsidR="001C210C" w:rsidRPr="00903DBA" w:rsidRDefault="001C210C" w:rsidP="001C210C">
            <w:pPr>
              <w:pStyle w:val="Code"/>
            </w:pPr>
            <w:r w:rsidRPr="00903DBA">
              <w:t xml:space="preserve">2. </w:t>
            </w:r>
            <w:r w:rsidR="00057C2C">
              <w:t>a = 1</w:t>
            </w:r>
          </w:p>
          <w:p w14:paraId="2B644F6A" w14:textId="29FEF587" w:rsidR="001C210C" w:rsidRPr="00903DBA" w:rsidRDefault="001C210C" w:rsidP="001C210C">
            <w:pPr>
              <w:pStyle w:val="Code"/>
            </w:pPr>
            <w:r w:rsidRPr="00903DBA">
              <w:t xml:space="preserve">3. goto </w:t>
            </w:r>
            <w:r w:rsidR="00057C2C">
              <w:t>5</w:t>
            </w:r>
          </w:p>
          <w:p w14:paraId="42474E27" w14:textId="60958E51" w:rsidR="001C210C" w:rsidRPr="00903DBA" w:rsidRDefault="001C210C" w:rsidP="001C210C">
            <w:pPr>
              <w:pStyle w:val="Code"/>
            </w:pPr>
            <w:r w:rsidRPr="00903DBA">
              <w:t xml:space="preserve">4. </w:t>
            </w:r>
            <w:r w:rsidR="00057C2C">
              <w:t>b = 2</w:t>
            </w:r>
          </w:p>
          <w:p w14:paraId="448E144C" w14:textId="4418BACC" w:rsidR="001C210C" w:rsidRPr="00903DBA" w:rsidRDefault="001C210C" w:rsidP="001C210C">
            <w:pPr>
              <w:pStyle w:val="Code"/>
            </w:pPr>
            <w:r w:rsidRPr="00903DBA">
              <w:t xml:space="preserve">5. </w:t>
            </w:r>
            <w:r w:rsidR="00057C2C">
              <w:t>...</w:t>
            </w:r>
          </w:p>
          <w:p w14:paraId="71BE54E4" w14:textId="7435DDA0" w:rsidR="001C210C" w:rsidRPr="00903DBA" w:rsidRDefault="001C210C" w:rsidP="001C210C">
            <w:r w:rsidRPr="00903DBA">
              <w:t xml:space="preserve">(b) </w:t>
            </w:r>
            <w:r w:rsidR="00057C2C">
              <w:t>Before</w:t>
            </w:r>
            <w:r>
              <w:t xml:space="preserve"> optimization</w:t>
            </w:r>
          </w:p>
        </w:tc>
        <w:tc>
          <w:tcPr>
            <w:tcW w:w="3117" w:type="dxa"/>
          </w:tcPr>
          <w:p w14:paraId="75699B17" w14:textId="27654F98" w:rsidR="00057C2C" w:rsidRPr="00903DBA" w:rsidRDefault="00057C2C" w:rsidP="00057C2C">
            <w:pPr>
              <w:pStyle w:val="Code"/>
            </w:pPr>
            <w:r w:rsidRPr="00903DBA">
              <w:t xml:space="preserve">1. </w:t>
            </w:r>
            <w:r w:rsidRPr="00057C2C">
              <w:rPr>
                <w:i/>
                <w:iCs/>
              </w:rPr>
              <w:t>removed</w:t>
            </w:r>
          </w:p>
          <w:p w14:paraId="6F6FC84C" w14:textId="77777777" w:rsidR="00057C2C" w:rsidRPr="00903DBA" w:rsidRDefault="00057C2C" w:rsidP="00057C2C">
            <w:pPr>
              <w:pStyle w:val="Code"/>
            </w:pPr>
            <w:r w:rsidRPr="00903DBA">
              <w:t xml:space="preserve">2. </w:t>
            </w:r>
            <w:r>
              <w:t>a = 1</w:t>
            </w:r>
          </w:p>
          <w:p w14:paraId="2E64110F" w14:textId="1C3A182B" w:rsidR="00057C2C" w:rsidRPr="00903DBA" w:rsidRDefault="00057C2C" w:rsidP="00057C2C">
            <w:pPr>
              <w:pStyle w:val="Code"/>
            </w:pPr>
            <w:r w:rsidRPr="00903DBA">
              <w:t xml:space="preserve">3. </w:t>
            </w:r>
            <w:r w:rsidR="00AA6AC6">
              <w:rPr>
                <w:i/>
                <w:iCs/>
              </w:rPr>
              <w:t>removed</w:t>
            </w:r>
          </w:p>
          <w:p w14:paraId="4FEF3341" w14:textId="734945F4" w:rsidR="00057C2C" w:rsidRPr="00903DBA" w:rsidRDefault="00057C2C" w:rsidP="00057C2C">
            <w:pPr>
              <w:pStyle w:val="Code"/>
            </w:pPr>
            <w:r w:rsidRPr="00903DBA">
              <w:t xml:space="preserve">4. </w:t>
            </w:r>
            <w:r w:rsidR="00AA6AC6" w:rsidRPr="00AA6AC6">
              <w:rPr>
                <w:i/>
                <w:iCs/>
              </w:rPr>
              <w:t>removed</w:t>
            </w:r>
          </w:p>
          <w:p w14:paraId="268E3768" w14:textId="77777777" w:rsidR="00057C2C" w:rsidRPr="00903DBA" w:rsidRDefault="00057C2C" w:rsidP="00057C2C">
            <w:pPr>
              <w:pStyle w:val="Code"/>
            </w:pPr>
            <w:r w:rsidRPr="00903DBA">
              <w:t xml:space="preserve">5. </w:t>
            </w:r>
            <w:r>
              <w:t>...</w:t>
            </w:r>
          </w:p>
          <w:p w14:paraId="5D21746E" w14:textId="38F04EBF" w:rsidR="001C210C" w:rsidRPr="00903DBA" w:rsidRDefault="00057C2C" w:rsidP="00057C2C">
            <w:r w:rsidRPr="00903DBA">
              <w:t>(b) After</w:t>
            </w:r>
            <w:r>
              <w:t xml:space="preserve"> optimization</w:t>
            </w:r>
          </w:p>
        </w:tc>
      </w:tr>
    </w:tbl>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lastRenderedPageBreak/>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502" w:name="_Toc59126226"/>
      <w:r w:rsidRPr="00903DBA">
        <w:t>Remove Push-Pop Chains</w:t>
      </w:r>
      <w:bookmarkEnd w:id="502"/>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503" w:name="_Toc59126227"/>
      <w:r w:rsidRPr="00903DBA">
        <w:t>Merge</w:t>
      </w:r>
      <w:r w:rsidR="00E33CCC" w:rsidRPr="00903DBA">
        <w:t xml:space="preserve"> Pop-Push Chains</w:t>
      </w:r>
      <w:bookmarkEnd w:id="503"/>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lastRenderedPageBreak/>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504" w:name="_Toc59126228"/>
      <w:r w:rsidRPr="00903DBA">
        <w:t>Change Top-Pop to Pop</w:t>
      </w:r>
      <w:bookmarkEnd w:id="504"/>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4936CF2C" w:rsidR="0007123C" w:rsidRDefault="0007123C" w:rsidP="000137CF">
      <w:pPr>
        <w:pStyle w:val="Rubrik3"/>
        <w:rPr>
          <w:highlight w:val="white"/>
        </w:rPr>
      </w:pPr>
      <w:bookmarkStart w:id="505" w:name="_Toc59126229"/>
      <w:r w:rsidRPr="00903DBA">
        <w:rPr>
          <w:highlight w:val="white"/>
        </w:rPr>
        <w:t>Merge Binary</w:t>
      </w:r>
      <w:bookmarkEnd w:id="505"/>
    </w:p>
    <w:p w14:paraId="56B696BC" w14:textId="51ACCD22" w:rsidR="00191C05" w:rsidRDefault="00354AFA" w:rsidP="00191C05">
      <w:pPr>
        <w:rPr>
          <w:highlight w:val="white"/>
        </w:rPr>
      </w:pPr>
      <w:r>
        <w:rPr>
          <w:highlight w:val="white"/>
        </w:rPr>
        <w:t xml:space="preserve">When a variable I assigned a binary expression, the resulting middle code is two instructions where the first instruction assign a temporary </w:t>
      </w:r>
      <w:r w:rsidR="00776A03">
        <w:rPr>
          <w:highlight w:val="white"/>
        </w:rPr>
        <w:t xml:space="preserve">variable </w:t>
      </w:r>
      <w:r>
        <w:rPr>
          <w:highlight w:val="white"/>
        </w:rPr>
        <w:t>to the expression,</w:t>
      </w:r>
      <w:r w:rsidR="00776A03">
        <w:rPr>
          <w:highlight w:val="white"/>
        </w:rPr>
        <w:t xml:space="preserve"> and then assign the temporary variable to the resulting variable.</w:t>
      </w:r>
      <w:r w:rsidR="00A713D1">
        <w:rPr>
          <w:highlight w:val="white"/>
        </w:rPr>
        <w:t xml:space="preserve"> We restore the expression to its original form</w:t>
      </w:r>
      <w:r w:rsidR="008F08B8">
        <w:rPr>
          <w:highlight w:val="white"/>
        </w:rPr>
        <w:t xml:space="preserve">, which allows for generation of more effective assembly code in Chapter </w:t>
      </w:r>
      <w:r w:rsidR="008F08B8">
        <w:rPr>
          <w:highlight w:val="white"/>
        </w:rPr>
        <w:fldChar w:fldCharType="begin"/>
      </w:r>
      <w:r w:rsidR="008F08B8">
        <w:rPr>
          <w:highlight w:val="white"/>
        </w:rPr>
        <w:instrText xml:space="preserve"> REF _Ref54016612 \r \h </w:instrText>
      </w:r>
      <w:r w:rsidR="008F08B8">
        <w:rPr>
          <w:highlight w:val="white"/>
        </w:rPr>
      </w:r>
      <w:r w:rsidR="008F08B8">
        <w:rPr>
          <w:highlight w:val="white"/>
        </w:rPr>
        <w:fldChar w:fldCharType="separate"/>
      </w:r>
      <w:r w:rsidR="00461860">
        <w:rPr>
          <w:highlight w:val="white"/>
        </w:rPr>
        <w:t>12</w:t>
      </w:r>
      <w:r w:rsidR="008F08B8">
        <w:rPr>
          <w:highlight w:val="white"/>
        </w:rPr>
        <w:fldChar w:fldCharType="end"/>
      </w:r>
      <w:r w:rsidR="008F08B8">
        <w:rPr>
          <w:highlight w:val="white"/>
        </w:rPr>
        <w:t>.</w:t>
      </w:r>
    </w:p>
    <w:tbl>
      <w:tblPr>
        <w:tblStyle w:val="Tabellrutnt"/>
        <w:tblW w:w="0" w:type="auto"/>
        <w:tblInd w:w="-5" w:type="dxa"/>
        <w:tblLook w:val="04A0" w:firstRow="1" w:lastRow="0" w:firstColumn="1" w:lastColumn="0" w:noHBand="0" w:noVBand="1"/>
      </w:tblPr>
      <w:tblGrid>
        <w:gridCol w:w="3116"/>
        <w:gridCol w:w="3117"/>
        <w:gridCol w:w="3117"/>
      </w:tblGrid>
      <w:tr w:rsidR="00354AFA" w:rsidRPr="00903DBA" w14:paraId="28AC0C5C" w14:textId="77777777" w:rsidTr="00776A03">
        <w:tc>
          <w:tcPr>
            <w:tcW w:w="3116" w:type="dxa"/>
            <w:tcBorders>
              <w:top w:val="nil"/>
              <w:left w:val="nil"/>
              <w:bottom w:val="nil"/>
              <w:right w:val="nil"/>
            </w:tcBorders>
          </w:tcPr>
          <w:p w14:paraId="110E6D18" w14:textId="3BAB5247" w:rsidR="00354AFA" w:rsidRDefault="00354AFA" w:rsidP="00967855">
            <w:pPr>
              <w:pStyle w:val="Code"/>
            </w:pPr>
            <w:r>
              <w:t>a = b + c;</w:t>
            </w:r>
          </w:p>
          <w:p w14:paraId="66CD9DFC" w14:textId="77777777" w:rsidR="00354AFA" w:rsidRPr="00903DBA" w:rsidRDefault="00354AFA" w:rsidP="00967855">
            <w:pPr>
              <w:pStyle w:val="Code"/>
            </w:pPr>
          </w:p>
          <w:p w14:paraId="1E990A49" w14:textId="77777777" w:rsidR="00354AFA" w:rsidRPr="00903DBA" w:rsidRDefault="00354AFA" w:rsidP="00967855">
            <w:r w:rsidRPr="00903DBA">
              <w:t xml:space="preserve">(a) </w:t>
            </w:r>
            <w:r>
              <w:t>C code</w:t>
            </w:r>
          </w:p>
        </w:tc>
        <w:tc>
          <w:tcPr>
            <w:tcW w:w="3117" w:type="dxa"/>
            <w:tcBorders>
              <w:top w:val="nil"/>
              <w:left w:val="nil"/>
              <w:bottom w:val="nil"/>
              <w:right w:val="nil"/>
            </w:tcBorders>
          </w:tcPr>
          <w:p w14:paraId="702C4D56" w14:textId="24C9A62A" w:rsidR="00354AFA" w:rsidRPr="00903DBA" w:rsidRDefault="00354AFA" w:rsidP="00967855">
            <w:pPr>
              <w:pStyle w:val="Code"/>
            </w:pPr>
            <w:r w:rsidRPr="00903DBA">
              <w:t xml:space="preserve">1. </w:t>
            </w:r>
            <w:r>
              <w:t>t0 = b + c</w:t>
            </w:r>
          </w:p>
          <w:p w14:paraId="6E9FCCA2" w14:textId="3ACB1FC0" w:rsidR="00354AFA" w:rsidRPr="00903DBA" w:rsidRDefault="00354AFA" w:rsidP="00967855">
            <w:pPr>
              <w:pStyle w:val="Code"/>
            </w:pPr>
            <w:r w:rsidRPr="00903DBA">
              <w:t xml:space="preserve">2. </w:t>
            </w:r>
            <w:r>
              <w:t>a = t0</w:t>
            </w:r>
          </w:p>
          <w:p w14:paraId="317E0CCD" w14:textId="77777777" w:rsidR="00354AFA" w:rsidRPr="00903DBA" w:rsidRDefault="00354AFA" w:rsidP="00967855">
            <w:r w:rsidRPr="00903DBA">
              <w:t xml:space="preserve">(b) </w:t>
            </w:r>
            <w:r>
              <w:t>Before optimization</w:t>
            </w:r>
          </w:p>
        </w:tc>
        <w:tc>
          <w:tcPr>
            <w:tcW w:w="3117" w:type="dxa"/>
            <w:tcBorders>
              <w:top w:val="nil"/>
              <w:left w:val="nil"/>
              <w:bottom w:val="nil"/>
              <w:right w:val="nil"/>
            </w:tcBorders>
          </w:tcPr>
          <w:p w14:paraId="0751BB06" w14:textId="658077DF" w:rsidR="00354AFA" w:rsidRDefault="00354AFA" w:rsidP="00967855">
            <w:pPr>
              <w:pStyle w:val="Code"/>
            </w:pPr>
            <w:r w:rsidRPr="00903DBA">
              <w:t>1.</w:t>
            </w:r>
            <w:r>
              <w:t xml:space="preserve"> a = b + c</w:t>
            </w:r>
          </w:p>
          <w:p w14:paraId="0C8383AD" w14:textId="2FB3CDD4" w:rsidR="00354AFA" w:rsidRDefault="00A713D1" w:rsidP="00967855">
            <w:pPr>
              <w:pStyle w:val="Code"/>
            </w:pPr>
            <w:r>
              <w:t xml:space="preserve">2. </w:t>
            </w:r>
            <w:r w:rsidRPr="00A713D1">
              <w:rPr>
                <w:i/>
                <w:iCs/>
              </w:rPr>
              <w:t>removed</w:t>
            </w:r>
          </w:p>
          <w:p w14:paraId="252F7519" w14:textId="77777777" w:rsidR="00354AFA" w:rsidRPr="00903DBA" w:rsidRDefault="00354AFA" w:rsidP="00967855">
            <w:r w:rsidRPr="00903DBA">
              <w:t>(b) After</w:t>
            </w:r>
            <w:r>
              <w:t xml:space="preserve"> optimization</w:t>
            </w:r>
          </w:p>
        </w:tc>
      </w:tr>
    </w:tbl>
    <w:p w14:paraId="093BFA3E" w14:textId="3EE5251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lastRenderedPageBreak/>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506" w:name="_Toc59126230"/>
      <w:r w:rsidRPr="00903DBA">
        <w:rPr>
          <w:highlight w:val="white"/>
        </w:rPr>
        <w:t>Sema</w:t>
      </w:r>
      <w:r w:rsidR="0007123C" w:rsidRPr="00903DBA">
        <w:rPr>
          <w:highlight w:val="white"/>
        </w:rPr>
        <w:t>n</w:t>
      </w:r>
      <w:r w:rsidRPr="00903DBA">
        <w:rPr>
          <w:highlight w:val="white"/>
        </w:rPr>
        <w:t>tic Optimization</w:t>
      </w:r>
      <w:bookmarkEnd w:id="506"/>
    </w:p>
    <w:p w14:paraId="08F62FF6" w14:textId="515EBC76"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w:t>
      </w:r>
      <w:r w:rsidR="00191C05">
        <w:rPr>
          <w:highlight w:val="white"/>
        </w:rPr>
        <w:t xml:space="preserve">simplifies expression such add addition of zero or multiplication of one, it </w:t>
      </w:r>
      <w:r w:rsidRPr="00903DBA">
        <w:rPr>
          <w:highlight w:val="white"/>
        </w:rPr>
        <w:t xml:space="preserve">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Binary Addtition</w:t>
            </w:r>
          </w:p>
        </w:tc>
        <w:tc>
          <w:tcPr>
            <w:tcW w:w="3117" w:type="dxa"/>
          </w:tcPr>
          <w:p w14:paraId="436B5C43" w14:textId="77777777" w:rsidR="00626651" w:rsidRPr="00903DBA" w:rsidRDefault="009540AE" w:rsidP="00C858E7">
            <w:pPr>
              <w:rPr>
                <w:highlight w:val="white"/>
              </w:rPr>
            </w:pPr>
            <w:r w:rsidRPr="00903DBA">
              <w:rPr>
                <w:highlight w:val="white"/>
              </w:rPr>
              <w:t>0 + i</w:t>
            </w:r>
          </w:p>
          <w:p w14:paraId="60AD2F4E" w14:textId="6F9D55B6" w:rsidR="00A45E3D" w:rsidRPr="00903DBA" w:rsidRDefault="00A45E3D" w:rsidP="00C858E7">
            <w:pPr>
              <w:rPr>
                <w:highlight w:val="white"/>
              </w:rPr>
            </w:pPr>
            <w:r w:rsidRPr="00903DBA">
              <w:rPr>
                <w:highlight w:val="white"/>
              </w:rPr>
              <w:t>i + 0</w:t>
            </w:r>
          </w:p>
        </w:tc>
        <w:tc>
          <w:tcPr>
            <w:tcW w:w="3117" w:type="dxa"/>
          </w:tcPr>
          <w:p w14:paraId="6F506207" w14:textId="77777777" w:rsidR="00626651" w:rsidRPr="00903DBA" w:rsidRDefault="009540AE" w:rsidP="00C858E7">
            <w:pPr>
              <w:rPr>
                <w:highlight w:val="white"/>
              </w:rPr>
            </w:pPr>
            <w:r w:rsidRPr="00903DBA">
              <w:rPr>
                <w:highlight w:val="white"/>
              </w:rPr>
              <w:t>i</w:t>
            </w:r>
          </w:p>
          <w:p w14:paraId="6EFCC08A" w14:textId="79CDA65E" w:rsidR="00A45E3D" w:rsidRPr="00903DBA" w:rsidRDefault="00A45E3D" w:rsidP="00C858E7">
            <w:pPr>
              <w:rPr>
                <w:highlight w:val="white"/>
              </w:rPr>
            </w:pPr>
            <w:r w:rsidRPr="00903DBA">
              <w:rPr>
                <w:highlight w:val="white"/>
              </w:rPr>
              <w:t>i</w:t>
            </w:r>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0 - i</w:t>
            </w:r>
          </w:p>
          <w:p w14:paraId="18B81501" w14:textId="41C6A0EB" w:rsidR="00A45E3D" w:rsidRPr="00903DBA" w:rsidRDefault="00A45E3D" w:rsidP="009540AE">
            <w:pPr>
              <w:rPr>
                <w:highlight w:val="white"/>
              </w:rPr>
            </w:pPr>
            <w:r w:rsidRPr="00903DBA">
              <w:rPr>
                <w:highlight w:val="white"/>
              </w:rPr>
              <w:t>i - 0</w:t>
            </w:r>
          </w:p>
        </w:tc>
        <w:tc>
          <w:tcPr>
            <w:tcW w:w="3117" w:type="dxa"/>
          </w:tcPr>
          <w:p w14:paraId="01F34DAD" w14:textId="77777777" w:rsidR="009540AE" w:rsidRPr="00903DBA" w:rsidRDefault="001A32BA" w:rsidP="009540AE">
            <w:pPr>
              <w:rPr>
                <w:highlight w:val="white"/>
              </w:rPr>
            </w:pPr>
            <w:r w:rsidRPr="00903DBA">
              <w:rPr>
                <w:highlight w:val="white"/>
              </w:rPr>
              <w:t>-i</w:t>
            </w:r>
          </w:p>
          <w:p w14:paraId="690A8554" w14:textId="6DF7A3A9" w:rsidR="00A45E3D" w:rsidRPr="00903DBA" w:rsidRDefault="00A45E3D" w:rsidP="009540AE">
            <w:pPr>
              <w:rPr>
                <w:highlight w:val="white"/>
              </w:rPr>
            </w:pPr>
            <w:r w:rsidRPr="00903DBA">
              <w:rPr>
                <w:highlight w:val="white"/>
              </w:rPr>
              <w:t>i</w:t>
            </w:r>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0 * i</w:t>
            </w:r>
          </w:p>
          <w:p w14:paraId="24A6E723" w14:textId="77777777" w:rsidR="004975C3" w:rsidRPr="00903DBA" w:rsidRDefault="004975C3" w:rsidP="004975C3">
            <w:pPr>
              <w:rPr>
                <w:highlight w:val="white"/>
              </w:rPr>
            </w:pPr>
            <w:r w:rsidRPr="00903DBA">
              <w:rPr>
                <w:highlight w:val="white"/>
              </w:rPr>
              <w:t>1 * i</w:t>
            </w:r>
          </w:p>
          <w:p w14:paraId="31FDE882" w14:textId="77777777" w:rsidR="004975C3" w:rsidRPr="00903DBA" w:rsidRDefault="004975C3" w:rsidP="004975C3">
            <w:pPr>
              <w:rPr>
                <w:highlight w:val="white"/>
              </w:rPr>
            </w:pPr>
            <w:r w:rsidRPr="00903DBA">
              <w:rPr>
                <w:highlight w:val="white"/>
              </w:rPr>
              <w:t>i * 0</w:t>
            </w:r>
          </w:p>
          <w:p w14:paraId="344A7630" w14:textId="74CD7EF1" w:rsidR="004975C3" w:rsidRPr="00903DBA" w:rsidRDefault="004975C3" w:rsidP="004975C3">
            <w:pPr>
              <w:rPr>
                <w:highlight w:val="white"/>
              </w:rPr>
            </w:pPr>
            <w:r w:rsidRPr="00903DBA">
              <w:rPr>
                <w:highlight w:val="white"/>
              </w:rPr>
              <w:t>i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r w:rsidRPr="00903DBA">
              <w:rPr>
                <w:highlight w:val="white"/>
              </w:rPr>
              <w:t>i</w:t>
            </w:r>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r w:rsidRPr="00903DBA">
              <w:rPr>
                <w:highlight w:val="white"/>
              </w:rPr>
              <w:t>i</w:t>
            </w:r>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r w:rsidRPr="00903DBA">
              <w:rPr>
                <w:highlight w:val="white"/>
              </w:rPr>
              <w:t>i / 1</w:t>
            </w:r>
          </w:p>
          <w:p w14:paraId="1AC72B5B" w14:textId="3F19E3EB" w:rsidR="004975C3" w:rsidRPr="00903DBA" w:rsidRDefault="004975C3" w:rsidP="004975C3">
            <w:pPr>
              <w:rPr>
                <w:highlight w:val="white"/>
              </w:rPr>
            </w:pPr>
            <w:r w:rsidRPr="00903DBA">
              <w:rPr>
                <w:highlight w:val="white"/>
              </w:rPr>
              <w:t>i % 1</w:t>
            </w:r>
          </w:p>
        </w:tc>
        <w:tc>
          <w:tcPr>
            <w:tcW w:w="3117" w:type="dxa"/>
          </w:tcPr>
          <w:p w14:paraId="5F4979D3" w14:textId="77777777" w:rsidR="004975C3" w:rsidRPr="00903DBA" w:rsidRDefault="004975C3" w:rsidP="004975C3">
            <w:pPr>
              <w:rPr>
                <w:highlight w:val="white"/>
              </w:rPr>
            </w:pPr>
            <w:r w:rsidRPr="00903DBA">
              <w:rPr>
                <w:highlight w:val="white"/>
              </w:rPr>
              <w:t>i</w:t>
            </w:r>
          </w:p>
          <w:p w14:paraId="65D6F934" w14:textId="20D36A1F" w:rsidR="004975C3" w:rsidRPr="00903DBA" w:rsidRDefault="004975C3" w:rsidP="004975C3">
            <w:pPr>
              <w:rPr>
                <w:highlight w:val="white"/>
              </w:rPr>
            </w:pPr>
            <w:r w:rsidRPr="00903DBA">
              <w:rPr>
                <w:highlight w:val="white"/>
              </w:rPr>
              <w:t>i</w:t>
            </w:r>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0 + i</w:t>
      </w:r>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lastRenderedPageBreak/>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r w:rsidR="009C25B9" w:rsidRPr="00903DBA">
        <w:rPr>
          <w:highlight w:val="white"/>
        </w:rPr>
        <w:t>i + 0 or i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lastRenderedPageBreak/>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208DD0C7" w:rsidR="008B7EFC"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9F6E41" w:rsidRPr="00903DBA" w14:paraId="390F5CAC" w14:textId="77777777" w:rsidTr="00522F41">
        <w:tc>
          <w:tcPr>
            <w:tcW w:w="3116" w:type="dxa"/>
          </w:tcPr>
          <w:p w14:paraId="12AF2D9D" w14:textId="77777777" w:rsidR="009F6E41" w:rsidRPr="00903DBA" w:rsidRDefault="009F6E41" w:rsidP="009F6E41">
            <w:pPr>
              <w:pStyle w:val="Code"/>
              <w:rPr>
                <w:highlight w:val="white"/>
              </w:rPr>
            </w:pPr>
            <w:r w:rsidRPr="00903DBA">
              <w:rPr>
                <w:highlight w:val="white"/>
              </w:rPr>
              <w:t>t1 = i + 0</w:t>
            </w:r>
          </w:p>
          <w:p w14:paraId="65759263" w14:textId="77777777" w:rsidR="009F6E41" w:rsidRPr="00903DBA" w:rsidRDefault="009F6E41" w:rsidP="009F6E41">
            <w:pPr>
              <w:pStyle w:val="Code"/>
              <w:rPr>
                <w:highlight w:val="white"/>
              </w:rPr>
            </w:pPr>
            <w:r w:rsidRPr="00903DBA">
              <w:rPr>
                <w:highlight w:val="white"/>
              </w:rPr>
              <w:t>j = t1</w:t>
            </w:r>
          </w:p>
          <w:p w14:paraId="6A7DBC33" w14:textId="77777777" w:rsidR="009F6E41" w:rsidRPr="00903DBA" w:rsidRDefault="009F6E41" w:rsidP="009F6E41">
            <w:pPr>
              <w:pStyle w:val="Code"/>
              <w:rPr>
                <w:highlight w:val="white"/>
              </w:rPr>
            </w:pPr>
            <w:r w:rsidRPr="00903DBA">
              <w:rPr>
                <w:highlight w:val="white"/>
              </w:rPr>
              <w:t>k = t1</w:t>
            </w:r>
          </w:p>
          <w:p w14:paraId="3E87729B" w14:textId="7F3D7B6F" w:rsidR="009F6E41" w:rsidRPr="009F6E41" w:rsidRDefault="009F6E41" w:rsidP="009F6E41">
            <w:pPr>
              <w:rPr>
                <w:highlight w:val="white"/>
              </w:rPr>
            </w:pPr>
            <w:r>
              <w:rPr>
                <w:highlight w:val="white"/>
              </w:rPr>
              <w:t xml:space="preserve">(a) </w:t>
            </w:r>
            <w:r w:rsidRPr="009F6E41">
              <w:rPr>
                <w:highlight w:val="white"/>
              </w:rPr>
              <w:t>Before optimization</w:t>
            </w:r>
          </w:p>
        </w:tc>
        <w:tc>
          <w:tcPr>
            <w:tcW w:w="3117" w:type="dxa"/>
          </w:tcPr>
          <w:p w14:paraId="4D4B8319" w14:textId="77777777" w:rsidR="00522F41" w:rsidRPr="00903DBA" w:rsidRDefault="00522F41" w:rsidP="00522F41">
            <w:pPr>
              <w:pStyle w:val="Code"/>
              <w:rPr>
                <w:highlight w:val="white"/>
              </w:rPr>
            </w:pPr>
            <w:r w:rsidRPr="00903DBA">
              <w:rPr>
                <w:highlight w:val="white"/>
              </w:rPr>
              <w:t>j = i</w:t>
            </w:r>
          </w:p>
          <w:p w14:paraId="64F12415" w14:textId="120216D8" w:rsidR="00522F41" w:rsidRDefault="00522F41" w:rsidP="00522F41">
            <w:pPr>
              <w:pStyle w:val="Code"/>
              <w:rPr>
                <w:highlight w:val="white"/>
              </w:rPr>
            </w:pPr>
            <w:r w:rsidRPr="00903DBA">
              <w:rPr>
                <w:highlight w:val="white"/>
              </w:rPr>
              <w:t>k = i</w:t>
            </w:r>
          </w:p>
          <w:p w14:paraId="75330E71" w14:textId="77777777" w:rsidR="00522F41" w:rsidRPr="00903DBA" w:rsidRDefault="00522F41" w:rsidP="00522F41">
            <w:pPr>
              <w:pStyle w:val="Code"/>
              <w:rPr>
                <w:highlight w:val="white"/>
              </w:rPr>
            </w:pPr>
          </w:p>
          <w:p w14:paraId="761B9B52" w14:textId="2785396F" w:rsidR="009F6E41" w:rsidRPr="00903DBA" w:rsidRDefault="009F6E41" w:rsidP="009F6E41">
            <w:pPr>
              <w:rPr>
                <w:highlight w:val="white"/>
              </w:rPr>
            </w:pPr>
            <w:r>
              <w:rPr>
                <w:highlight w:val="white"/>
              </w:rPr>
              <w:t>(</w:t>
            </w:r>
            <w:r w:rsidR="00522F41">
              <w:rPr>
                <w:highlight w:val="white"/>
              </w:rPr>
              <w:t>b</w:t>
            </w:r>
            <w:r>
              <w:rPr>
                <w:highlight w:val="white"/>
              </w:rPr>
              <w:t xml:space="preserve">) </w:t>
            </w:r>
            <w:r w:rsidR="00522F41">
              <w:rPr>
                <w:highlight w:val="white"/>
              </w:rPr>
              <w:t>After</w:t>
            </w:r>
            <w:r w:rsidRPr="009F6E41">
              <w:rPr>
                <w:highlight w:val="white"/>
              </w:rPr>
              <w:t xml:space="preserve"> optimization</w:t>
            </w:r>
          </w:p>
        </w:tc>
      </w:tr>
    </w:tbl>
    <w:p w14:paraId="0A512D51" w14:textId="3CF91C09"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lastRenderedPageBreak/>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507" w:name="_Toc59126231"/>
      <w:r w:rsidRPr="00903DBA">
        <w:rPr>
          <w:highlight w:val="white"/>
        </w:rPr>
        <w:t>Optimize Relation Expression</w:t>
      </w:r>
      <w:bookmarkEnd w:id="507"/>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522F41" w:rsidRPr="00903DBA" w14:paraId="7DC202E4" w14:textId="77777777" w:rsidTr="00522F41">
        <w:tc>
          <w:tcPr>
            <w:tcW w:w="3116" w:type="dxa"/>
          </w:tcPr>
          <w:p w14:paraId="3502B9D0" w14:textId="77777777" w:rsidR="00522F41" w:rsidRDefault="00522F41" w:rsidP="00522F41">
            <w:pPr>
              <w:pStyle w:val="Code"/>
              <w:rPr>
                <w:highlight w:val="white"/>
              </w:rPr>
            </w:pPr>
            <w:r w:rsidRPr="00903DBA">
              <w:t>1. if 10 &lt; i goto 20</w:t>
            </w:r>
            <w:r>
              <w:rPr>
                <w:highlight w:val="white"/>
              </w:rPr>
              <w:t xml:space="preserve"> </w:t>
            </w:r>
          </w:p>
          <w:p w14:paraId="713586E7" w14:textId="70242094" w:rsidR="00522F41" w:rsidRPr="009F6E41" w:rsidRDefault="00522F41" w:rsidP="00522F41">
            <w:pPr>
              <w:rPr>
                <w:highlight w:val="white"/>
              </w:rPr>
            </w:pPr>
            <w:r>
              <w:rPr>
                <w:highlight w:val="white"/>
              </w:rPr>
              <w:t xml:space="preserve">(a) </w:t>
            </w:r>
            <w:r w:rsidRPr="009F6E41">
              <w:rPr>
                <w:highlight w:val="white"/>
              </w:rPr>
              <w:t>Before optimization</w:t>
            </w:r>
          </w:p>
        </w:tc>
        <w:tc>
          <w:tcPr>
            <w:tcW w:w="3117" w:type="dxa"/>
          </w:tcPr>
          <w:p w14:paraId="2A862A7A" w14:textId="77777777" w:rsidR="00C46B0F" w:rsidRDefault="00C46B0F" w:rsidP="00C46B0F">
            <w:pPr>
              <w:pStyle w:val="Code"/>
            </w:pPr>
            <w:r w:rsidRPr="00903DBA">
              <w:t>1. if i &gt; 10 goto 20</w:t>
            </w:r>
          </w:p>
          <w:p w14:paraId="4C91504A" w14:textId="77777777" w:rsidR="00522F41" w:rsidRPr="00903DBA" w:rsidRDefault="00522F41" w:rsidP="00522F41">
            <w:pPr>
              <w:rPr>
                <w:highlight w:val="white"/>
              </w:rPr>
            </w:pPr>
            <w:r>
              <w:rPr>
                <w:highlight w:val="white"/>
              </w:rPr>
              <w:t>(b) After</w:t>
            </w:r>
            <w:r w:rsidRPr="009F6E41">
              <w:rPr>
                <w:highlight w:val="white"/>
              </w:rPr>
              <w:t xml:space="preserve"> optimization</w:t>
            </w:r>
          </w:p>
        </w:tc>
      </w:tr>
    </w:tbl>
    <w:p w14:paraId="3053CBCA" w14:textId="43EC6D0E"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461860">
        <w:rPr>
          <w:highlight w:val="white"/>
        </w:rPr>
        <w:t>8</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lastRenderedPageBreak/>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508" w:name="_Toc59126232"/>
      <w:r w:rsidRPr="00903DBA">
        <w:rPr>
          <w:highlight w:val="white"/>
        </w:rPr>
        <w:t xml:space="preserve">Optimize </w:t>
      </w:r>
      <w:r w:rsidR="001278F9" w:rsidRPr="00903DBA">
        <w:rPr>
          <w:highlight w:val="white"/>
        </w:rPr>
        <w:t>Communicative</w:t>
      </w:r>
      <w:r w:rsidRPr="00903DBA">
        <w:rPr>
          <w:highlight w:val="white"/>
        </w:rPr>
        <w:t xml:space="preserve"> Expression</w:t>
      </w:r>
      <w:bookmarkEnd w:id="508"/>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509" w:name="_Toc59126233"/>
      <w:r w:rsidRPr="00903DBA">
        <w:t>Remove Trivial Assignment</w:t>
      </w:r>
      <w:bookmarkEnd w:id="509"/>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510" w:name="_Toc59126234"/>
      <w:r w:rsidRPr="00903DBA">
        <w:lastRenderedPageBreak/>
        <w:t xml:space="preserve">Remove </w:t>
      </w:r>
      <w:r w:rsidR="00F03A18" w:rsidRPr="00903DBA">
        <w:t>Cleared</w:t>
      </w:r>
      <w:r w:rsidRPr="00903DBA">
        <w:t xml:space="preserve"> Code</w:t>
      </w:r>
      <w:bookmarkEnd w:id="510"/>
    </w:p>
    <w:p w14:paraId="37E1B19C" w14:textId="46FDB3BD"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6B0F">
        <w:t>they</w:t>
      </w:r>
      <w:r w:rsidR="00C45031" w:rsidRPr="00903DBA">
        <w:t xml:space="preserve"> do</w:t>
      </w:r>
      <w:r w:rsidRPr="00903DBA">
        <w:t xml:space="preserve"> not generate </w:t>
      </w:r>
      <w:r w:rsidR="009D33EE">
        <w:t>assembly</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511" w:name="_Ref54016612"/>
      <w:bookmarkStart w:id="512" w:name="_Ref54016688"/>
      <w:bookmarkStart w:id="513" w:name="_Toc59126235"/>
      <w:r w:rsidRPr="00903DBA">
        <w:lastRenderedPageBreak/>
        <w:t>Assembly Code Generation</w:t>
      </w:r>
      <w:bookmarkEnd w:id="511"/>
      <w:bookmarkEnd w:id="512"/>
      <w:bookmarkEnd w:id="513"/>
    </w:p>
    <w:p w14:paraId="70E477B9" w14:textId="693E86C5"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ED4198">
        <w:rPr>
          <w:rStyle w:val="KeyWord0"/>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w:t>
      </w:r>
      <w:r w:rsidR="006554FC">
        <w:t>a</w:t>
      </w:r>
      <w:r w:rsidR="008562B1" w:rsidRPr="00903DBA">
        <w:t xml:space="preserv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514" w:name="_Toc59126236"/>
      <w:r w:rsidRPr="00903DBA">
        <w:t>Runtime Management</w:t>
      </w:r>
      <w:bookmarkEnd w:id="514"/>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0A4F8D7E"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 xml:space="preserve">function may be </w:t>
      </w:r>
      <w:r w:rsidR="004A5B68">
        <w:t>variadic</w:t>
      </w:r>
      <w:r w:rsidR="00992332" w:rsidRPr="00903DBA">
        <w:t>;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004A5B68">
        <w:rPr>
          <w:rStyle w:val="KeyWord0"/>
        </w:rPr>
        <w:t>variadic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w:t>
      </w:r>
      <w:r w:rsidR="004A5B68">
        <w:t>variadic</w:t>
      </w:r>
      <w:r w:rsidR="00B52600" w:rsidRPr="00903DBA">
        <w:t xml:space="preserve"> functions. </w:t>
      </w:r>
      <w:r w:rsidR="00DA39EA" w:rsidRPr="00903DBA">
        <w:t xml:space="preserve">It holds the address of the activation record plus the size of the extra parameters in the call to </w:t>
      </w:r>
      <w:r w:rsidR="00DC0B5B">
        <w:t>a variadic</w:t>
      </w:r>
      <w:r w:rsidR="00DA39EA" w:rsidRPr="00903DBA">
        <w:t xml:space="preserve"> function.</w:t>
      </w:r>
    </w:p>
    <w:p w14:paraId="65E84F62" w14:textId="48E9DE73"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w:t>
      </w:r>
      <w:r w:rsidR="004A5B68">
        <w:t>variadic</w:t>
      </w:r>
      <w:r w:rsidRPr="00903DBA">
        <w:t xml:space="preserve">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w:t>
      </w:r>
      <w:r w:rsidR="00DC0B5B">
        <w:t>a variadic</w:t>
      </w:r>
      <w:r w:rsidR="00FC2AC1" w:rsidRPr="00903DBA">
        <w:t xml:space="preserve"> function, and </w:t>
      </w:r>
      <w:r w:rsidR="00EF48E8">
        <w:t>auto and register</w:t>
      </w:r>
      <w:r w:rsidR="00FC2AC1" w:rsidRPr="00903DBA">
        <w:t xml:space="preserve"> variables and constants</w:t>
      </w:r>
      <w:r w:rsidR="00617E3E" w:rsidRPr="00903DBA">
        <w:t xml:space="preserve"> of the current function.</w:t>
      </w:r>
      <w:r w:rsidR="00A00F1B" w:rsidRPr="00903DBA">
        <w:t xml:space="preserve"> The </w:t>
      </w:r>
      <w:r w:rsidR="004A5B68">
        <w:t>variadic</w:t>
      </w:r>
      <w:r w:rsidR="00A00F1B" w:rsidRPr="00903DBA">
        <w:t xml:space="preserve"> frame pointer is undefined in case of a </w:t>
      </w:r>
      <w:r w:rsidR="00CE39D4">
        <w:t>regular</w:t>
      </w:r>
      <w:r w:rsidR="00A00F1B" w:rsidRPr="00903DBA">
        <w:t xml:space="preserve"> calling function</w:t>
      </w:r>
      <w:r w:rsidR="00254F81" w:rsidRPr="00903DBA">
        <w:t>.</w:t>
      </w:r>
      <w:r w:rsidR="00097230" w:rsidRPr="00903DBA">
        <w:t xml:space="preserve"> However, we must always have the </w:t>
      </w:r>
      <w:r w:rsidR="004A5B68">
        <w:t>variadic</w:t>
      </w:r>
      <w:r w:rsidR="00097230" w:rsidRPr="00903DBA">
        <w:t xml:space="preserve"> frame pointer in the activation </w:t>
      </w:r>
      <w:r w:rsidR="004A0724" w:rsidRPr="00903DBA">
        <w:t>record since</w:t>
      </w:r>
      <w:r w:rsidR="00097230" w:rsidRPr="00903DBA">
        <w:t xml:space="preserve"> the function can be called by both </w:t>
      </w:r>
      <w:r w:rsidR="004A5B68">
        <w:t>variadic</w:t>
      </w:r>
      <w:r w:rsidR="00097230" w:rsidRPr="00903DBA">
        <w:t xml:space="preserve"> and </w:t>
      </w:r>
      <w:r w:rsidR="00CE39D4">
        <w:t>regular</w:t>
      </w:r>
      <w:r w:rsidR="00097230" w:rsidRPr="00903DBA">
        <w:t xml:space="preserve"> functions.</w:t>
      </w:r>
    </w:p>
    <w:p w14:paraId="6C7FDC26" w14:textId="767B8ED4" w:rsidR="00C07C4D"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 xml:space="preserve">The return address, regular and </w:t>
      </w:r>
      <w:r w:rsidR="004A5B68">
        <w:t>variadic</w:t>
      </w:r>
      <w:r w:rsidR="00744A18">
        <w:t xml:space="preserve"> </w:t>
      </w:r>
      <w:r w:rsidR="002566E3" w:rsidRPr="00903DBA">
        <w:t>frame pointers of the calling function are stored at the beginning of the activation record of the called function.</w:t>
      </w:r>
      <w:r w:rsidR="002047EE">
        <w:t xml:space="preserve"> </w:t>
      </w:r>
      <w:r w:rsidR="002566E3" w:rsidRPr="00903DBA">
        <w:t>When a function returns to the calling function</w:t>
      </w:r>
      <w:r w:rsidR="00DC782D" w:rsidRPr="00903DBA">
        <w:t xml:space="preserve">, the regular and </w:t>
      </w:r>
      <w:r w:rsidR="004A5B68">
        <w:t>variadic</w:t>
      </w:r>
      <w:r w:rsidR="00DC782D" w:rsidRPr="00903DBA">
        <w:t xml:space="preserve">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649DB3E5"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xml:space="preserve">. </w:t>
      </w:r>
      <w:r w:rsidR="00C34B83">
        <w:t>For instance, t</w:t>
      </w:r>
      <w:r w:rsidRPr="00903DBA">
        <w: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lastRenderedPageBreak/>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5DE4AF3B" w:rsidR="00FF6A84"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9233FDB" w14:textId="40A33A2F" w:rsidR="00B422DB" w:rsidRPr="00903DBA" w:rsidRDefault="00B422DB" w:rsidP="00F05868">
      <w:pPr>
        <w:pStyle w:val="Code"/>
      </w:pPr>
      <w:r>
        <w:t xml:space="preserve">  // point</w:t>
      </w:r>
    </w:p>
    <w:p w14:paraId="2A800184" w14:textId="6394A7BE" w:rsidR="00E745F5" w:rsidRDefault="00A6175E" w:rsidP="00D65976">
      <w:pPr>
        <w:pStyle w:val="Code"/>
      </w:pPr>
      <w:r w:rsidRPr="00903DBA">
        <w:t>}</w:t>
      </w:r>
    </w:p>
    <w:p w14:paraId="58F3FE50" w14:textId="2FD9E43B" w:rsidR="00EB3ECD" w:rsidRPr="00903DBA" w:rsidRDefault="00EB3ECD" w:rsidP="00EB3ECD">
      <w:r>
        <w:t>The program above has the call stack as follows</w:t>
      </w:r>
      <w:r w:rsidR="00B422DB">
        <w:t xml:space="preserve"> when the execution of the program reached the point.</w:t>
      </w:r>
      <w:r w:rsidR="00CC58E6">
        <w:t xml:space="preserve"> The regular parameters refers to parameters defined in the parameter list</w:t>
      </w:r>
      <w:r w:rsidR="0010453D">
        <w:t>.</w:t>
      </w:r>
      <w:r w:rsidR="00CC58E6">
        <w:t xml:space="preserve"> In the next example, we look into variadic parameter: extra parameters on calls to variadic functions.</w:t>
      </w:r>
    </w:p>
    <w:p w14:paraId="67585AE6" w14:textId="068D6695" w:rsidR="00E745F5" w:rsidRPr="00903DBA" w:rsidRDefault="00E745F5" w:rsidP="00E11100">
      <w:r w:rsidRPr="00903DBA">
        <w:rPr>
          <w:noProof/>
        </w:rPr>
        <mc:AlternateContent>
          <mc:Choice Requires="wpc">
            <w:drawing>
              <wp:inline distT="0" distB="0" distL="0" distR="0" wp14:anchorId="79A51620" wp14:editId="407CAD75">
                <wp:extent cx="4508500" cy="3281276"/>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0"/>
                            <a:ext cx="1442720" cy="1082040"/>
                          </a:xfrm>
                          <a:prstGeom prst="rect">
                            <a:avLst/>
                          </a:prstGeom>
                          <a:solidFill>
                            <a:schemeClr val="lt1"/>
                          </a:solidFill>
                          <a:ln w="12700">
                            <a:solidFill>
                              <a:prstClr val="black"/>
                            </a:solidFill>
                          </a:ln>
                        </wps:spPr>
                        <wps:txbx>
                          <w:txbxContent>
                            <w:p w14:paraId="48FB9764" w14:textId="5E6B4600" w:rsidR="00424985" w:rsidRPr="00D2146B" w:rsidRDefault="0042498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424985" w:rsidRPr="00D2146B" w:rsidRDefault="0042498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783530D5" w:rsidR="00424985" w:rsidRPr="00D2146B" w:rsidRDefault="00424985"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6AF4C4E8" w14:textId="2B9F6579" w:rsidR="00424985" w:rsidRPr="00D2146B" w:rsidRDefault="00424985"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3D3EF60D" w14:textId="3845D9A7" w:rsidR="00424985" w:rsidRPr="00D2146B" w:rsidRDefault="00424985" w:rsidP="00D2146B">
                              <w:pPr>
                                <w:spacing w:before="0" w:after="0"/>
                                <w:rPr>
                                  <w:sz w:val="18"/>
                                  <w:szCs w:val="18"/>
                                  <w:lang w:val="sv-SE"/>
                                </w:rPr>
                              </w:pPr>
                              <w:r>
                                <w:rPr>
                                  <w:sz w:val="18"/>
                                  <w:szCs w:val="18"/>
                                  <w:lang w:val="sv-SE"/>
                                </w:rPr>
                                <w:t>Variadic Frame Pointer</w:t>
                              </w:r>
                            </w:p>
                            <w:p w14:paraId="366E1AE1" w14:textId="757FAE9A" w:rsidR="00424985" w:rsidRPr="00D2146B" w:rsidRDefault="00424985" w:rsidP="00D2146B">
                              <w:pPr>
                                <w:spacing w:before="0" w:after="0"/>
                                <w:rPr>
                                  <w:sz w:val="18"/>
                                  <w:szCs w:val="18"/>
                                  <w:lang w:val="sv-SE"/>
                                </w:rPr>
                              </w:pPr>
                              <w:r w:rsidRPr="00D2146B">
                                <w:rPr>
                                  <w:sz w:val="18"/>
                                  <w:szCs w:val="18"/>
                                  <w:lang w:val="sv-SE"/>
                                </w:rPr>
                                <w:t>Regular Frame Pointer</w:t>
                              </w:r>
                            </w:p>
                            <w:p w14:paraId="3E5A4966" w14:textId="38836501" w:rsidR="00424985" w:rsidRPr="00D2146B" w:rsidRDefault="0042498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424985" w:rsidRPr="00D2146B" w:rsidRDefault="00424985" w:rsidP="00D2146B">
                              <w:pPr>
                                <w:spacing w:before="0" w:after="0"/>
                                <w:rPr>
                                  <w:sz w:val="18"/>
                                  <w:szCs w:val="18"/>
                                  <w:lang w:val="sv-SE"/>
                                </w:rPr>
                              </w:pPr>
                            </w:p>
                            <w:p w14:paraId="48B5950A" w14:textId="77777777" w:rsidR="00424985" w:rsidRPr="00D2146B" w:rsidRDefault="00424985"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5999"/>
                            <a:ext cx="541020" cy="1082040"/>
                          </a:xfrm>
                          <a:prstGeom prst="rect">
                            <a:avLst/>
                          </a:prstGeom>
                          <a:solidFill>
                            <a:schemeClr val="lt1"/>
                          </a:solidFill>
                          <a:ln w="6350">
                            <a:noFill/>
                          </a:ln>
                        </wps:spPr>
                        <wps:txbx>
                          <w:txbxContent>
                            <w:p w14:paraId="22C13140" w14:textId="0A5086D2" w:rsidR="00424985" w:rsidRPr="00D2146B" w:rsidRDefault="00424985"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0"/>
                            <a:ext cx="1442720" cy="1082040"/>
                          </a:xfrm>
                          <a:prstGeom prst="rect">
                            <a:avLst/>
                          </a:prstGeom>
                          <a:solidFill>
                            <a:schemeClr val="lt1"/>
                          </a:solidFill>
                          <a:ln w="12700">
                            <a:solidFill>
                              <a:prstClr val="black"/>
                            </a:solidFill>
                          </a:ln>
                        </wps:spPr>
                        <wps:txbx>
                          <w:txbxContent>
                            <w:p w14:paraId="6CCC43A0" w14:textId="3A21C797" w:rsidR="00424985" w:rsidRPr="00D2146B" w:rsidRDefault="0042498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424985" w:rsidRPr="00D2146B" w:rsidRDefault="0042498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1D04A3CF" w:rsidR="00424985" w:rsidRPr="00D2146B" w:rsidRDefault="00424985"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03B1D767" w14:textId="560CEF4D" w:rsidR="00424985" w:rsidRPr="00D2146B" w:rsidRDefault="00424985"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8A1441D" w14:textId="184B0C99" w:rsidR="00424985" w:rsidRPr="00D2146B" w:rsidRDefault="00424985" w:rsidP="00D2146B">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3DBEE121" w14:textId="77777777" w:rsidR="00424985" w:rsidRPr="00D2146B" w:rsidRDefault="0042498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424985" w:rsidRPr="00D2146B" w:rsidRDefault="0042498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424985" w:rsidRPr="00D2146B" w:rsidRDefault="00424985" w:rsidP="00D2146B">
                              <w:pPr>
                                <w:spacing w:before="0" w:after="0" w:line="256" w:lineRule="auto"/>
                                <w:rPr>
                                  <w:sz w:val="18"/>
                                  <w:szCs w:val="18"/>
                                </w:rPr>
                              </w:pPr>
                              <w:r w:rsidRPr="00D2146B">
                                <w:rPr>
                                  <w:rFonts w:eastAsia="Calibri"/>
                                  <w:color w:val="000000"/>
                                  <w:sz w:val="18"/>
                                  <w:szCs w:val="18"/>
                                </w:rPr>
                                <w:t> </w:t>
                              </w:r>
                            </w:p>
                            <w:p w14:paraId="2924CD49" w14:textId="77777777" w:rsidR="00424985" w:rsidRPr="00D2146B" w:rsidRDefault="00424985"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2"/>
                            <a:ext cx="541020" cy="1082040"/>
                          </a:xfrm>
                          <a:prstGeom prst="rect">
                            <a:avLst/>
                          </a:prstGeom>
                          <a:solidFill>
                            <a:schemeClr val="lt1"/>
                          </a:solidFill>
                          <a:ln w="6350">
                            <a:noFill/>
                          </a:ln>
                        </wps:spPr>
                        <wps:txbx>
                          <w:txbxContent>
                            <w:p w14:paraId="56D8FCCF" w14:textId="1071F35A" w:rsidR="00424985" w:rsidRPr="00D2146B" w:rsidRDefault="00424985"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1"/>
                            <a:ext cx="1442720" cy="807951"/>
                          </a:xfrm>
                          <a:prstGeom prst="rect">
                            <a:avLst/>
                          </a:prstGeom>
                          <a:solidFill>
                            <a:schemeClr val="lt1"/>
                          </a:solidFill>
                          <a:ln w="12700">
                            <a:solidFill>
                              <a:prstClr val="black"/>
                            </a:solidFill>
                          </a:ln>
                        </wps:spPr>
                        <wps:txbx>
                          <w:txbxContent>
                            <w:p w14:paraId="45C5CEB6" w14:textId="0360FAC4" w:rsidR="00424985" w:rsidRPr="00D2146B" w:rsidRDefault="0042498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424985" w:rsidRPr="00D2146B" w:rsidRDefault="0042498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2BF3C5EF" w:rsidR="00424985" w:rsidRPr="00D2146B" w:rsidRDefault="00424985" w:rsidP="00D2146B">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205579F3" w14:textId="77777777" w:rsidR="00424985" w:rsidRPr="00D2146B" w:rsidRDefault="0042498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424985" w:rsidRPr="00D2146B" w:rsidRDefault="0042498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424985" w:rsidRPr="00D2146B" w:rsidRDefault="00424985" w:rsidP="00D2146B">
                              <w:pPr>
                                <w:spacing w:before="0" w:after="0" w:line="254" w:lineRule="auto"/>
                                <w:rPr>
                                  <w:sz w:val="18"/>
                                  <w:szCs w:val="18"/>
                                </w:rPr>
                              </w:pPr>
                              <w:r w:rsidRPr="00D2146B">
                                <w:rPr>
                                  <w:rFonts w:eastAsia="Calibri"/>
                                  <w:color w:val="000000"/>
                                  <w:sz w:val="18"/>
                                  <w:szCs w:val="18"/>
                                </w:rPr>
                                <w:t> </w:t>
                              </w:r>
                            </w:p>
                            <w:p w14:paraId="1ECBE518" w14:textId="77777777" w:rsidR="00424985" w:rsidRPr="00D2146B" w:rsidRDefault="00424985"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1"/>
                            <a:ext cx="541020" cy="1081405"/>
                          </a:xfrm>
                          <a:prstGeom prst="rect">
                            <a:avLst/>
                          </a:prstGeom>
                          <a:solidFill>
                            <a:schemeClr val="lt1"/>
                          </a:solidFill>
                          <a:ln w="6350">
                            <a:noFill/>
                          </a:ln>
                        </wps:spPr>
                        <wps:txbx>
                          <w:txbxContent>
                            <w:p w14:paraId="0CFABE74" w14:textId="29F33F8A" w:rsidR="00424985" w:rsidRPr="00D2146B" w:rsidRDefault="00424985"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7"/>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2"/>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3"/>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4"/>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0"/>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2"/>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424985" w:rsidRPr="00D2146B" w:rsidRDefault="00424985"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424985" w:rsidRPr="00D2146B" w:rsidRDefault="00424985"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783530D5" w:rsidR="00424985" w:rsidRPr="00D2146B" w:rsidRDefault="00424985"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6AF4C4E8" w14:textId="2B9F6579" w:rsidR="00424985" w:rsidRPr="00D2146B" w:rsidRDefault="00424985"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3D3EF60D" w14:textId="3845D9A7" w:rsidR="00424985" w:rsidRPr="00D2146B" w:rsidRDefault="00424985" w:rsidP="00D2146B">
                        <w:pPr>
                          <w:spacing w:before="0" w:after="0"/>
                          <w:rPr>
                            <w:sz w:val="18"/>
                            <w:szCs w:val="18"/>
                            <w:lang w:val="sv-SE"/>
                          </w:rPr>
                        </w:pPr>
                        <w:r>
                          <w:rPr>
                            <w:sz w:val="18"/>
                            <w:szCs w:val="18"/>
                            <w:lang w:val="sv-SE"/>
                          </w:rPr>
                          <w:t>Variadic Frame Pointer</w:t>
                        </w:r>
                      </w:p>
                      <w:p w14:paraId="366E1AE1" w14:textId="757FAE9A" w:rsidR="00424985" w:rsidRPr="00D2146B" w:rsidRDefault="00424985" w:rsidP="00D2146B">
                        <w:pPr>
                          <w:spacing w:before="0" w:after="0"/>
                          <w:rPr>
                            <w:sz w:val="18"/>
                            <w:szCs w:val="18"/>
                            <w:lang w:val="sv-SE"/>
                          </w:rPr>
                        </w:pPr>
                        <w:r w:rsidRPr="00D2146B">
                          <w:rPr>
                            <w:sz w:val="18"/>
                            <w:szCs w:val="18"/>
                            <w:lang w:val="sv-SE"/>
                          </w:rPr>
                          <w:t>Regular Frame Pointer</w:t>
                        </w:r>
                      </w:p>
                      <w:p w14:paraId="3E5A4966" w14:textId="38836501" w:rsidR="00424985" w:rsidRPr="00D2146B" w:rsidRDefault="00424985"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424985" w:rsidRPr="00D2146B" w:rsidRDefault="00424985" w:rsidP="00D2146B">
                        <w:pPr>
                          <w:spacing w:before="0" w:after="0"/>
                          <w:rPr>
                            <w:sz w:val="18"/>
                            <w:szCs w:val="18"/>
                            <w:lang w:val="sv-SE"/>
                          </w:rPr>
                        </w:pPr>
                      </w:p>
                      <w:p w14:paraId="48B5950A" w14:textId="77777777" w:rsidR="00424985" w:rsidRPr="00D2146B" w:rsidRDefault="00424985" w:rsidP="00D2146B">
                        <w:pPr>
                          <w:spacing w:before="0" w:after="0"/>
                          <w:rPr>
                            <w:sz w:val="18"/>
                            <w:szCs w:val="18"/>
                            <w:lang w:val="sv-SE"/>
                          </w:rPr>
                        </w:pPr>
                      </w:p>
                    </w:txbxContent>
                  </v:textbox>
                </v:shape>
                <v:shape id="Textruta 21" o:spid="_x0000_s1130" type="#_x0000_t202" style="position:absolute;left:1803;top:359;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424985" w:rsidRPr="00D2146B" w:rsidRDefault="00424985"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424985" w:rsidRPr="00D2146B" w:rsidRDefault="0042498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424985" w:rsidRPr="00D2146B" w:rsidRDefault="0042498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1D04A3CF" w:rsidR="00424985" w:rsidRPr="00D2146B" w:rsidRDefault="00424985"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03B1D767" w14:textId="560CEF4D" w:rsidR="00424985" w:rsidRPr="00D2146B" w:rsidRDefault="00424985"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8A1441D" w14:textId="184B0C99" w:rsidR="00424985" w:rsidRPr="00D2146B" w:rsidRDefault="00424985" w:rsidP="00D2146B">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3DBEE121" w14:textId="77777777" w:rsidR="00424985" w:rsidRPr="00D2146B" w:rsidRDefault="0042498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424985" w:rsidRPr="00D2146B" w:rsidRDefault="0042498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424985" w:rsidRPr="00D2146B" w:rsidRDefault="00424985" w:rsidP="00D2146B">
                        <w:pPr>
                          <w:spacing w:before="0" w:after="0" w:line="256" w:lineRule="auto"/>
                          <w:rPr>
                            <w:sz w:val="18"/>
                            <w:szCs w:val="18"/>
                          </w:rPr>
                        </w:pPr>
                        <w:r w:rsidRPr="00D2146B">
                          <w:rPr>
                            <w:rFonts w:eastAsia="Calibri"/>
                            <w:color w:val="000000"/>
                            <w:sz w:val="18"/>
                            <w:szCs w:val="18"/>
                          </w:rPr>
                          <w:t> </w:t>
                        </w:r>
                      </w:p>
                      <w:p w14:paraId="2924CD49" w14:textId="77777777" w:rsidR="00424985" w:rsidRPr="00D2146B" w:rsidRDefault="00424985"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424985" w:rsidRPr="00D2146B" w:rsidRDefault="00424985"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424985" w:rsidRPr="00D2146B" w:rsidRDefault="0042498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424985" w:rsidRPr="00D2146B" w:rsidRDefault="0042498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2BF3C5EF" w:rsidR="00424985" w:rsidRPr="00D2146B" w:rsidRDefault="00424985" w:rsidP="00D2146B">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205579F3" w14:textId="77777777" w:rsidR="00424985" w:rsidRPr="00D2146B" w:rsidRDefault="0042498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424985" w:rsidRPr="00D2146B" w:rsidRDefault="0042498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424985" w:rsidRPr="00D2146B" w:rsidRDefault="00424985" w:rsidP="00D2146B">
                        <w:pPr>
                          <w:spacing w:before="0" w:after="0" w:line="254" w:lineRule="auto"/>
                          <w:rPr>
                            <w:sz w:val="18"/>
                            <w:szCs w:val="18"/>
                          </w:rPr>
                        </w:pPr>
                        <w:r w:rsidRPr="00D2146B">
                          <w:rPr>
                            <w:rFonts w:eastAsia="Calibri"/>
                            <w:color w:val="000000"/>
                            <w:sz w:val="18"/>
                            <w:szCs w:val="18"/>
                          </w:rPr>
                          <w:t> </w:t>
                        </w:r>
                      </w:p>
                      <w:p w14:paraId="1ECBE518" w14:textId="77777777" w:rsidR="00424985" w:rsidRPr="00D2146B" w:rsidRDefault="00424985"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424985" w:rsidRPr="00D2146B" w:rsidRDefault="00424985"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61107D8" w:rsidR="00842AFC" w:rsidRPr="00903DBA" w:rsidRDefault="001E3F1F" w:rsidP="00B26610">
      <w:r w:rsidRPr="00903DBA">
        <w:t xml:space="preserve">In the example above, the </w:t>
      </w:r>
      <w:r w:rsidR="0016674F">
        <w:t>variadic frame pointer</w:t>
      </w:r>
      <w:r w:rsidRPr="00903DBA">
        <w:t xml:space="preserve">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w:t>
      </w:r>
      <w:r w:rsidR="004A5B68">
        <w:t>variadic</w:t>
      </w:r>
      <w:r w:rsidR="005A5D2F" w:rsidRPr="00903DBA">
        <w:t xml:space="preserve"> functions.</w:t>
      </w:r>
      <w:r w:rsidR="00225D5C" w:rsidRPr="00903DBA">
        <w:t xml:space="preserve"> The </w:t>
      </w:r>
      <w:r w:rsidR="004A5B68">
        <w:t>variadic</w:t>
      </w:r>
      <w:r w:rsidR="00225D5C" w:rsidRPr="00903DBA">
        <w:t xml:space="preserve">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56F73743" w:rsidR="00B95260" w:rsidRDefault="00B95260" w:rsidP="00B95260">
      <w:pPr>
        <w:pStyle w:val="Code"/>
      </w:pPr>
      <w:r w:rsidRPr="00903DBA">
        <w:t xml:space="preserve">  int e = 5, f = 6;</w:t>
      </w:r>
    </w:p>
    <w:p w14:paraId="650FF44F" w14:textId="3D44CD58" w:rsidR="00667C4D" w:rsidRPr="00903DBA" w:rsidRDefault="00667C4D" w:rsidP="00B95260">
      <w:pPr>
        <w:pStyle w:val="Code"/>
      </w:pPr>
      <w:r>
        <w:t xml:space="preserve">  // point</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424985" w:rsidRPr="00D2146B" w:rsidRDefault="0042498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424985" w:rsidRDefault="0042498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684EB69B" w:rsidR="00424985" w:rsidRDefault="00424985"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24</w:t>
                              </w:r>
                            </w:p>
                            <w:p w14:paraId="661154AB" w14:textId="60189B20" w:rsidR="00424985" w:rsidRPr="00D2146B" w:rsidRDefault="00424985" w:rsidP="006656C6">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23</w:t>
                              </w:r>
                            </w:p>
                            <w:p w14:paraId="740B06D0" w14:textId="18E3CEF0" w:rsidR="00424985" w:rsidRPr="00D2146B" w:rsidRDefault="00424985"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22</w:t>
                              </w:r>
                            </w:p>
                            <w:p w14:paraId="57DC5EB0" w14:textId="1A78F019" w:rsidR="00424985" w:rsidRPr="00D2146B" w:rsidRDefault="00424985"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3C295B95" w14:textId="2C9FB3B8" w:rsidR="00424985" w:rsidRPr="00D2146B" w:rsidRDefault="00424985"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19AB2E36" w14:textId="2ADB3AF3" w:rsidR="00424985" w:rsidRPr="00D2146B" w:rsidRDefault="00424985" w:rsidP="002903DF">
                              <w:pPr>
                                <w:spacing w:before="0" w:after="0"/>
                                <w:rPr>
                                  <w:sz w:val="18"/>
                                  <w:szCs w:val="18"/>
                                  <w:lang w:val="sv-SE"/>
                                </w:rPr>
                              </w:pPr>
                              <w:r>
                                <w:rPr>
                                  <w:sz w:val="18"/>
                                  <w:szCs w:val="18"/>
                                  <w:lang w:val="sv-SE"/>
                                </w:rPr>
                                <w:t xml:space="preserve">Variadic </w:t>
                              </w:r>
                              <w:r w:rsidRPr="00D2146B">
                                <w:rPr>
                                  <w:sz w:val="18"/>
                                  <w:szCs w:val="18"/>
                                  <w:lang w:val="sv-SE"/>
                                </w:rPr>
                                <w:t>Frame Pointer</w:t>
                              </w:r>
                            </w:p>
                            <w:p w14:paraId="5718813E" w14:textId="77777777" w:rsidR="00424985" w:rsidRPr="00D2146B" w:rsidRDefault="00424985" w:rsidP="002903DF">
                              <w:pPr>
                                <w:spacing w:before="0" w:after="0"/>
                                <w:rPr>
                                  <w:sz w:val="18"/>
                                  <w:szCs w:val="18"/>
                                  <w:lang w:val="sv-SE"/>
                                </w:rPr>
                              </w:pPr>
                              <w:r w:rsidRPr="00D2146B">
                                <w:rPr>
                                  <w:sz w:val="18"/>
                                  <w:szCs w:val="18"/>
                                  <w:lang w:val="sv-SE"/>
                                </w:rPr>
                                <w:t>Regular Frame Pointer</w:t>
                              </w:r>
                            </w:p>
                            <w:p w14:paraId="62230721" w14:textId="77777777" w:rsidR="00424985" w:rsidRPr="00D2146B" w:rsidRDefault="0042498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424985" w:rsidRPr="00D2146B" w:rsidRDefault="00424985" w:rsidP="002903DF">
                              <w:pPr>
                                <w:spacing w:before="0" w:after="0"/>
                                <w:rPr>
                                  <w:sz w:val="18"/>
                                  <w:szCs w:val="18"/>
                                  <w:lang w:val="sv-SE"/>
                                </w:rPr>
                              </w:pPr>
                            </w:p>
                            <w:p w14:paraId="3BE3217A" w14:textId="77777777" w:rsidR="00424985" w:rsidRPr="00D2146B" w:rsidRDefault="00424985"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424985" w:rsidRPr="00D2146B" w:rsidRDefault="00424985"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424985" w:rsidRPr="00D2146B" w:rsidRDefault="0042498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424985" w:rsidRDefault="0042498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4F93BD2E" w:rsidR="00424985" w:rsidRPr="00D2146B" w:rsidRDefault="00424985" w:rsidP="002903DF">
                              <w:pPr>
                                <w:spacing w:before="0" w:after="0" w:line="256" w:lineRule="auto"/>
                                <w:rPr>
                                  <w:sz w:val="18"/>
                                  <w:szCs w:val="18"/>
                                </w:rPr>
                              </w:pPr>
                              <w:r w:rsidRPr="008F70A9">
                                <w:rPr>
                                  <w:rFonts w:eastAsia="Calibri"/>
                                  <w:color w:val="000000"/>
                                  <w:sz w:val="18"/>
                                  <w:szCs w:val="18"/>
                                </w:rPr>
                                <w:t>Variadic</w:t>
                              </w:r>
                              <w:r>
                                <w:rPr>
                                  <w:rFonts w:eastAsia="Calibri"/>
                                  <w:color w:val="000000"/>
                                  <w:sz w:val="18"/>
                                  <w:szCs w:val="18"/>
                                </w:rPr>
                                <w:t xml:space="preserve"> parameter: 21</w:t>
                              </w:r>
                            </w:p>
                            <w:p w14:paraId="0F8126A1" w14:textId="72C0A61D" w:rsidR="00424985" w:rsidRPr="00D2146B" w:rsidRDefault="00424985"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68B3AED9" w14:textId="512884BC" w:rsidR="00424985" w:rsidRPr="00D2146B" w:rsidRDefault="00424985"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047BC28" w14:textId="0EA8F51D" w:rsidR="00424985" w:rsidRPr="00D2146B" w:rsidRDefault="00424985" w:rsidP="002903DF">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6B0A3800" w14:textId="77777777" w:rsidR="00424985" w:rsidRPr="00D2146B" w:rsidRDefault="0042498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424985" w:rsidRPr="00D2146B" w:rsidRDefault="0042498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424985" w:rsidRPr="00D2146B" w:rsidRDefault="00424985" w:rsidP="002903DF">
                              <w:pPr>
                                <w:spacing w:before="0" w:after="0" w:line="256" w:lineRule="auto"/>
                                <w:rPr>
                                  <w:sz w:val="18"/>
                                  <w:szCs w:val="18"/>
                                </w:rPr>
                              </w:pPr>
                              <w:r w:rsidRPr="00D2146B">
                                <w:rPr>
                                  <w:rFonts w:eastAsia="Calibri"/>
                                  <w:color w:val="000000"/>
                                  <w:sz w:val="18"/>
                                  <w:szCs w:val="18"/>
                                </w:rPr>
                                <w:t> </w:t>
                              </w:r>
                            </w:p>
                            <w:p w14:paraId="28313E96" w14:textId="77777777" w:rsidR="00424985" w:rsidRPr="00D2146B" w:rsidRDefault="00424985"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424985" w:rsidRPr="00D2146B" w:rsidRDefault="00424985"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424985" w:rsidRPr="00D2146B" w:rsidRDefault="0042498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424985" w:rsidRPr="00D2146B" w:rsidRDefault="0042498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6906FB3B" w:rsidR="00424985" w:rsidRPr="00D2146B" w:rsidRDefault="00424985" w:rsidP="002903DF">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5618417B" w14:textId="77777777" w:rsidR="00424985" w:rsidRPr="00D2146B" w:rsidRDefault="0042498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424985" w:rsidRPr="00D2146B" w:rsidRDefault="0042498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424985" w:rsidRPr="00D2146B" w:rsidRDefault="00424985" w:rsidP="002903DF">
                              <w:pPr>
                                <w:spacing w:before="0" w:after="0" w:line="254" w:lineRule="auto"/>
                                <w:rPr>
                                  <w:sz w:val="18"/>
                                  <w:szCs w:val="18"/>
                                </w:rPr>
                              </w:pPr>
                              <w:r w:rsidRPr="00D2146B">
                                <w:rPr>
                                  <w:rFonts w:eastAsia="Calibri"/>
                                  <w:color w:val="000000"/>
                                  <w:sz w:val="18"/>
                                  <w:szCs w:val="18"/>
                                </w:rPr>
                                <w:t> </w:t>
                              </w:r>
                            </w:p>
                            <w:p w14:paraId="48FC4ABF" w14:textId="77777777" w:rsidR="00424985" w:rsidRPr="00D2146B" w:rsidRDefault="00424985"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424985" w:rsidRPr="00D2146B" w:rsidRDefault="00424985"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424985" w:rsidRPr="00D2146B" w:rsidRDefault="00424985"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424985" w:rsidRDefault="00424985"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684EB69B" w:rsidR="00424985" w:rsidRDefault="00424985"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24</w:t>
                        </w:r>
                      </w:p>
                      <w:p w14:paraId="661154AB" w14:textId="60189B20" w:rsidR="00424985" w:rsidRPr="00D2146B" w:rsidRDefault="00424985" w:rsidP="006656C6">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23</w:t>
                        </w:r>
                      </w:p>
                      <w:p w14:paraId="740B06D0" w14:textId="18E3CEF0" w:rsidR="00424985" w:rsidRPr="00D2146B" w:rsidRDefault="00424985"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22</w:t>
                        </w:r>
                      </w:p>
                      <w:p w14:paraId="57DC5EB0" w14:textId="1A78F019" w:rsidR="00424985" w:rsidRPr="00D2146B" w:rsidRDefault="00424985"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3C295B95" w14:textId="2C9FB3B8" w:rsidR="00424985" w:rsidRPr="00D2146B" w:rsidRDefault="00424985"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19AB2E36" w14:textId="2ADB3AF3" w:rsidR="00424985" w:rsidRPr="00D2146B" w:rsidRDefault="00424985" w:rsidP="002903DF">
                        <w:pPr>
                          <w:spacing w:before="0" w:after="0"/>
                          <w:rPr>
                            <w:sz w:val="18"/>
                            <w:szCs w:val="18"/>
                            <w:lang w:val="sv-SE"/>
                          </w:rPr>
                        </w:pPr>
                        <w:r>
                          <w:rPr>
                            <w:sz w:val="18"/>
                            <w:szCs w:val="18"/>
                            <w:lang w:val="sv-SE"/>
                          </w:rPr>
                          <w:t xml:space="preserve">Variadic </w:t>
                        </w:r>
                        <w:r w:rsidRPr="00D2146B">
                          <w:rPr>
                            <w:sz w:val="18"/>
                            <w:szCs w:val="18"/>
                            <w:lang w:val="sv-SE"/>
                          </w:rPr>
                          <w:t>Frame Pointer</w:t>
                        </w:r>
                      </w:p>
                      <w:p w14:paraId="5718813E" w14:textId="77777777" w:rsidR="00424985" w:rsidRPr="00D2146B" w:rsidRDefault="00424985" w:rsidP="002903DF">
                        <w:pPr>
                          <w:spacing w:before="0" w:after="0"/>
                          <w:rPr>
                            <w:sz w:val="18"/>
                            <w:szCs w:val="18"/>
                            <w:lang w:val="sv-SE"/>
                          </w:rPr>
                        </w:pPr>
                        <w:r w:rsidRPr="00D2146B">
                          <w:rPr>
                            <w:sz w:val="18"/>
                            <w:szCs w:val="18"/>
                            <w:lang w:val="sv-SE"/>
                          </w:rPr>
                          <w:t>Regular Frame Pointer</w:t>
                        </w:r>
                      </w:p>
                      <w:p w14:paraId="62230721" w14:textId="77777777" w:rsidR="00424985" w:rsidRPr="00D2146B" w:rsidRDefault="00424985"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424985" w:rsidRPr="00D2146B" w:rsidRDefault="00424985" w:rsidP="002903DF">
                        <w:pPr>
                          <w:spacing w:before="0" w:after="0"/>
                          <w:rPr>
                            <w:sz w:val="18"/>
                            <w:szCs w:val="18"/>
                            <w:lang w:val="sv-SE"/>
                          </w:rPr>
                        </w:pPr>
                      </w:p>
                      <w:p w14:paraId="3BE3217A" w14:textId="77777777" w:rsidR="00424985" w:rsidRPr="00D2146B" w:rsidRDefault="00424985"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424985" w:rsidRPr="00D2146B" w:rsidRDefault="00424985"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424985" w:rsidRPr="00D2146B" w:rsidRDefault="0042498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424985" w:rsidRDefault="0042498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4F93BD2E" w:rsidR="00424985" w:rsidRPr="00D2146B" w:rsidRDefault="00424985" w:rsidP="002903DF">
                        <w:pPr>
                          <w:spacing w:before="0" w:after="0" w:line="256" w:lineRule="auto"/>
                          <w:rPr>
                            <w:sz w:val="18"/>
                            <w:szCs w:val="18"/>
                          </w:rPr>
                        </w:pPr>
                        <w:r w:rsidRPr="008F70A9">
                          <w:rPr>
                            <w:rFonts w:eastAsia="Calibri"/>
                            <w:color w:val="000000"/>
                            <w:sz w:val="18"/>
                            <w:szCs w:val="18"/>
                          </w:rPr>
                          <w:t>Variadic</w:t>
                        </w:r>
                        <w:r>
                          <w:rPr>
                            <w:rFonts w:eastAsia="Calibri"/>
                            <w:color w:val="000000"/>
                            <w:sz w:val="18"/>
                            <w:szCs w:val="18"/>
                          </w:rPr>
                          <w:t xml:space="preserve"> parameter: 21</w:t>
                        </w:r>
                      </w:p>
                      <w:p w14:paraId="0F8126A1" w14:textId="72C0A61D" w:rsidR="00424985" w:rsidRPr="00D2146B" w:rsidRDefault="00424985"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68B3AED9" w14:textId="512884BC" w:rsidR="00424985" w:rsidRPr="00D2146B" w:rsidRDefault="00424985"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047BC28" w14:textId="0EA8F51D" w:rsidR="00424985" w:rsidRPr="00D2146B" w:rsidRDefault="00424985" w:rsidP="002903DF">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6B0A3800" w14:textId="77777777" w:rsidR="00424985" w:rsidRPr="00D2146B" w:rsidRDefault="0042498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424985" w:rsidRPr="00D2146B" w:rsidRDefault="0042498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424985" w:rsidRPr="00D2146B" w:rsidRDefault="00424985" w:rsidP="002903DF">
                        <w:pPr>
                          <w:spacing w:before="0" w:after="0" w:line="256" w:lineRule="auto"/>
                          <w:rPr>
                            <w:sz w:val="18"/>
                            <w:szCs w:val="18"/>
                          </w:rPr>
                        </w:pPr>
                        <w:r w:rsidRPr="00D2146B">
                          <w:rPr>
                            <w:rFonts w:eastAsia="Calibri"/>
                            <w:color w:val="000000"/>
                            <w:sz w:val="18"/>
                            <w:szCs w:val="18"/>
                          </w:rPr>
                          <w:t> </w:t>
                        </w:r>
                      </w:p>
                      <w:p w14:paraId="28313E96" w14:textId="77777777" w:rsidR="00424985" w:rsidRPr="00D2146B" w:rsidRDefault="00424985"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424985" w:rsidRPr="00D2146B" w:rsidRDefault="00424985"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424985" w:rsidRPr="00D2146B" w:rsidRDefault="0042498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424985" w:rsidRPr="00D2146B" w:rsidRDefault="0042498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6906FB3B" w:rsidR="00424985" w:rsidRPr="00D2146B" w:rsidRDefault="00424985" w:rsidP="002903DF">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5618417B" w14:textId="77777777" w:rsidR="00424985" w:rsidRPr="00D2146B" w:rsidRDefault="0042498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424985" w:rsidRPr="00D2146B" w:rsidRDefault="0042498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424985" w:rsidRPr="00D2146B" w:rsidRDefault="00424985" w:rsidP="002903DF">
                        <w:pPr>
                          <w:spacing w:before="0" w:after="0" w:line="254" w:lineRule="auto"/>
                          <w:rPr>
                            <w:sz w:val="18"/>
                            <w:szCs w:val="18"/>
                          </w:rPr>
                        </w:pPr>
                        <w:r w:rsidRPr="00D2146B">
                          <w:rPr>
                            <w:rFonts w:eastAsia="Calibri"/>
                            <w:color w:val="000000"/>
                            <w:sz w:val="18"/>
                            <w:szCs w:val="18"/>
                          </w:rPr>
                          <w:t> </w:t>
                        </w:r>
                      </w:p>
                      <w:p w14:paraId="48FC4ABF" w14:textId="77777777" w:rsidR="00424985" w:rsidRPr="00D2146B" w:rsidRDefault="00424985"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424985" w:rsidRPr="00D2146B" w:rsidRDefault="00424985"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036DF526" w:rsidR="00DA7E64" w:rsidRPr="00903DBA" w:rsidRDefault="00DA7E64" w:rsidP="0016674F">
      <w:pPr>
        <w:pStyle w:val="Ingetavstnd"/>
      </w:pPr>
      <w:r w:rsidRPr="00903DBA">
        <w:t xml:space="preserve">The </w:t>
      </w:r>
      <w:r w:rsidR="004A5B68">
        <w:t>variadic</w:t>
      </w:r>
      <w:r w:rsidR="0063589A" w:rsidRPr="00903DBA">
        <w:t xml:space="preserve">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w:t>
      </w:r>
      <w:r w:rsidR="0016674F">
        <w:t>variadic frame pointer</w:t>
      </w:r>
      <w:r w:rsidR="001C40D2" w:rsidRPr="00903DBA">
        <w:t>s poin</w:t>
      </w:r>
      <w:r w:rsidR="001A2322" w:rsidRPr="00903DBA">
        <w:t>ts</w:t>
      </w:r>
      <w:r w:rsidR="001C40D2" w:rsidRPr="00903DBA">
        <w:t xml:space="preserve"> at the beginning of the </w:t>
      </w:r>
      <w:r w:rsidR="001A2322" w:rsidRPr="00903DBA">
        <w:t xml:space="preserve">activation record of the calling function, plus the size of the </w:t>
      </w:r>
      <w:r w:rsidR="004A5B68">
        <w:t>variadic</w:t>
      </w:r>
      <w:r w:rsidR="001A2322" w:rsidRPr="00903DBA">
        <w:t xml:space="preserve">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w:t>
      </w:r>
      <w:r w:rsidR="0016674F">
        <w:t>variadic frame pointer</w:t>
      </w:r>
      <w:r w:rsidR="00FA2BB3" w:rsidRPr="00903DBA">
        <w:t xml:space="preserve"> of </w:t>
      </w:r>
      <w:r w:rsidR="00FA2BB3" w:rsidRPr="00903DBA">
        <w:rPr>
          <w:rStyle w:val="KeyWord0"/>
        </w:rPr>
        <w:t>f</w:t>
      </w:r>
      <w:r w:rsidR="00FA2BB3" w:rsidRPr="00903DBA">
        <w:t xml:space="preserve"> is the regular frame pointer plus four bytes (one integer value). The </w:t>
      </w:r>
      <w:r w:rsidR="0016674F">
        <w:t>variadic frame pointer</w:t>
      </w:r>
      <w:r w:rsidR="00FA2BB3" w:rsidRPr="00903DBA">
        <w:t xml:space="preserve">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w:t>
      </w:r>
      <w:r w:rsidR="0016674F">
        <w:t>variadic frame pointer</w:t>
      </w:r>
      <w:r w:rsidR="00551130" w:rsidRPr="00903DBA">
        <w:t xml:space="preserve"> is used.</w:t>
      </w:r>
      <w:r w:rsidR="00201895" w:rsidRPr="00903DBA">
        <w:t xml:space="preserve"> The</w:t>
      </w:r>
      <w:r w:rsidR="00FE3499">
        <w:t xml:space="preserve"> variadic </w:t>
      </w:r>
      <w:r w:rsidR="00201895" w:rsidRPr="00903DBA">
        <w:t xml:space="preserve">parameters </w:t>
      </w:r>
      <w:r w:rsidR="00E63AE7" w:rsidRPr="00903DBA">
        <w:t>are</w:t>
      </w:r>
      <w:r w:rsidR="00201895" w:rsidRPr="00903DBA">
        <w:t xml:space="preserve"> </w:t>
      </w:r>
      <w:r w:rsidR="00E63AE7" w:rsidRPr="00903DBA">
        <w:t xml:space="preserve">accessible by using </w:t>
      </w:r>
      <w:r w:rsidR="000B0A38">
        <w:t xml:space="preserve">the </w:t>
      </w:r>
      <w:r w:rsidR="00E63AE7" w:rsidRPr="00903DBA">
        <w:t xml:space="preserve">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48F96EE" w:rsidR="00694D32" w:rsidRPr="00903DBA" w:rsidRDefault="00694D32" w:rsidP="00B25DBF">
      <w:pPr>
        <w:pStyle w:val="Rubrik2"/>
      </w:pPr>
      <w:bookmarkStart w:id="515" w:name="_Toc59126237"/>
      <w:r w:rsidRPr="00903DBA">
        <w:t>Assembly Operator</w:t>
      </w:r>
      <w:bookmarkEnd w:id="515"/>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r w:rsidRPr="00903DBA">
        <w:t>AssemblyOperator.cs</w:t>
      </w:r>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516" w:name="_Toc59126238"/>
      <w:r w:rsidRPr="00903DBA">
        <w:t>Assembly Code</w:t>
      </w:r>
      <w:bookmarkEnd w:id="516"/>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r w:rsidRPr="00903DBA">
        <w:t>AssemblyCode.cs</w:t>
      </w:r>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51987B70" w:rsidR="00C6682C" w:rsidRPr="00322499" w:rsidRDefault="00861418" w:rsidP="00322499">
      <w:pPr>
        <w:pStyle w:val="Liststycke"/>
        <w:numPr>
          <w:ilvl w:val="0"/>
          <w:numId w:val="183"/>
        </w:numPr>
        <w:rPr>
          <w:highlight w:val="white"/>
        </w:rPr>
      </w:pPr>
      <w:r>
        <w:rPr>
          <w:rStyle w:val="KeyWord0"/>
          <w:highlight w:val="white"/>
        </w:rPr>
        <w:t>RegularFrameRegister</w:t>
      </w:r>
      <w:r w:rsidR="00C6682C" w:rsidRPr="00322499">
        <w:rPr>
          <w:highlight w:val="white"/>
        </w:rPr>
        <w:t xml:space="preserve">. </w:t>
      </w:r>
      <w:r w:rsidR="00766F7D" w:rsidRPr="00322499">
        <w:rPr>
          <w:highlight w:val="white"/>
        </w:rPr>
        <w:t>T</w:t>
      </w:r>
      <w:r w:rsidR="00C6682C" w:rsidRPr="00322499">
        <w:rPr>
          <w:highlight w:val="white"/>
        </w:rPr>
        <w:t xml:space="preserve">he </w:t>
      </w:r>
      <w:r w:rsidR="00766F7D" w:rsidRPr="00322499">
        <w:rPr>
          <w:highlight w:val="white"/>
        </w:rPr>
        <w:t xml:space="preserve">regular frame pointer: the address of the beginning of </w:t>
      </w:r>
      <w:r w:rsidR="00C6682C" w:rsidRPr="00322499">
        <w:rPr>
          <w:highlight w:val="white"/>
        </w:rPr>
        <w:t>the current activation record.</w:t>
      </w:r>
    </w:p>
    <w:p w14:paraId="5681F8C8" w14:textId="759BBABE" w:rsidR="001A45D1" w:rsidRPr="00322499" w:rsidRDefault="00861418" w:rsidP="00322499">
      <w:pPr>
        <w:pStyle w:val="Liststycke"/>
        <w:numPr>
          <w:ilvl w:val="0"/>
          <w:numId w:val="183"/>
        </w:numPr>
        <w:rPr>
          <w:highlight w:val="white"/>
        </w:rPr>
      </w:pPr>
      <w:r>
        <w:rPr>
          <w:rStyle w:val="KeyWord0"/>
        </w:rPr>
        <w:t>VariadicFrameRegister</w:t>
      </w:r>
      <w:r w:rsidR="00C6682C" w:rsidRPr="00322499">
        <w:rPr>
          <w:highlight w:val="white"/>
        </w:rPr>
        <w:t xml:space="preserve">. </w:t>
      </w:r>
      <w:r w:rsidR="00766F7D" w:rsidRPr="00322499">
        <w:rPr>
          <w:highlight w:val="white"/>
        </w:rPr>
        <w:t xml:space="preserve">The </w:t>
      </w:r>
      <w:r w:rsidR="0016674F">
        <w:rPr>
          <w:highlight w:val="white"/>
        </w:rPr>
        <w:t>variadic frame pointer</w:t>
      </w:r>
      <w:r w:rsidR="00766F7D" w:rsidRPr="00322499">
        <w:rPr>
          <w:highlight w:val="white"/>
        </w:rPr>
        <w:t xml:space="preserve">: the address of the beginning of the current activation record plus the size (in bytes) of the </w:t>
      </w:r>
      <w:r w:rsidR="004A5B68">
        <w:rPr>
          <w:highlight w:val="white"/>
        </w:rPr>
        <w:t>variadic</w:t>
      </w:r>
      <w:r w:rsidR="00766F7D" w:rsidRPr="00322499">
        <w:rPr>
          <w:highlight w:val="white"/>
        </w:rPr>
        <w:t xml:space="preserve"> parameters</w:t>
      </w:r>
      <w:r w:rsidR="00225DDC" w:rsidRPr="00322499">
        <w:rPr>
          <w:highlight w:val="white"/>
        </w:rPr>
        <w:t xml:space="preserve">, in order to correctly access the local variables of the function, which are located after the </w:t>
      </w:r>
      <w:r w:rsidR="004A5B68">
        <w:rPr>
          <w:highlight w:val="white"/>
        </w:rPr>
        <w:t>variadic</w:t>
      </w:r>
      <w:r w:rsidR="00225DDC" w:rsidRPr="00322499">
        <w:rPr>
          <w:highlight w:val="white"/>
        </w:rPr>
        <w:t xml:space="preserve"> parameters. Ignored in </w:t>
      </w:r>
      <w:r w:rsidR="00CE39D4">
        <w:rPr>
          <w:highlight w:val="white"/>
        </w:rPr>
        <w:t>regular</w:t>
      </w:r>
      <w:r w:rsidR="00225DDC" w:rsidRPr="00322499">
        <w:rPr>
          <w:highlight w:val="white"/>
        </w:rPr>
        <w:t xml:space="preserve"> functions.</w:t>
      </w:r>
    </w:p>
    <w:p w14:paraId="5A675D84" w14:textId="36304E1B" w:rsidR="001A45D1" w:rsidRPr="00322499" w:rsidRDefault="00B66FC6" w:rsidP="00322499">
      <w:pPr>
        <w:pStyle w:val="Liststycke"/>
        <w:numPr>
          <w:ilvl w:val="0"/>
          <w:numId w:val="183"/>
        </w:numPr>
        <w:rPr>
          <w:highlight w:val="white"/>
        </w:rPr>
      </w:pPr>
      <w:r w:rsidRPr="00322499">
        <w:rPr>
          <w:rStyle w:val="KeyWord0"/>
          <w:highlight w:val="white"/>
        </w:rPr>
        <w:t>ReturnValueRegister</w:t>
      </w:r>
      <w:r w:rsidRPr="00322499">
        <w:rPr>
          <w:highlight w:val="white"/>
        </w:rPr>
        <w:t xml:space="preserve">. </w:t>
      </w:r>
      <w:r w:rsidR="00720FEB" w:rsidRPr="00322499">
        <w:rPr>
          <w:highlight w:val="white"/>
        </w:rPr>
        <w:t xml:space="preserve">Holds the function return value in case of integral </w:t>
      </w:r>
      <w:r w:rsidR="00AC4F90" w:rsidRPr="00322499">
        <w:rPr>
          <w:highlight w:val="white"/>
        </w:rPr>
        <w:t xml:space="preserve">or </w:t>
      </w:r>
      <w:r w:rsidR="00225DDC" w:rsidRPr="00322499">
        <w:rPr>
          <w:highlight w:val="white"/>
        </w:rPr>
        <w:t>pointer</w:t>
      </w:r>
      <w:r w:rsidR="00AC4F90" w:rsidRPr="00322499">
        <w:rPr>
          <w:highlight w:val="white"/>
        </w:rPr>
        <w:t xml:space="preserve"> </w:t>
      </w:r>
      <w:r w:rsidR="00720FEB" w:rsidRPr="00322499">
        <w:rPr>
          <w:highlight w:val="white"/>
        </w:rPr>
        <w:t>type</w:t>
      </w:r>
      <w:r w:rsidR="001A45D1" w:rsidRPr="00322499">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322499">
        <w:rPr>
          <w:highlight w:val="white"/>
        </w:rPr>
        <w:t>r</w:t>
      </w:r>
      <w:r w:rsidR="001A45D1" w:rsidRPr="00322499">
        <w:rPr>
          <w:highlight w:val="white"/>
        </w:rPr>
        <w:t xml:space="preserve"> array of function types.</w:t>
      </w:r>
    </w:p>
    <w:p w14:paraId="6780DB86" w14:textId="1733C058" w:rsidR="00720FEB" w:rsidRPr="00322499" w:rsidRDefault="00720FEB" w:rsidP="00322499">
      <w:pPr>
        <w:pStyle w:val="Liststycke"/>
        <w:numPr>
          <w:ilvl w:val="0"/>
          <w:numId w:val="183"/>
        </w:numPr>
        <w:rPr>
          <w:highlight w:val="white"/>
        </w:rPr>
      </w:pPr>
      <w:r w:rsidRPr="00322499">
        <w:rPr>
          <w:rStyle w:val="KeyWord0"/>
          <w:highlight w:val="white"/>
        </w:rPr>
        <w:lastRenderedPageBreak/>
        <w:t>ReturnPointerRegister</w:t>
      </w:r>
      <w:r w:rsidRPr="00322499">
        <w:rPr>
          <w:highlight w:val="white"/>
        </w:rPr>
        <w:t xml:space="preserve">. Holds the address </w:t>
      </w:r>
      <w:r w:rsidR="00AC4F90" w:rsidRPr="00322499">
        <w:rPr>
          <w:highlight w:val="white"/>
        </w:rPr>
        <w:t xml:space="preserve">of the </w:t>
      </w:r>
      <w:r w:rsidRPr="00322499">
        <w:rPr>
          <w:highlight w:val="white"/>
        </w:rPr>
        <w:t xml:space="preserve">function return value in case of </w:t>
      </w:r>
      <w:r w:rsidR="00AC4F90" w:rsidRPr="00322499">
        <w:rPr>
          <w:highlight w:val="white"/>
        </w:rPr>
        <w:t>struct or union</w:t>
      </w:r>
      <w:r w:rsidRPr="00322499">
        <w:rPr>
          <w:highlight w:val="white"/>
        </w:rPr>
        <w:t xml:space="preserve"> type.</w:t>
      </w:r>
    </w:p>
    <w:p w14:paraId="19F7E5E2" w14:textId="3351D4BE" w:rsidR="00720FEB" w:rsidRPr="00322499" w:rsidRDefault="00720FEB" w:rsidP="00322499">
      <w:pPr>
        <w:pStyle w:val="Liststycke"/>
        <w:numPr>
          <w:ilvl w:val="0"/>
          <w:numId w:val="183"/>
        </w:numPr>
        <w:rPr>
          <w:highlight w:val="white"/>
        </w:rPr>
      </w:pPr>
      <w:r w:rsidRPr="00322499">
        <w:rPr>
          <w:rStyle w:val="KeyWord0"/>
          <w:highlight w:val="white"/>
        </w:rPr>
        <w:t>ShiftRegister</w:t>
      </w:r>
      <w:r w:rsidRPr="00322499">
        <w:rPr>
          <w:highlight w:val="white"/>
        </w:rPr>
        <w:t>.</w:t>
      </w:r>
      <w:r w:rsidR="00015EDE" w:rsidRPr="00322499">
        <w:rPr>
          <w:highlight w:val="white"/>
        </w:rPr>
        <w:t xml:space="preserve"> Holds the value of the right operand in a sh</w:t>
      </w:r>
      <w:r w:rsidR="001A45D1" w:rsidRPr="00322499">
        <w:rPr>
          <w:highlight w:val="white"/>
        </w:rPr>
        <w:t>ift</w:t>
      </w:r>
      <w:r w:rsidR="00015EDE" w:rsidRPr="00322499">
        <w:rPr>
          <w:highlight w:val="white"/>
        </w:rPr>
        <w:t xml:space="preserve"> operation</w:t>
      </w:r>
      <w:r w:rsidR="009C78BE" w:rsidRPr="00322499">
        <w:rPr>
          <w:highlight w:val="white"/>
        </w:rPr>
        <w:t xml:space="preserve">. Due to conditions of the architecture, it </w:t>
      </w:r>
      <w:r w:rsidR="0091002F" w:rsidRPr="00322499">
        <w:rPr>
          <w:highlight w:val="white"/>
        </w:rPr>
        <w:t>must always be</w:t>
      </w:r>
      <w:r w:rsidR="00015EDE" w:rsidRPr="00322499">
        <w:rPr>
          <w:highlight w:val="white"/>
        </w:rPr>
        <w:t xml:space="preserve"> </w:t>
      </w:r>
      <w:r w:rsidR="00015EDE" w:rsidRPr="00322499">
        <w:rPr>
          <w:rStyle w:val="KeyWord0"/>
          <w:highlight w:val="white"/>
        </w:rPr>
        <w:t>cl</w:t>
      </w:r>
      <w:r w:rsidR="00015EDE" w:rsidRPr="00322499">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42AC62E6" w:rsidR="002B63B5" w:rsidRPr="00903DBA" w:rsidRDefault="002B63B5" w:rsidP="00DB788F">
      <w:pPr>
        <w:pStyle w:val="Code"/>
        <w:rPr>
          <w:highlight w:val="white"/>
        </w:rPr>
      </w:pPr>
      <w:r w:rsidRPr="00903DBA">
        <w:rPr>
          <w:highlight w:val="white"/>
        </w:rPr>
        <w:t xml:space="preserve">    public static Register </w:t>
      </w:r>
      <w:r w:rsidR="00861418">
        <w:rPr>
          <w:highlight w:val="white"/>
        </w:rPr>
        <w:t>RegularFrameRegister</w:t>
      </w:r>
      <w:r w:rsidRPr="00903DBA">
        <w:rPr>
          <w:highlight w:val="white"/>
        </w:rPr>
        <w:t>;</w:t>
      </w:r>
    </w:p>
    <w:p w14:paraId="722F79FD" w14:textId="6F0A662F" w:rsidR="002B63B5" w:rsidRPr="00903DBA" w:rsidRDefault="002B63B5" w:rsidP="00DB788F">
      <w:pPr>
        <w:pStyle w:val="Code"/>
        <w:rPr>
          <w:highlight w:val="white"/>
        </w:rPr>
      </w:pPr>
      <w:r w:rsidRPr="00903DBA">
        <w:rPr>
          <w:highlight w:val="white"/>
        </w:rPr>
        <w:t xml:space="preserve">    public static Register </w:t>
      </w:r>
      <w:r w:rsidR="00861418">
        <w:rPr>
          <w:highlight w:val="white"/>
        </w:rPr>
        <w:t>VariadicFrameRegister</w:t>
      </w:r>
      <w:r w:rsidRPr="00903DBA">
        <w:rPr>
          <w:highlight w:val="white"/>
        </w:rPr>
        <w:t>;</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02A978D3"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w:t>
      </w:r>
      <w:r w:rsidR="0016674F">
        <w:rPr>
          <w:highlight w:val="white"/>
        </w:rPr>
        <w:t>variadic frame pointer</w:t>
      </w:r>
      <w:r w:rsidRPr="00903DBA">
        <w:rPr>
          <w:highlight w:val="white"/>
        </w:rPr>
        <w:t xml:space="preserve">,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1E75D9D4" w14:textId="77777777" w:rsidR="00861418" w:rsidRDefault="002B63B5" w:rsidP="00DB788F">
      <w:pPr>
        <w:pStyle w:val="Code"/>
        <w:rPr>
          <w:highlight w:val="white"/>
        </w:rPr>
      </w:pPr>
      <w:r w:rsidRPr="00903DBA">
        <w:rPr>
          <w:highlight w:val="white"/>
        </w:rPr>
        <w:t xml:space="preserve">      </w:t>
      </w:r>
      <w:r w:rsidR="00861418">
        <w:rPr>
          <w:highlight w:val="white"/>
        </w:rPr>
        <w:t>RegularFrameRegister</w:t>
      </w:r>
      <w:r w:rsidRPr="00903DBA">
        <w:rPr>
          <w:highlight w:val="white"/>
        </w:rPr>
        <w:t xml:space="preserve"> =</w:t>
      </w:r>
    </w:p>
    <w:p w14:paraId="400A80F0" w14:textId="2CC67E71" w:rsidR="002B63B5" w:rsidRPr="00903DBA" w:rsidRDefault="00861418" w:rsidP="00DB788F">
      <w:pPr>
        <w:pStyle w:val="Code"/>
        <w:rPr>
          <w:highlight w:val="white"/>
        </w:rPr>
      </w:pPr>
      <w:r>
        <w:rPr>
          <w:highlight w:val="white"/>
        </w:rPr>
        <w:t xml:space="preserve">        </w:t>
      </w:r>
      <w:r w:rsidR="002B63B5" w:rsidRPr="00903DBA">
        <w:rPr>
          <w:highlight w:val="white"/>
        </w:rPr>
        <w:t>RegisterToSize(Register.bp, TypeSize.PointerSize);</w:t>
      </w:r>
    </w:p>
    <w:p w14:paraId="7FBB4E7F" w14:textId="77777777" w:rsidR="00861418" w:rsidRDefault="002B63B5" w:rsidP="00DB788F">
      <w:pPr>
        <w:pStyle w:val="Code"/>
        <w:rPr>
          <w:highlight w:val="white"/>
        </w:rPr>
      </w:pPr>
      <w:r w:rsidRPr="00903DBA">
        <w:rPr>
          <w:highlight w:val="white"/>
        </w:rPr>
        <w:t xml:space="preserve">      </w:t>
      </w:r>
      <w:r w:rsidR="00861418">
        <w:rPr>
          <w:highlight w:val="white"/>
        </w:rPr>
        <w:t>VariadicFrameRegister</w:t>
      </w:r>
      <w:r w:rsidRPr="00903DBA">
        <w:rPr>
          <w:highlight w:val="white"/>
        </w:rPr>
        <w:t xml:space="preserve"> =</w:t>
      </w:r>
    </w:p>
    <w:p w14:paraId="6E014C87" w14:textId="2F51418C" w:rsidR="002B63B5" w:rsidRPr="00903DBA" w:rsidRDefault="00861418" w:rsidP="00DB788F">
      <w:pPr>
        <w:pStyle w:val="Code"/>
        <w:rPr>
          <w:highlight w:val="white"/>
        </w:rPr>
      </w:pPr>
      <w:r>
        <w:rPr>
          <w:highlight w:val="white"/>
        </w:rPr>
        <w:t xml:space="preserve">        </w:t>
      </w:r>
      <w:r w:rsidR="002B63B5" w:rsidRPr="00903DBA">
        <w:rPr>
          <w:highlight w:val="white"/>
        </w:rPr>
        <w:t>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444AC12"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w:t>
      </w:r>
      <w:r w:rsidR="00A0013D">
        <w:rPr>
          <w:highlight w:val="white"/>
        </w:rPr>
        <w:t xml:space="preserve">with one </w:t>
      </w:r>
      <w:r w:rsidR="00AE79B1" w:rsidRPr="00903DBA">
        <w:rPr>
          <w:highlight w:val="white"/>
        </w:rPr>
        <w:t xml:space="preserve">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 xml:space="preserve">changes the operators in accordance with the </w:t>
      </w:r>
      <w:r w:rsidR="00AB52DB">
        <w:rPr>
          <w:highlight w:val="white"/>
        </w:rPr>
        <w:t xml:space="preserve">given </w:t>
      </w:r>
      <w:r w:rsidR="00E70E22" w:rsidRPr="00903DBA">
        <w:rPr>
          <w:highlight w:val="white"/>
        </w:rPr>
        <w:t>size</w:t>
      </w:r>
      <w:r w:rsidR="00A0013D">
        <w:rPr>
          <w:highlight w:val="white"/>
        </w:rPr>
        <w:t>, unless it is zero.</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80B60DF" w:rsidR="00AE79B1" w:rsidRPr="00903DBA" w:rsidRDefault="001960FA" w:rsidP="001960FA">
      <w:pPr>
        <w:rPr>
          <w:highlight w:val="white"/>
        </w:rPr>
      </w:pPr>
      <w:r>
        <w:rPr>
          <w:highlight w:val="white"/>
        </w:rPr>
        <w:t>The index property handles the operand array.</w:t>
      </w: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517" w:name="_Toc59126239"/>
      <w:r w:rsidRPr="00903DBA">
        <w:rPr>
          <w:highlight w:val="white"/>
        </w:rPr>
        <w:lastRenderedPageBreak/>
        <w:t>Assembly Code Optimization</w:t>
      </w:r>
      <w:bookmarkEnd w:id="517"/>
    </w:p>
    <w:p w14:paraId="60537E46" w14:textId="5CE6C649" w:rsidR="00AE79B1" w:rsidRPr="00903DBA" w:rsidRDefault="001D1EC5" w:rsidP="00034040">
      <w:pPr>
        <w:rPr>
          <w:highlight w:val="white"/>
        </w:rPr>
      </w:pPr>
      <w:r w:rsidRPr="00903DBA">
        <w:rPr>
          <w:highlight w:val="white"/>
        </w:rPr>
        <w:t xml:space="preserve">Similar </w:t>
      </w:r>
      <w:r w:rsidR="00B358AE">
        <w:rPr>
          <w:highlight w:val="white"/>
        </w:rPr>
        <w:t xml:space="preserve">to </w:t>
      </w:r>
      <w:r w:rsidRPr="00903DBA">
        <w:rPr>
          <w:highlight w:val="white"/>
        </w:rPr>
        <w:t xml:space="preserve">the middle code optimization in </w:t>
      </w:r>
      <w:r w:rsidR="00076546" w:rsidRPr="00903DBA">
        <w:rPr>
          <w:highlight w:val="white"/>
        </w:rPr>
        <w:t>C</w:t>
      </w:r>
      <w:r w:rsidRPr="00903DBA">
        <w:rPr>
          <w:highlight w:val="white"/>
        </w:rPr>
        <w:t>hapter</w:t>
      </w:r>
      <w:r w:rsidR="006F5D7F">
        <w:rPr>
          <w:highlight w:val="white"/>
        </w:rPr>
        <w:t xml:space="preserve"> </w:t>
      </w:r>
      <w:r w:rsidR="006F5D7F">
        <w:rPr>
          <w:highlight w:val="white"/>
        </w:rPr>
        <w:fldChar w:fldCharType="begin"/>
      </w:r>
      <w:r w:rsidR="006F5D7F">
        <w:rPr>
          <w:highlight w:val="white"/>
        </w:rPr>
        <w:instrText xml:space="preserve"> REF _Ref54016586 \r \h </w:instrText>
      </w:r>
      <w:r w:rsidR="006F5D7F">
        <w:rPr>
          <w:highlight w:val="white"/>
        </w:rPr>
      </w:r>
      <w:r w:rsidR="006F5D7F">
        <w:rPr>
          <w:highlight w:val="white"/>
        </w:rPr>
        <w:fldChar w:fldCharType="separate"/>
      </w:r>
      <w:r w:rsidR="00461860">
        <w:rPr>
          <w:highlight w:val="white"/>
        </w:rPr>
        <w:t>11</w:t>
      </w:r>
      <w:r w:rsidR="006F5D7F">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w:t>
      </w:r>
      <w:r w:rsidR="00602792">
        <w:rPr>
          <w:highlight w:val="white"/>
        </w:rPr>
        <w:t xml:space="preserve"> a</w:t>
      </w:r>
      <w:r w:rsidR="00A54CAD" w:rsidRPr="00903DBA">
        <w:rPr>
          <w:highlight w:val="white"/>
        </w:rPr>
        <w:t xml:space="preserve"> register, or</w:t>
      </w:r>
      <w:r w:rsidR="00602792">
        <w:rPr>
          <w:highlight w:val="white"/>
        </w:rPr>
        <w:t xml:space="preserve"> a</w:t>
      </w:r>
      <w:r w:rsidR="00A54CAD" w:rsidRPr="00903DBA">
        <w:rPr>
          <w:highlight w:val="white"/>
        </w:rPr>
        <w:t xml:space="preserve">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4CDC4184"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42658A">
        <w:rPr>
          <w:highlight w:val="white"/>
        </w:rPr>
        <w:t xml:space="preserve">Note that </w:t>
      </w:r>
      <w:r w:rsidR="000D5F67" w:rsidRPr="00903DBA">
        <w:rPr>
          <w:highlight w:val="white"/>
        </w:rPr>
        <w:t>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lastRenderedPageBreak/>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518" w:name="_Toc59126240"/>
      <w:r w:rsidRPr="00903DBA">
        <w:rPr>
          <w:highlight w:val="white"/>
        </w:rPr>
        <w:t xml:space="preserve">Operator </w:t>
      </w:r>
      <w:r w:rsidR="00CA5764" w:rsidRPr="00903DBA">
        <w:rPr>
          <w:highlight w:val="white"/>
        </w:rPr>
        <w:t>Test Methods</w:t>
      </w:r>
      <w:bookmarkEnd w:id="518"/>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lastRenderedPageBreak/>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519" w:name="_Toc59126241"/>
      <w:r w:rsidRPr="00903DBA">
        <w:rPr>
          <w:highlight w:val="white"/>
        </w:rPr>
        <w:t>Register Overlapping</w:t>
      </w:r>
      <w:bookmarkEnd w:id="519"/>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5AC5D422"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 If at least one</w:t>
      </w:r>
      <w:r w:rsidR="00A829AD" w:rsidRPr="00903DBA">
        <w:rPr>
          <w:highlight w:val="white"/>
        </w:rPr>
        <w:t xml:space="preserve"> </w:t>
      </w:r>
      <w:r w:rsidRPr="00903DBA">
        <w:rPr>
          <w:highlight w:val="white"/>
        </w:rPr>
        <w:t xml:space="preserve">register is null, they do not </w:t>
      </w:r>
      <w:r w:rsidR="00210913" w:rsidRPr="00903DBA">
        <w:rPr>
          <w:highlight w:val="white"/>
        </w:rPr>
        <w:t>overlap,</w:t>
      </w:r>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lastRenderedPageBreak/>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4B8249AE" w:rsidR="00A405D4" w:rsidRPr="00903DBA" w:rsidRDefault="00A405D4" w:rsidP="00A405D4">
      <w:pPr>
        <w:pStyle w:val="Rubrik3"/>
        <w:rPr>
          <w:highlight w:val="white"/>
        </w:rPr>
      </w:pPr>
      <w:bookmarkStart w:id="520" w:name="_Toc59126242"/>
      <w:r w:rsidRPr="00903DBA">
        <w:rPr>
          <w:highlight w:val="white"/>
        </w:rPr>
        <w:t>Register Size</w:t>
      </w:r>
      <w:bookmarkEnd w:id="520"/>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3717717B"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 xml:space="preserve">the order of the registers is </w:t>
      </w:r>
      <w:r w:rsidR="007A5F1E">
        <w:rPr>
          <w:highlight w:val="white"/>
        </w:rPr>
        <w:t>significant</w:t>
      </w:r>
      <w:r w:rsidR="00AA4FA6" w:rsidRPr="00903DBA">
        <w:rPr>
          <w:highlight w:val="white"/>
        </w:rPr>
        <w: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lastRenderedPageBreak/>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4F1818A8"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“dword”,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“_dword”,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lastRenderedPageBreak/>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6A76D0A0" w:rsidR="002B63B5" w:rsidRPr="00903DBA" w:rsidRDefault="005A0D4F" w:rsidP="005A0D4F">
      <w:pPr>
        <w:rPr>
          <w:highlight w:val="white"/>
        </w:rPr>
      </w:pPr>
      <w:r w:rsidRPr="00903DBA">
        <w:rPr>
          <w:highlight w:val="white"/>
        </w:rPr>
        <w:t xml:space="preserve">We use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042C1941"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r w:rsidR="005F035E">
        <w:rPr>
          <w:rFonts w:eastAsiaTheme="minorEastAsia"/>
        </w:rPr>
        <w:t xml:space="preserve"> of the type.</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lastRenderedPageBreak/>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521" w:name="_Toc59126243"/>
      <w:r w:rsidRPr="00903DBA">
        <w:rPr>
          <w:highlight w:val="white"/>
        </w:rPr>
        <w:t>ToString</w:t>
      </w:r>
      <w:bookmarkEnd w:id="521"/>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627"/>
        <w:gridCol w:w="2409"/>
      </w:tblGrid>
      <w:tr w:rsidR="00654532" w:rsidRPr="00903DBA" w14:paraId="2A89CF9A" w14:textId="77777777" w:rsidTr="00CC2568">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627"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409"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CC2568">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627" w:type="dxa"/>
          </w:tcPr>
          <w:p w14:paraId="401D2694" w14:textId="32EBE2E2" w:rsidR="00313A2C" w:rsidRPr="00903DBA" w:rsidRDefault="00A45E17" w:rsidP="00313A2C">
            <w:pPr>
              <w:spacing w:before="0" w:after="40"/>
            </w:pPr>
            <w:r w:rsidRPr="00903DBA">
              <w:t>operator</w:t>
            </w:r>
          </w:p>
        </w:tc>
        <w:tc>
          <w:tcPr>
            <w:tcW w:w="2409" w:type="dxa"/>
          </w:tcPr>
          <w:p w14:paraId="395DDC0D" w14:textId="329223B4" w:rsidR="00313A2C" w:rsidRPr="00903DBA" w:rsidRDefault="00597C19" w:rsidP="00313A2C">
            <w:pPr>
              <w:spacing w:before="0" w:after="40"/>
              <w:rPr>
                <w:highlight w:val="white"/>
              </w:rPr>
            </w:pPr>
            <w:r w:rsidRPr="00903DBA">
              <w:rPr>
                <w:highlight w:val="white"/>
              </w:rPr>
              <w:t>fadd</w:t>
            </w:r>
          </w:p>
        </w:tc>
      </w:tr>
      <w:tr w:rsidR="00F027BF" w:rsidRPr="00903DBA" w14:paraId="5A0A61AA" w14:textId="77777777" w:rsidTr="00CC2568">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627" w:type="dxa"/>
          </w:tcPr>
          <w:p w14:paraId="79C968F9" w14:textId="6E8EBFE0" w:rsidR="00F027BF" w:rsidRPr="00903DBA" w:rsidRDefault="00F027BF" w:rsidP="00A45E17">
            <w:pPr>
              <w:spacing w:before="0" w:after="40"/>
            </w:pPr>
            <w:r w:rsidRPr="00903DBA">
              <w:t>operator register</w:t>
            </w:r>
          </w:p>
        </w:tc>
        <w:tc>
          <w:tcPr>
            <w:tcW w:w="2409"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CC2568">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627"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409" w:type="dxa"/>
          </w:tcPr>
          <w:p w14:paraId="6A981848" w14:textId="77777777" w:rsidR="00F027BF" w:rsidRPr="00903DBA" w:rsidRDefault="00F027BF" w:rsidP="00A45E17">
            <w:pPr>
              <w:spacing w:before="0" w:after="40"/>
              <w:rPr>
                <w:highlight w:val="white"/>
              </w:rPr>
            </w:pPr>
            <w:r w:rsidRPr="00903DBA">
              <w:rPr>
                <w:highlight w:val="white"/>
              </w:rPr>
              <w:t>inc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CC2568">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627"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409"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CC2568">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627"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409"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CC2568">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627"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409"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lastRenderedPageBreak/>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50A3DEB3"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r w:rsidR="00CC2568" w:rsidRPr="00903DBA">
        <w:rPr>
          <w:highlight w:val="white"/>
        </w:rPr>
        <w:t>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lastRenderedPageBreak/>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lastRenderedPageBreak/>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r w:rsidR="00EF3244" w:rsidRPr="00903DBA">
        <w:rPr>
          <w:rStyle w:val="KeyWord0"/>
          <w:highlight w:val="white"/>
        </w:rPr>
        <w:t>operand2</w:t>
      </w:r>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“Hello\nWorld\</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73F71BD5"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w:t>
      </w:r>
      <w:r w:rsidR="00CC2568" w:rsidRPr="00903DBA">
        <w:rPr>
          <w:highlight w:val="white"/>
        </w:rPr>
        <w:t>located</w:t>
      </w:r>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39A36B38" w:rsidR="00097076" w:rsidRPr="00903DBA" w:rsidRDefault="004C1FEB" w:rsidP="00F842E6">
      <w:pPr>
        <w:rPr>
          <w:highlight w:val="white"/>
        </w:rPr>
      </w:pPr>
      <w:r w:rsidRPr="00903DBA">
        <w:rPr>
          <w:highlight w:val="white"/>
        </w:rPr>
        <w:t xml:space="preserve">We iterate through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lastRenderedPageBreak/>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522" w:name="_Toc59126244"/>
      <w:r w:rsidRPr="00903DBA">
        <w:t>Tracks</w:t>
      </w:r>
      <w:bookmarkEnd w:id="522"/>
    </w:p>
    <w:p w14:paraId="105850DD" w14:textId="50E7C208" w:rsidR="00A40BA8" w:rsidRDefault="00A40BA8" w:rsidP="00A40BA8">
      <w:r w:rsidRPr="00903DBA">
        <w:t>A track is a place holder for a register through the assembly code.</w:t>
      </w:r>
      <w:r w:rsidR="00303B3B" w:rsidRPr="00903DBA">
        <w:t xml:space="preserve"> Let us look</w:t>
      </w:r>
      <w:r w:rsidR="00EC1062" w:rsidRPr="00903DBA">
        <w:t xml:space="preserve"> at the following </w:t>
      </w:r>
      <w:r w:rsidR="00C842CE">
        <w:t>example.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C842CE" w:rsidRPr="00903DBA" w14:paraId="10EDCE47" w14:textId="77777777" w:rsidTr="004410EC">
        <w:tc>
          <w:tcPr>
            <w:tcW w:w="3116" w:type="dxa"/>
          </w:tcPr>
          <w:p w14:paraId="1DBFE773" w14:textId="77777777" w:rsidR="004410EC" w:rsidRDefault="00C842CE" w:rsidP="004410EC">
            <w:pPr>
              <w:pStyle w:val="Code"/>
            </w:pPr>
            <w:r w:rsidRPr="00903DBA">
              <w:t>return a + b &amp; c - d;</w:t>
            </w:r>
            <w:r>
              <w:t xml:space="preserve"> </w:t>
            </w:r>
          </w:p>
          <w:p w14:paraId="481527E1" w14:textId="77777777" w:rsidR="004410EC" w:rsidRDefault="004410EC" w:rsidP="004410EC">
            <w:pPr>
              <w:pStyle w:val="Code"/>
            </w:pPr>
          </w:p>
          <w:p w14:paraId="36A94C88" w14:textId="77777777" w:rsidR="004410EC" w:rsidRDefault="004410EC" w:rsidP="004410EC">
            <w:pPr>
              <w:pStyle w:val="Code"/>
            </w:pPr>
          </w:p>
          <w:p w14:paraId="7D054AD2" w14:textId="77777777" w:rsidR="004410EC" w:rsidRDefault="004410EC" w:rsidP="004410EC">
            <w:pPr>
              <w:pStyle w:val="Code"/>
            </w:pPr>
          </w:p>
          <w:p w14:paraId="0B70B439" w14:textId="4F144A9B" w:rsidR="00C842CE" w:rsidRPr="00903DBA" w:rsidRDefault="00C842CE" w:rsidP="004410EC">
            <w:r>
              <w:t>(a) C code</w:t>
            </w:r>
          </w:p>
        </w:tc>
        <w:tc>
          <w:tcPr>
            <w:tcW w:w="3117" w:type="dxa"/>
          </w:tcPr>
          <w:p w14:paraId="2920AFFA" w14:textId="6D8DC659" w:rsidR="00065314" w:rsidRPr="00903DBA" w:rsidRDefault="00065314" w:rsidP="00065314">
            <w:pPr>
              <w:pStyle w:val="Code"/>
            </w:pPr>
            <w:r>
              <w:t xml:space="preserve">1. </w:t>
            </w:r>
            <w:r w:rsidR="004410EC">
              <w:t>temp</w:t>
            </w:r>
            <w:r w:rsidRPr="00903DBA">
              <w:t>0 = a + b</w:t>
            </w:r>
          </w:p>
          <w:p w14:paraId="660BDC8A" w14:textId="4337AD12" w:rsidR="00065314" w:rsidRPr="00903DBA" w:rsidRDefault="00065314" w:rsidP="00065314">
            <w:pPr>
              <w:pStyle w:val="Code"/>
            </w:pPr>
            <w:r>
              <w:t xml:space="preserve">2. </w:t>
            </w:r>
            <w:r w:rsidR="004410EC">
              <w:t>temp</w:t>
            </w:r>
            <w:r w:rsidRPr="00903DBA">
              <w:t>1 = c - d</w:t>
            </w:r>
          </w:p>
          <w:p w14:paraId="7018885A" w14:textId="7D114577" w:rsidR="00065314" w:rsidRPr="00903DBA" w:rsidRDefault="00065314" w:rsidP="00065314">
            <w:pPr>
              <w:pStyle w:val="Code"/>
            </w:pPr>
            <w:r>
              <w:t xml:space="preserve">3. </w:t>
            </w:r>
            <w:r w:rsidR="004410EC">
              <w:t>temp</w:t>
            </w:r>
            <w:r w:rsidRPr="00903DBA">
              <w:t xml:space="preserve">2 = </w:t>
            </w:r>
            <w:r w:rsidR="004410EC">
              <w:t>temp</w:t>
            </w:r>
            <w:r w:rsidRPr="00903DBA">
              <w:t xml:space="preserve">0 &amp; </w:t>
            </w:r>
            <w:r w:rsidR="004410EC">
              <w:t>temp</w:t>
            </w:r>
            <w:r w:rsidRPr="00903DBA">
              <w:t>1</w:t>
            </w:r>
          </w:p>
          <w:p w14:paraId="29E907AB" w14:textId="77777777" w:rsidR="004410EC" w:rsidRDefault="00065314" w:rsidP="004410EC">
            <w:pPr>
              <w:pStyle w:val="Code"/>
            </w:pPr>
            <w:r>
              <w:t xml:space="preserve">4. </w:t>
            </w:r>
            <w:r w:rsidRPr="00903DBA">
              <w:t xml:space="preserve">return </w:t>
            </w:r>
            <w:r w:rsidR="004410EC">
              <w:t>temp</w:t>
            </w:r>
            <w:r w:rsidRPr="00903DBA">
              <w:t>2</w:t>
            </w:r>
          </w:p>
          <w:p w14:paraId="4650482D" w14:textId="637F68EC" w:rsidR="00C842CE" w:rsidRPr="00903DBA" w:rsidRDefault="00C842CE" w:rsidP="004410EC">
            <w:r>
              <w:t xml:space="preserve">(b) </w:t>
            </w:r>
            <w:r w:rsidR="004410EC">
              <w:t>Middle code</w:t>
            </w:r>
          </w:p>
        </w:tc>
      </w:tr>
    </w:tbl>
    <w:p w14:paraId="660B8EFC" w14:textId="77777777" w:rsidR="00C842CE" w:rsidRPr="00903DBA" w:rsidRDefault="00C842CE" w:rsidP="00A40BA8"/>
    <w:p w14:paraId="30A4BB69" w14:textId="76E9A601" w:rsidR="00303B3B" w:rsidRPr="00903DBA" w:rsidRDefault="00303B3B" w:rsidP="00303B3B">
      <w:pPr>
        <w:pStyle w:val="Code"/>
      </w:pPr>
    </w:p>
    <w:p w14:paraId="618B8178" w14:textId="1CCA299A" w:rsidR="00EC1062" w:rsidRPr="00903DBA" w:rsidRDefault="00E445CA" w:rsidP="00E445CA">
      <w:r w:rsidRPr="00903DBA">
        <w:t>The following middle code is generated.</w:t>
      </w:r>
    </w:p>
    <w:p w14:paraId="7E061C7F" w14:textId="33EAA1E4" w:rsidR="00651F24" w:rsidRPr="00903DBA" w:rsidRDefault="00651F24" w:rsidP="00E445CA">
      <w:r w:rsidRPr="00903DBA">
        <w:t xml:space="preserve">Let us assume that a, b, c, d, and e are placed on the current activation record </w:t>
      </w:r>
      <w:r w:rsidR="004174EC" w:rsidRPr="00903DBA">
        <w:t xml:space="preserve">of a </w:t>
      </w:r>
      <w:r w:rsidR="00CE39D4">
        <w:t>regular</w:t>
      </w:r>
      <w:r w:rsidR="004174EC" w:rsidRPr="00903DBA">
        <w:t xml:space="preserve">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w:t>
      </w:r>
      <w:r w:rsidR="0016674F">
        <w:t>variadic frame pointer</w:t>
      </w:r>
      <w:r w:rsidR="005C26C4" w:rsidRPr="00903DBA">
        <w:t>.</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lastRenderedPageBreak/>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21E07617"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w:t>
      </w:r>
      <w:r w:rsidR="00243F05">
        <w:rPr>
          <w:highlight w:val="white"/>
        </w:rPr>
        <w:t>variadic</w:t>
      </w:r>
      <w:r w:rsidR="00243F05" w:rsidRPr="00903DBA">
        <w:rPr>
          <w:highlight w:val="white"/>
        </w:rPr>
        <w:t xml:space="preserve"> </w:t>
      </w:r>
      <w:r w:rsidR="00405820" w:rsidRPr="00903DBA">
        <w:rPr>
          <w:highlight w:val="white"/>
        </w:rPr>
        <w:t xml:space="preserve">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09CE634F"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w:t>
      </w:r>
      <w:r w:rsidR="00025DA1">
        <w:rPr>
          <w:rStyle w:val="KeyWord0"/>
        </w:rPr>
        <w:t>rack</w:t>
      </w:r>
      <w:r w:rsidR="004E71D8" w:rsidRPr="00903DBA">
        <w:rPr>
          <w:rStyle w:val="KeyWord0"/>
        </w:rPr>
        <w: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1FFB3345" w14:textId="4B479DE5" w:rsidR="00025DA1" w:rsidRPr="00903DBA" w:rsidRDefault="00025DA1" w:rsidP="00025DA1">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a track representing a known or unknown register. </w:t>
      </w:r>
    </w:p>
    <w:p w14:paraId="68DD47DB" w14:textId="4E7680E5" w:rsidR="00B616B1" w:rsidRPr="00903DBA" w:rsidRDefault="00B616B1" w:rsidP="00283127">
      <w:pPr>
        <w:pStyle w:val="CodeHeader"/>
      </w:pPr>
      <w:r w:rsidRPr="00903DBA">
        <w:t>Track.cs</w:t>
      </w:r>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7E73150B" w14:textId="77777777" w:rsidR="00025DA1" w:rsidRDefault="00025DA1" w:rsidP="00132D4E">
      <w:pPr>
        <w:pStyle w:val="Code"/>
        <w:rPr>
          <w:highlight w:val="white"/>
        </w:rPr>
      </w:pPr>
    </w:p>
    <w:p w14:paraId="22848030" w14:textId="09CFA82A"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0E526942" w:rsidR="004D41A8" w:rsidRPr="00903DBA" w:rsidRDefault="004D41A8" w:rsidP="00132D4E">
      <w:pPr>
        <w:pStyle w:val="Code"/>
        <w:rPr>
          <w:highlight w:val="white"/>
        </w:rPr>
      </w:pPr>
      <w:r w:rsidRPr="00903DBA">
        <w:rPr>
          <w:highlight w:val="white"/>
        </w:rPr>
        <w:t xml:space="preserve">      </w:t>
      </w:r>
      <w:r w:rsidR="000116AA">
        <w:rPr>
          <w:highlight w:val="white"/>
        </w:rPr>
        <w:t>Register</w:t>
      </w:r>
      <w:r w:rsidRPr="00903DBA">
        <w:rPr>
          <w:highlight w:val="white"/>
        </w:rPr>
        <w:t xml:space="preserve">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39780581"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lastRenderedPageBreak/>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30F5C0F2"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000FF8DD" w14:textId="77777777" w:rsidR="003E3EFC" w:rsidRPr="00903DBA" w:rsidRDefault="003E3EFC" w:rsidP="003E3EFC">
      <w:pPr>
        <w:rPr>
          <w:highlight w:val="white"/>
        </w:rPr>
      </w:pPr>
      <w:r w:rsidRPr="00903DBA">
        <w:rPr>
          <w:highlight w:val="white"/>
        </w:rPr>
        <w:t xml:space="preserve">A track has a current size and a maximal size. The current size may vary between </w:t>
      </w:r>
      <w:r>
        <w:rPr>
          <w:highlight w:val="white"/>
        </w:rPr>
        <w:t>assembly code instructions</w:t>
      </w:r>
      <w:r w:rsidRPr="00903DBA">
        <w:rPr>
          <w:highlight w:val="white"/>
        </w:rPr>
        <w:t>. We need the maximal size for the register allocator. It the size more than one byte, a reduced set of register is available.</w:t>
      </w:r>
    </w:p>
    <w:p w14:paraId="437C10FE" w14:textId="22367CD9" w:rsidR="006E7BC4" w:rsidRDefault="006E7BC4" w:rsidP="00056F68">
      <w:pPr>
        <w:pStyle w:val="Code"/>
        <w:rPr>
          <w:highlight w:val="white"/>
        </w:rPr>
      </w:pPr>
      <w:r w:rsidRPr="00903DBA">
        <w:rPr>
          <w:highlight w:val="white"/>
        </w:rPr>
        <w:t xml:space="preserve">    public int CurrentSize {</w:t>
      </w:r>
      <w:r w:rsidR="00056F68">
        <w:rPr>
          <w:highlight w:val="white"/>
        </w:rPr>
        <w:t>get;set;}</w:t>
      </w:r>
    </w:p>
    <w:p w14:paraId="1F604BF4" w14:textId="77777777" w:rsidR="00056F68" w:rsidRPr="00903DBA" w:rsidRDefault="00056F68" w:rsidP="00056F68">
      <w:pPr>
        <w:pStyle w:val="Code"/>
        <w:rPr>
          <w:highlight w:val="white"/>
        </w:rPr>
      </w:pPr>
    </w:p>
    <w:p w14:paraId="7CD7B2BF" w14:textId="4F148354" w:rsidR="00056F68" w:rsidRDefault="00056F68" w:rsidP="006E7BC4">
      <w:pPr>
        <w:pStyle w:val="Code"/>
        <w:rPr>
          <w:highlight w:val="white"/>
        </w:rPr>
      </w:pPr>
      <w:r w:rsidRPr="00903DBA">
        <w:rPr>
          <w:highlight w:val="white"/>
        </w:rPr>
        <w:t xml:space="preserve">    private int m_maxSize;</w:t>
      </w:r>
    </w:p>
    <w:p w14:paraId="09A4A7FC" w14:textId="4C4E8F2E"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92B4999" w:rsidR="006E7BC4" w:rsidRPr="00903DBA" w:rsidRDefault="005306A7" w:rsidP="005306A7">
      <w:pPr>
        <w:rPr>
          <w:highlight w:val="white"/>
        </w:rPr>
      </w:pPr>
      <w:r>
        <w:rPr>
          <w:highlight w:val="white"/>
        </w:rPr>
        <w:t>The min and max index hold he indexes of the first and last assembly code instruction where the track occurs. We need them to decide whether tracks overlap.</w:t>
      </w:r>
    </w:p>
    <w:p w14:paraId="148EC8C3" w14:textId="47525E58" w:rsidR="00F9060B" w:rsidRPr="00F9060B" w:rsidRDefault="00F9060B" w:rsidP="00F9060B">
      <w:pPr>
        <w:pStyle w:val="Code"/>
        <w:rPr>
          <w:highlight w:val="white"/>
        </w:rPr>
      </w:pPr>
      <w:r w:rsidRPr="00F9060B">
        <w:rPr>
          <w:highlight w:val="white"/>
        </w:rPr>
        <w:t xml:space="preserve">    private int m_minIndex = -1, m_maxIndex = -1;</w:t>
      </w: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11ADE2D9" w14:textId="42F7BE7E" w:rsidR="004D41A8" w:rsidRPr="00903DBA" w:rsidRDefault="004D41A8" w:rsidP="00056F68">
      <w:pPr>
        <w:pStyle w:val="Code"/>
        <w:rPr>
          <w:highlight w:val="white"/>
        </w:rPr>
      </w:pPr>
      <w:r w:rsidRPr="00903DBA">
        <w:rPr>
          <w:highlight w:val="white"/>
        </w:rPr>
        <w:t xml:space="preserve">    public Register? Register {</w:t>
      </w:r>
      <w:r w:rsidR="00056F68">
        <w:rPr>
          <w:highlight w:val="white"/>
        </w:rPr>
        <w:t>get; set;}</w:t>
      </w:r>
    </w:p>
    <w:p w14:paraId="3EC1B989" w14:textId="77777777" w:rsidR="0067297E" w:rsidRPr="00903DBA" w:rsidRDefault="0067297E" w:rsidP="0067297E">
      <w:pPr>
        <w:rPr>
          <w:highlight w:val="white"/>
        </w:rPr>
      </w:pPr>
      <w:r w:rsidRPr="00903DBA">
        <w:rPr>
          <w:highlight w:val="white"/>
        </w:rPr>
        <w:t xml:space="preserve">If the track is </w:t>
      </w:r>
      <w:r>
        <w:rPr>
          <w:highlight w:val="white"/>
        </w:rPr>
        <w:t>u</w:t>
      </w:r>
      <w:r w:rsidRPr="00903DBA">
        <w:rPr>
          <w:highlight w:val="white"/>
        </w:rPr>
        <w:t>sed as a pointer, a reduced set of registers are available.</w:t>
      </w:r>
    </w:p>
    <w:p w14:paraId="435A20CA" w14:textId="77777777" w:rsidR="00946DE9" w:rsidRPr="00946DE9" w:rsidRDefault="00946DE9" w:rsidP="00946DE9">
      <w:pPr>
        <w:pStyle w:val="Code"/>
        <w:rPr>
          <w:highlight w:val="white"/>
        </w:rPr>
      </w:pPr>
      <w:r w:rsidRPr="00946DE9">
        <w:rPr>
          <w:highlight w:val="white"/>
        </w:rPr>
        <w:t xml:space="preserve">    public bool Pointer {get; set;}</w:t>
      </w:r>
    </w:p>
    <w:p w14:paraId="6016403D" w14:textId="716ADF97"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C258BC">
        <w:rPr>
          <w:highlight w:val="white"/>
        </w:rPr>
        <w:t xml:space="preserve"> min and max</w:t>
      </w:r>
      <w:r w:rsidR="00883C09" w:rsidRPr="00903DBA">
        <w:rPr>
          <w:highlight w:val="white"/>
        </w:rPr>
        <w:t xml:space="preserve"> line numbers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641CD0CB" w:rsidR="00283127" w:rsidRDefault="00C36173" w:rsidP="009D541A">
      <w:pPr>
        <w:pStyle w:val="Rubrik2"/>
      </w:pPr>
      <w:bookmarkStart w:id="523" w:name="_Toc59126245"/>
      <w:r w:rsidRPr="00903DBA">
        <w:t>Register Allocation</w:t>
      </w:r>
      <w:bookmarkEnd w:id="523"/>
    </w:p>
    <w:p w14:paraId="02693415" w14:textId="05DB35F1" w:rsidR="00B93420" w:rsidRDefault="00226C7F" w:rsidP="005F3AD5">
      <w:r>
        <w:t>The architecture holds a set of registers. On particular feature of the register</w:t>
      </w:r>
      <w:r w:rsidR="00EA44E2">
        <w:t>s</w:t>
      </w:r>
      <w:r>
        <w:t xml:space="preserve"> is that they to some ex</w:t>
      </w:r>
      <w:r w:rsidR="00EA44E2">
        <w:t>t</w:t>
      </w:r>
      <w:r>
        <w:t xml:space="preserve">ent overlaps. </w:t>
      </w:r>
      <w:r w:rsidR="005F3AD5">
        <w:t xml:space="preserve">See Appendix </w:t>
      </w:r>
      <w:r w:rsidR="005F3AD5">
        <w:fldChar w:fldCharType="begin"/>
      </w:r>
      <w:r w:rsidR="005F3AD5">
        <w:instrText xml:space="preserve"> REF _Ref58762260 \r \h </w:instrText>
      </w:r>
      <w:r w:rsidR="005F3AD5">
        <w:fldChar w:fldCharType="separate"/>
      </w:r>
      <w:r w:rsidR="00461860">
        <w:t>C</w:t>
      </w:r>
      <w:r w:rsidR="005F3AD5">
        <w:fldChar w:fldCharType="end"/>
      </w:r>
      <w:r w:rsidR="005F3AD5">
        <w:t xml:space="preserve"> for a more detailed description.</w:t>
      </w:r>
    </w:p>
    <w:p w14:paraId="4DAF0B52" w14:textId="77777777" w:rsidR="00DD28E1" w:rsidRPr="00903DBA" w:rsidRDefault="00DD28E1" w:rsidP="00DD28E1">
      <w:pPr>
        <w:pStyle w:val="CodeHeader"/>
      </w:pPr>
      <w:r>
        <w:t>Register</w:t>
      </w:r>
      <w:r w:rsidRPr="00903DBA">
        <w:t>.cs</w:t>
      </w:r>
    </w:p>
    <w:p w14:paraId="4F5236DC" w14:textId="77777777" w:rsidR="00DD28E1" w:rsidRPr="008911D1" w:rsidRDefault="00DD28E1" w:rsidP="00DD28E1">
      <w:pPr>
        <w:pStyle w:val="Code"/>
        <w:rPr>
          <w:highlight w:val="white"/>
        </w:rPr>
      </w:pPr>
      <w:r w:rsidRPr="008911D1">
        <w:rPr>
          <w:highlight w:val="white"/>
        </w:rPr>
        <w:lastRenderedPageBreak/>
        <w:t>namespace CCompiler {</w:t>
      </w:r>
    </w:p>
    <w:p w14:paraId="200F693F" w14:textId="77777777" w:rsidR="00DD28E1" w:rsidRPr="008911D1" w:rsidRDefault="00DD28E1" w:rsidP="00DD28E1">
      <w:pPr>
        <w:pStyle w:val="Code"/>
        <w:rPr>
          <w:highlight w:val="white"/>
        </w:rPr>
      </w:pPr>
      <w:r w:rsidRPr="008911D1">
        <w:rPr>
          <w:highlight w:val="white"/>
        </w:rPr>
        <w:t xml:space="preserve">  public enum Register {al, ah, ax, eax, rax, bl, bh, bx, ebx, rbx,</w:t>
      </w:r>
    </w:p>
    <w:p w14:paraId="0A4548C4" w14:textId="77777777" w:rsidR="00DD28E1" w:rsidRPr="008911D1" w:rsidRDefault="00DD28E1" w:rsidP="00DD28E1">
      <w:pPr>
        <w:pStyle w:val="Code"/>
        <w:rPr>
          <w:highlight w:val="white"/>
        </w:rPr>
      </w:pPr>
      <w:r w:rsidRPr="008911D1">
        <w:rPr>
          <w:highlight w:val="white"/>
        </w:rPr>
        <w:t xml:space="preserve">                        cl, ch, cx, ecx, rcx, dl, dh, dx, edx, rdx,</w:t>
      </w:r>
    </w:p>
    <w:p w14:paraId="6DB6A406" w14:textId="77777777" w:rsidR="005F3AD5" w:rsidRDefault="00DD28E1" w:rsidP="00DD28E1">
      <w:pPr>
        <w:pStyle w:val="Code"/>
        <w:rPr>
          <w:highlight w:val="white"/>
        </w:rPr>
      </w:pPr>
      <w:r w:rsidRPr="008911D1">
        <w:rPr>
          <w:highlight w:val="white"/>
        </w:rPr>
        <w:t xml:space="preserve">                        si, esi, rsi, di, edi, rdi,</w:t>
      </w:r>
    </w:p>
    <w:p w14:paraId="1F05477E" w14:textId="6F9CB8D0" w:rsidR="00DD28E1" w:rsidRPr="008911D1" w:rsidRDefault="005F3AD5" w:rsidP="00DD28E1">
      <w:pPr>
        <w:pStyle w:val="Code"/>
        <w:rPr>
          <w:highlight w:val="white"/>
        </w:rPr>
      </w:pPr>
      <w:r>
        <w:rPr>
          <w:highlight w:val="white"/>
        </w:rPr>
        <w:t xml:space="preserve">                       </w:t>
      </w:r>
      <w:r w:rsidR="00DD28E1" w:rsidRPr="008911D1">
        <w:rPr>
          <w:highlight w:val="white"/>
        </w:rPr>
        <w:t xml:space="preserve"> sp, esp, rsp, bp, ebp, rbp};</w:t>
      </w:r>
    </w:p>
    <w:p w14:paraId="289480C5" w14:textId="77777777" w:rsidR="00DD28E1" w:rsidRPr="008911D1" w:rsidRDefault="00DD28E1" w:rsidP="00DD28E1">
      <w:pPr>
        <w:pStyle w:val="Code"/>
        <w:rPr>
          <w:highlight w:val="white"/>
        </w:rPr>
      </w:pPr>
      <w:r w:rsidRPr="008911D1">
        <w:rPr>
          <w:highlight w:val="white"/>
        </w:rPr>
        <w:t>}</w:t>
      </w:r>
    </w:p>
    <w:p w14:paraId="6D9EAF1D" w14:textId="745EBFF6"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w:t>
      </w:r>
      <w:r w:rsidR="00166EDE">
        <w:rPr>
          <w:highlight w:val="white"/>
        </w:rPr>
        <w:t>the following</w:t>
      </w:r>
      <w:r w:rsidR="004117D3" w:rsidRPr="00903DBA">
        <w:rPr>
          <w:highlight w:val="white"/>
        </w:rPr>
        <w:t xml:space="preserve">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w:t>
      </w:r>
      <w:r w:rsidR="00166EDE">
        <w:rPr>
          <w:highlight w:val="white"/>
        </w:rPr>
        <w:t>ir</w:t>
      </w:r>
      <w:r w:rsidR="00025FE2" w:rsidRPr="00903DBA">
        <w:rPr>
          <w:highlight w:val="white"/>
        </w:rPr>
        <w:t xml:space="preserve">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w:t>
      </w:r>
      <w:r w:rsidR="00166EDE">
        <w:rPr>
          <w:highlight w:val="white"/>
        </w:rPr>
        <w:t xml:space="preserve">two vertices connected by an edge cannot be given the same color. In our case: </w:t>
      </w:r>
      <w:r w:rsidR="000D3ED7" w:rsidRPr="00903DBA">
        <w:rPr>
          <w:highlight w:val="white"/>
        </w:rPr>
        <w:t>two tracks that overlaps cannot be assigned the sam</w:t>
      </w:r>
      <w:r w:rsidR="00F05E6D" w:rsidRPr="00903DBA">
        <w:rPr>
          <w:highlight w:val="white"/>
        </w:rPr>
        <w:t>e</w:t>
      </w:r>
      <w:r w:rsidR="000D3ED7" w:rsidRPr="00903DBA">
        <w:rPr>
          <w:highlight w:val="white"/>
        </w:rPr>
        <w:t xml:space="preserve"> register.</w:t>
      </w:r>
    </w:p>
    <w:p w14:paraId="6C3214C3" w14:textId="4494F981" w:rsidR="00E31ED1" w:rsidRPr="00903DBA" w:rsidRDefault="00E31ED1" w:rsidP="00E31ED1">
      <w:r w:rsidRPr="00903DBA">
        <w:t>Graph coloring is a NP-complete problem, which means that there is no known algorithm that works on polynomial time. To be sure that we have found the best solution, we have to exam every possible solution, which would require an unrealistic amount of time. In</w:t>
      </w:r>
      <w:r w:rsidR="00166EDE">
        <w:t>stead, in</w:t>
      </w:r>
      <w:r w:rsidRPr="00903DBA">
        <w:t xml:space="preserve"> this book we perform a </w:t>
      </w:r>
      <w:r w:rsidRPr="00903DBA">
        <w:rPr>
          <w:rStyle w:val="CodeInText"/>
        </w:rPr>
        <w:t>deep search</w:t>
      </w:r>
      <w:r w:rsidRPr="00903DBA">
        <w:t>, where we sort the vertices into a list and for each vert</w:t>
      </w:r>
      <w:r w:rsidR="0091284D">
        <w:t>ex</w:t>
      </w:r>
      <w:r w:rsidRPr="00903DBA">
        <w:t xml:space="preserve"> try to </w:t>
      </w:r>
      <w:r w:rsidR="00C232C9">
        <w:t>find</w:t>
      </w:r>
      <w:r w:rsidRPr="00903DBA">
        <w:t xml:space="preserve"> a register not already allocated by any of its neighbors. If we cannot find such register</w:t>
      </w:r>
      <w:r w:rsidR="0091284D">
        <w:t>,</w:t>
      </w:r>
      <w:r w:rsidRPr="00903DBA">
        <w:t xml:space="preserve"> we backtrack and try another combination. If we finally find a solution where each vertex is mapped to a register not mapped by any of its neighbors, we have found an optimal solution.</w:t>
      </w:r>
      <w:r w:rsidR="008B673A">
        <w:t xml:space="preserve"> If we do not </w:t>
      </w:r>
      <w:r w:rsidR="00C232C9">
        <w:t>find</w:t>
      </w:r>
      <w:r w:rsidR="008B673A">
        <w:t xml:space="preserve"> </w:t>
      </w:r>
      <w:r w:rsidR="00C232C9">
        <w:t>a</w:t>
      </w:r>
      <w:r w:rsidR="008B673A">
        <w:t xml:space="preserve"> solution, we report an error</w:t>
      </w:r>
      <w:r w:rsidR="00C232C9">
        <w:t>:</w:t>
      </w:r>
      <w:r w:rsidR="008B673A">
        <w:t xml:space="preserve"> shortage of registers.</w:t>
      </w:r>
    </w:p>
    <w:p w14:paraId="04DE6171" w14:textId="77777777" w:rsidR="003958DE" w:rsidRPr="00903DBA" w:rsidRDefault="003958DE" w:rsidP="003958DE">
      <w:pPr>
        <w:pStyle w:val="CodeHeader"/>
      </w:pPr>
      <w:r w:rsidRPr="00903DBA">
        <w:t>RegisterAllocator.cs</w:t>
      </w:r>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3FD60DD2"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total track graph, with all track as vertices and an edge between two vertices if the</w:t>
      </w:r>
      <w:r w:rsidR="000969C8">
        <w:rPr>
          <w:highlight w:val="white"/>
        </w:rPr>
        <w:t>ir</w:t>
      </w:r>
      <w:r w:rsidR="00AA66BF" w:rsidRPr="00903DBA">
        <w:rPr>
          <w:highlight w:val="white"/>
        </w:rPr>
        <w:t xml:space="preserv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w:t>
      </w:r>
      <w:r w:rsidR="000969C8">
        <w:rPr>
          <w:highlight w:val="white"/>
        </w:rPr>
        <w:t xml:space="preserve">, </w:t>
      </w:r>
      <w:r w:rsidR="007B7A13" w:rsidRPr="00903DBA">
        <w:rPr>
          <w:highlight w:val="white"/>
        </w:rPr>
        <w:t xml:space="preserve">or two </w:t>
      </w:r>
      <w:r w:rsidR="000969C8">
        <w:rPr>
          <w:highlight w:val="white"/>
        </w:rPr>
        <w:t xml:space="preserve">overlapping </w:t>
      </w:r>
      <w:r w:rsidR="007B7A13" w:rsidRPr="00903DBA">
        <w:rPr>
          <w:highlight w:val="white"/>
        </w:rPr>
        <w:t>register</w:t>
      </w:r>
      <w:r w:rsidR="00F540A1" w:rsidRPr="00903DBA">
        <w:rPr>
          <w:highlight w:val="white"/>
        </w:rPr>
        <w:t>s</w:t>
      </w:r>
      <w:r w:rsidR="007B7A13" w:rsidRPr="00903DBA">
        <w:rPr>
          <w:highlight w:val="white"/>
        </w:rPr>
        <w:t>.</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37EF5C36" w:rsidR="00730167" w:rsidRPr="00903DBA" w:rsidRDefault="00F540A1" w:rsidP="00F540A1">
      <w:pPr>
        <w:rPr>
          <w:highlight w:val="white"/>
        </w:rPr>
      </w:pPr>
      <w:r w:rsidRPr="00903DBA">
        <w:rPr>
          <w:highlight w:val="white"/>
        </w:rPr>
        <w:t>Then we split the total graph into independent subgr</w:t>
      </w:r>
      <w:r w:rsidR="001829AE">
        <w:rPr>
          <w:highlight w:val="white"/>
        </w:rPr>
        <w:t>a</w:t>
      </w:r>
      <w:r w:rsidRPr="00903DBA">
        <w:rPr>
          <w:highlight w:val="white"/>
        </w:rPr>
        <w:t>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2E143729" w14:textId="77777777" w:rsidR="00D43EC1" w:rsidRDefault="00D43EC1" w:rsidP="00D43EC1">
      <w:pPr>
        <w:rPr>
          <w:highlight w:val="white"/>
        </w:rPr>
      </w:pPr>
      <w:r w:rsidRPr="00903DBA">
        <w:rPr>
          <w:highlight w:val="white"/>
        </w:rPr>
        <w:t xml:space="preserve">When the graph has been split, we iterate through the subgraphs and perform a deep-first search on each of them. </w:t>
      </w:r>
    </w:p>
    <w:p w14:paraId="5747190D" w14:textId="1614913B"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6850391F" w14:textId="77777777" w:rsidR="00D43EC1" w:rsidRPr="00903DBA" w:rsidRDefault="00D43EC1" w:rsidP="00D43EC1">
      <w:pPr>
        <w:rPr>
          <w:highlight w:val="white"/>
        </w:rPr>
      </w:pPr>
      <w:r w:rsidRPr="00903DBA">
        <w:rPr>
          <w:highlight w:val="white"/>
        </w:rPr>
        <w:lastRenderedPageBreak/>
        <w:t xml:space="preserve">If the </w:t>
      </w:r>
      <w:r w:rsidRPr="00903DBA">
        <w:rPr>
          <w:rStyle w:val="KeyWord0"/>
          <w:highlight w:val="white"/>
        </w:rPr>
        <w:t>DeepFirstSearch</w:t>
      </w:r>
      <w:r w:rsidRPr="00903DBA">
        <w:rPr>
          <w:highlight w:val="white"/>
        </w:rPr>
        <w:t xml:space="preserve"> method returns true, we have a graph coloring; that is, the tracks have been assigned registers that do not overlap. If </w:t>
      </w:r>
      <w:r w:rsidRPr="00903DBA">
        <w:rPr>
          <w:rStyle w:val="KeyWord0"/>
          <w:highlight w:val="white"/>
        </w:rPr>
        <w:t>DeepFirstSearch</w:t>
      </w:r>
      <w:r w:rsidRPr="00903DBA">
        <w:rPr>
          <w:highlight w:val="white"/>
        </w:rPr>
        <w:t xml:space="preserve"> return false, we have not found a graph coloring, and we report an error, that we are out of registers.</w:t>
      </w:r>
      <w:r w:rsidRPr="00903DBA">
        <w:rPr>
          <w:rStyle w:val="KeyWord0"/>
          <w:highlight w:val="white"/>
        </w:rPr>
        <w:t xml:space="preserve"> </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8D9F270" w14:textId="0FD4576C" w:rsidR="00D43EC1" w:rsidRDefault="00D43EC1" w:rsidP="00D43EC1">
      <w:pPr>
        <w:rPr>
          <w:highlight w:val="white"/>
        </w:rPr>
      </w:pPr>
      <w:r w:rsidRPr="00903DBA">
        <w:rPr>
          <w:highlight w:val="white"/>
        </w:rPr>
        <w:t xml:space="preserve">If we have iterated through the track graphs without encountering shortage of register, </w:t>
      </w:r>
      <w:r>
        <w:rPr>
          <w:highlight w:val="white"/>
        </w:rPr>
        <w:t>each track has been assigned a register. We call</w:t>
      </w:r>
      <w:r w:rsidRPr="00D43EC1">
        <w:rPr>
          <w:highlight w:val="white"/>
        </w:rPr>
        <w:t xml:space="preserve"> </w:t>
      </w:r>
      <w:r w:rsidRPr="00D43EC1">
        <w:rPr>
          <w:rStyle w:val="KeyWord0"/>
          <w:highlight w:val="white"/>
        </w:rPr>
        <w:t>SetRegistersInCodeList</w:t>
      </w:r>
      <w:r>
        <w:rPr>
          <w:highlight w:val="white"/>
        </w:rPr>
        <w:t xml:space="preserve"> that iterates</w:t>
      </w:r>
      <w:r w:rsidR="006365AD">
        <w:rPr>
          <w:highlight w:val="white"/>
        </w:rPr>
        <w:t xml:space="preserve"> through the code and replace each track with its assigned register.</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2B92D878" w14:textId="77777777" w:rsidR="00825023" w:rsidRDefault="00825023" w:rsidP="009C6CF2">
      <w:pPr>
        <w:pStyle w:val="Code"/>
        <w:rPr>
          <w:highlight w:val="white"/>
        </w:rPr>
      </w:pPr>
    </w:p>
    <w:p w14:paraId="354CA81B" w14:textId="7FB706F5"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3B8749FD" w14:textId="77777777" w:rsidR="00825023" w:rsidRPr="00903DBA" w:rsidRDefault="00825023" w:rsidP="00825023">
      <w:pPr>
        <w:rPr>
          <w:highlight w:val="white"/>
        </w:rPr>
      </w:pPr>
      <w:r>
        <w:rPr>
          <w:highlight w:val="white"/>
        </w:rPr>
        <w:t>When iterating through the code list, we also need to keep track of the current size of the tracks, in order to replace the track with a register of correct size.</w:t>
      </w: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502E32F2" w:rsidR="009C6CF2" w:rsidRDefault="009C6CF2" w:rsidP="009C6CF2">
      <w:pPr>
        <w:pStyle w:val="Code"/>
        <w:rPr>
          <w:highlight w:val="white"/>
        </w:rPr>
      </w:pPr>
      <w:r w:rsidRPr="00903DBA">
        <w:rPr>
          <w:highlight w:val="white"/>
        </w:rPr>
        <w:t xml:space="preserve">        }</w:t>
      </w:r>
    </w:p>
    <w:p w14:paraId="197CDC18" w14:textId="126FF62B"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1A6E623A" w:rsidR="009C6CF2" w:rsidRPr="00903DBA" w:rsidRDefault="00825023" w:rsidP="00825023">
      <w:pPr>
        <w:rPr>
          <w:highlight w:val="white"/>
        </w:rPr>
      </w:pPr>
      <w:r>
        <w:rPr>
          <w:highlight w:val="white"/>
        </w:rPr>
        <w:t xml:space="preserve">The </w:t>
      </w:r>
      <w:r w:rsidRPr="00825023">
        <w:rPr>
          <w:rStyle w:val="KeyWord0"/>
          <w:highlight w:val="white"/>
        </w:rPr>
        <w:t>Check</w:t>
      </w:r>
      <w:r>
        <w:rPr>
          <w:highlight w:val="white"/>
        </w:rPr>
        <w:t xml:space="preserve"> method checks for each position in the </w:t>
      </w:r>
      <w:r w:rsidR="0004206E">
        <w:rPr>
          <w:highlight w:val="white"/>
        </w:rPr>
        <w:t>assembly</w:t>
      </w:r>
      <w:r>
        <w:rPr>
          <w:highlight w:val="white"/>
        </w:rPr>
        <w:t xml:space="preserve"> code i</w:t>
      </w:r>
      <w:r w:rsidR="0004206E">
        <w:rPr>
          <w:highlight w:val="white"/>
        </w:rPr>
        <w:t xml:space="preserve">s a </w:t>
      </w:r>
      <w:r>
        <w:rPr>
          <w:highlight w:val="white"/>
        </w:rPr>
        <w:t>referen</w:t>
      </w:r>
      <w:r w:rsidR="0004206E">
        <w:rPr>
          <w:highlight w:val="white"/>
        </w:rPr>
        <w:t>c</w:t>
      </w:r>
      <w:r>
        <w:rPr>
          <w:highlight w:val="white"/>
        </w:rPr>
        <w:t xml:space="preserve">e </w:t>
      </w:r>
      <w:r w:rsidR="0004206E">
        <w:rPr>
          <w:highlight w:val="white"/>
        </w:rPr>
        <w:t>a track is replaced by a register of the correct size.</w:t>
      </w: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lastRenderedPageBreak/>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3FE4DCAF"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w:t>
      </w:r>
      <w:r w:rsidR="00DB7F63" w:rsidRPr="00903DBA">
        <w:rPr>
          <w:highlight w:val="white"/>
        </w:rPr>
        <w:t>However, if the call does return false, we just try</w:t>
      </w:r>
      <w:r w:rsidR="007B1DA6" w:rsidRPr="00903DBA">
        <w:rPr>
          <w:highlight w:val="white"/>
        </w:rPr>
        <w:t xml:space="preserve"> with another of the possible register</w:t>
      </w:r>
      <w:r w:rsidR="00301D41">
        <w:rPr>
          <w:highlight w:val="white"/>
        </w:rPr>
        <w:t>s</w:t>
      </w:r>
      <w:r w:rsidR="007B1DA6" w:rsidRPr="00903DBA">
        <w:rPr>
          <w:highlight w:val="white"/>
        </w:rPr>
        <w:t>. If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0FD45B36" w:rsidR="00730167" w:rsidRPr="00903DBA" w:rsidRDefault="00636B1C" w:rsidP="00636B1C">
      <w:pPr>
        <w:rPr>
          <w:highlight w:val="white"/>
        </w:rPr>
      </w:pPr>
      <w:r w:rsidRPr="00903DBA">
        <w:rPr>
          <w:highlight w:val="white"/>
        </w:rPr>
        <w:t xml:space="preserve">The </w:t>
      </w:r>
      <w:r w:rsidR="00990FE6">
        <w:rPr>
          <w:rStyle w:val="KeyWord0"/>
          <w:highlight w:val="white"/>
        </w:rPr>
        <w:t>VariadicFunctionPointerRegisterSet</w:t>
      </w:r>
      <w:r w:rsidRPr="00903DBA">
        <w:rPr>
          <w:highlight w:val="white"/>
        </w:rPr>
        <w:t xml:space="preserve"> set</w:t>
      </w:r>
      <w:r w:rsidR="007B0D7A" w:rsidRPr="00903DBA">
        <w:rPr>
          <w:highlight w:val="white"/>
        </w:rPr>
        <w:t xml:space="preserve"> holds the possible pointer registers of </w:t>
      </w:r>
      <w:r w:rsidR="00DC0B5B">
        <w:rPr>
          <w:highlight w:val="white"/>
        </w:rPr>
        <w:t>a variadic</w:t>
      </w:r>
      <w:r w:rsidR="00DA7877" w:rsidRPr="00903DBA">
        <w:rPr>
          <w:highlight w:val="white"/>
        </w:rPr>
        <w:t xml:space="preserve"> function</w:t>
      </w:r>
      <w:r w:rsidR="00625E52" w:rsidRPr="00903DBA">
        <w:rPr>
          <w:highlight w:val="white"/>
        </w:rPr>
        <w:t xml:space="preserve"> while </w:t>
      </w:r>
      <w:r w:rsidR="00990FE6">
        <w:rPr>
          <w:rStyle w:val="KeyWord0"/>
          <w:highlight w:val="white"/>
        </w:rPr>
        <w:t>RegularFunctionPointerRegisterSet</w:t>
      </w:r>
      <w:r w:rsidR="00625E52" w:rsidRPr="00903DBA">
        <w:rPr>
          <w:highlight w:val="white"/>
        </w:rPr>
        <w:t xml:space="preserve"> holds the possible pointer registers of a </w:t>
      </w:r>
      <w:r w:rsidR="00CE39D4">
        <w:rPr>
          <w:highlight w:val="white"/>
        </w:rPr>
        <w:t>regular</w:t>
      </w:r>
      <w:r w:rsidR="00625E52" w:rsidRPr="00903DBA">
        <w:rPr>
          <w:highlight w:val="white"/>
        </w:rPr>
        <w:t xml:space="preserve">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6E66C1" w:rsidR="00CA2B9C" w:rsidRPr="00903DBA" w:rsidRDefault="00CA2B9C" w:rsidP="00CA2B9C">
      <w:pPr>
        <w:pStyle w:val="Code"/>
        <w:rPr>
          <w:highlight w:val="white"/>
        </w:rPr>
      </w:pPr>
      <w:r w:rsidRPr="00903DBA">
        <w:rPr>
          <w:highlight w:val="white"/>
        </w:rPr>
        <w:t xml:space="preserve">      </w:t>
      </w:r>
      <w:r w:rsidR="00990FE6">
        <w:rPr>
          <w:highlight w:val="white"/>
        </w:rPr>
        <w:t>VariadicFunctionPointerRegisterSet</w:t>
      </w:r>
      <w:r w:rsidR="002245AE" w:rsidRPr="00903DBA">
        <w:rPr>
          <w:highlight w:val="white"/>
        </w:rPr>
        <w:t xml:space="preserve"> </w:t>
      </w:r>
      <w:r w:rsidRPr="00903DBA">
        <w:rPr>
          <w:highlight w:val="white"/>
        </w:rPr>
        <w:t>=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2DF37475" w:rsidR="00720D19" w:rsidRPr="00903DBA" w:rsidRDefault="00720D19" w:rsidP="00720D19">
      <w:pPr>
        <w:pStyle w:val="Code"/>
        <w:rPr>
          <w:highlight w:val="white"/>
        </w:rPr>
      </w:pPr>
      <w:r w:rsidRPr="00903DBA">
        <w:rPr>
          <w:highlight w:val="white"/>
        </w:rPr>
        <w:t xml:space="preserve">      </w:t>
      </w:r>
      <w:r w:rsidR="00990FE6">
        <w:rPr>
          <w:highlight w:val="white"/>
        </w:rPr>
        <w:t>RegularFunctionPointerRegisterSet</w:t>
      </w:r>
      <w:r w:rsidRPr="00903DBA">
        <w:rPr>
          <w:highlight w:val="white"/>
        </w:rPr>
        <w:t xml:space="preserve"> =</w:t>
      </w:r>
    </w:p>
    <w:p w14:paraId="187088BA" w14:textId="3DF57D07" w:rsidR="00720D19" w:rsidRPr="00903DBA" w:rsidRDefault="00720D19" w:rsidP="00720D19">
      <w:pPr>
        <w:pStyle w:val="Code"/>
        <w:rPr>
          <w:highlight w:val="white"/>
        </w:rPr>
      </w:pPr>
      <w:r w:rsidRPr="00903DBA">
        <w:rPr>
          <w:highlight w:val="white"/>
        </w:rPr>
        <w:t xml:space="preserve">        new HashSet&lt;Register&gt;(</w:t>
      </w:r>
      <w:r w:rsidR="00990FE6">
        <w:rPr>
          <w:highlight w:val="white"/>
        </w:rPr>
        <w:t>VariadicFunctionPointerRegisterSet</w:t>
      </w:r>
      <w:r w:rsidRPr="00903DBA">
        <w:rPr>
          <w:highlight w:val="white"/>
        </w:rPr>
        <w:t>),</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6861FD45" w:rsidR="00CA2B9C" w:rsidRPr="00903DBA" w:rsidRDefault="00D43F83" w:rsidP="00CA2B9C">
      <w:pPr>
        <w:rPr>
          <w:highlight w:val="white"/>
        </w:rPr>
      </w:pPr>
      <w:r w:rsidRPr="00903DBA">
        <w:rPr>
          <w:highlight w:val="white"/>
        </w:rPr>
        <w:t xml:space="preserve">We remove the frame register from </w:t>
      </w:r>
      <w:r w:rsidR="00990FE6">
        <w:rPr>
          <w:rStyle w:val="KeyWord0"/>
          <w:highlight w:val="white"/>
        </w:rPr>
        <w:t>RegularFunctionPointerRegisterSet</w:t>
      </w:r>
      <w:r w:rsidRPr="00903DBA">
        <w:rPr>
          <w:rStyle w:val="KeyWord0"/>
          <w:highlight w:val="white"/>
        </w:rPr>
        <w:t xml:space="preserve"> </w:t>
      </w:r>
      <w:r w:rsidR="008A6229" w:rsidRPr="00903DBA">
        <w:rPr>
          <w:highlight w:val="white"/>
        </w:rPr>
        <w:t xml:space="preserve">and </w:t>
      </w:r>
      <w:r w:rsidR="00990FE6">
        <w:rPr>
          <w:rStyle w:val="KeyWord0"/>
          <w:highlight w:val="white"/>
        </w:rPr>
        <w:t>VariadicFunctionPointer-RegisterSet</w:t>
      </w:r>
      <w:r w:rsidR="008A6229" w:rsidRPr="00903DBA">
        <w:rPr>
          <w:highlight w:val="white"/>
        </w:rPr>
        <w:t xml:space="preserve">, since we need it to point at the current activation record. We </w:t>
      </w:r>
      <w:r w:rsidRPr="00903DBA">
        <w:rPr>
          <w:highlight w:val="white"/>
        </w:rPr>
        <w:t xml:space="preserve">also remove the </w:t>
      </w:r>
      <w:r w:rsidR="00243F05">
        <w:rPr>
          <w:highlight w:val="white"/>
        </w:rPr>
        <w:t>variadic</w:t>
      </w:r>
      <w:r w:rsidR="00243F05" w:rsidRPr="00903DBA">
        <w:rPr>
          <w:highlight w:val="white"/>
        </w:rPr>
        <w:t xml:space="preserve"> </w:t>
      </w:r>
      <w:r w:rsidRPr="00903DBA">
        <w:rPr>
          <w:highlight w:val="white"/>
        </w:rPr>
        <w:t xml:space="preserve">register from </w:t>
      </w:r>
      <w:r w:rsidR="00990FE6">
        <w:rPr>
          <w:rStyle w:val="KeyWord0"/>
          <w:highlight w:val="white"/>
        </w:rPr>
        <w:t>VariadicFunctionPointerRegisterSet</w:t>
      </w:r>
      <w:r w:rsidR="00302A38" w:rsidRPr="00903DBA">
        <w:rPr>
          <w:highlight w:val="white"/>
        </w:rPr>
        <w:t xml:space="preserve">, since we need it to point at the activation record in </w:t>
      </w:r>
      <w:r w:rsidR="00DC0B5B">
        <w:rPr>
          <w:highlight w:val="white"/>
        </w:rPr>
        <w:t>a variadic</w:t>
      </w:r>
      <w:r w:rsidR="00302A38" w:rsidRPr="00903DBA">
        <w:rPr>
          <w:highlight w:val="white"/>
        </w:rPr>
        <w:t xml:space="preserve">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0CEF0E5C" w14:textId="77777777" w:rsidR="007E14D3" w:rsidRDefault="00CA2B9C" w:rsidP="00CA2B9C">
      <w:pPr>
        <w:pStyle w:val="Code"/>
        <w:rPr>
          <w:highlight w:val="white"/>
        </w:rPr>
      </w:pPr>
      <w:r w:rsidRPr="00903DBA">
        <w:rPr>
          <w:highlight w:val="white"/>
        </w:rPr>
        <w:t xml:space="preserve">      </w:t>
      </w:r>
      <w:r w:rsidR="00990FE6">
        <w:rPr>
          <w:highlight w:val="white"/>
        </w:rPr>
        <w:t>VariadicFunctionPointerRegisterSet</w:t>
      </w:r>
      <w:r w:rsidRPr="00903DBA">
        <w:rPr>
          <w:highlight w:val="white"/>
        </w:rPr>
        <w:t>.</w:t>
      </w:r>
    </w:p>
    <w:p w14:paraId="239570BA" w14:textId="119D6711" w:rsidR="00CA2B9C" w:rsidRPr="00903DBA" w:rsidRDefault="007E14D3" w:rsidP="007E14D3">
      <w:pPr>
        <w:pStyle w:val="Code"/>
        <w:rPr>
          <w:highlight w:val="white"/>
        </w:rPr>
      </w:pPr>
      <w:r>
        <w:rPr>
          <w:highlight w:val="white"/>
        </w:rPr>
        <w:t xml:space="preserve">        </w:t>
      </w:r>
      <w:r w:rsidR="00CA2B9C" w:rsidRPr="00903DBA">
        <w:rPr>
          <w:highlight w:val="white"/>
        </w:rPr>
        <w:t>Remove(AssemblyCode.</w:t>
      </w:r>
      <w:r w:rsidR="00861418">
        <w:rPr>
          <w:highlight w:val="white"/>
        </w:rPr>
        <w:t>RegularFrameRegister</w:t>
      </w:r>
      <w:r w:rsidR="00CA2B9C" w:rsidRPr="00903DBA">
        <w:rPr>
          <w:highlight w:val="white"/>
        </w:rPr>
        <w:t>);</w:t>
      </w:r>
    </w:p>
    <w:p w14:paraId="18E0B55B" w14:textId="77777777" w:rsidR="007E14D3" w:rsidRDefault="00CA2B9C" w:rsidP="00CA2B9C">
      <w:pPr>
        <w:pStyle w:val="Code"/>
        <w:rPr>
          <w:highlight w:val="white"/>
        </w:rPr>
      </w:pPr>
      <w:r w:rsidRPr="00903DBA">
        <w:rPr>
          <w:highlight w:val="white"/>
        </w:rPr>
        <w:t xml:space="preserve">      </w:t>
      </w:r>
      <w:r w:rsidR="00990FE6">
        <w:rPr>
          <w:highlight w:val="white"/>
        </w:rPr>
        <w:t>RegularFunctionPointerRegisterSet</w:t>
      </w:r>
      <w:r w:rsidRPr="00903DBA">
        <w:rPr>
          <w:highlight w:val="white"/>
        </w:rPr>
        <w:t>.</w:t>
      </w:r>
    </w:p>
    <w:p w14:paraId="371253C2" w14:textId="629C5605" w:rsidR="00CA2B9C" w:rsidRPr="00903DBA" w:rsidRDefault="007E14D3" w:rsidP="00CA2B9C">
      <w:pPr>
        <w:pStyle w:val="Code"/>
        <w:rPr>
          <w:highlight w:val="white"/>
        </w:rPr>
      </w:pPr>
      <w:r>
        <w:rPr>
          <w:highlight w:val="white"/>
        </w:rPr>
        <w:t xml:space="preserve">        </w:t>
      </w:r>
      <w:r w:rsidR="00CA2B9C" w:rsidRPr="00903DBA">
        <w:rPr>
          <w:highlight w:val="white"/>
        </w:rPr>
        <w:t>Remove(AssemblyCode.</w:t>
      </w:r>
      <w:r w:rsidR="00861418">
        <w:rPr>
          <w:highlight w:val="white"/>
        </w:rPr>
        <w:t>RegularFrameRegister</w:t>
      </w:r>
      <w:r w:rsidR="00CA2B9C" w:rsidRPr="00903DBA">
        <w:rPr>
          <w:highlight w:val="white"/>
        </w:rPr>
        <w:t>);</w:t>
      </w:r>
    </w:p>
    <w:p w14:paraId="77298CC4" w14:textId="77777777" w:rsidR="007E14D3" w:rsidRDefault="00CA2B9C" w:rsidP="00CA2B9C">
      <w:pPr>
        <w:pStyle w:val="Code"/>
        <w:rPr>
          <w:highlight w:val="white"/>
        </w:rPr>
      </w:pPr>
      <w:r w:rsidRPr="00903DBA">
        <w:rPr>
          <w:highlight w:val="white"/>
        </w:rPr>
        <w:t xml:space="preserve">      </w:t>
      </w:r>
      <w:r w:rsidR="00990FE6">
        <w:rPr>
          <w:highlight w:val="white"/>
        </w:rPr>
        <w:t>RegularFunctionPointerRegisterSet</w:t>
      </w:r>
      <w:r w:rsidRPr="00903DBA">
        <w:rPr>
          <w:highlight w:val="white"/>
        </w:rPr>
        <w:t>.</w:t>
      </w:r>
    </w:p>
    <w:p w14:paraId="5523F831" w14:textId="13803834" w:rsidR="00CA2B9C" w:rsidRPr="00903DBA" w:rsidRDefault="007E14D3" w:rsidP="007E14D3">
      <w:pPr>
        <w:pStyle w:val="Code"/>
        <w:rPr>
          <w:highlight w:val="white"/>
        </w:rPr>
      </w:pPr>
      <w:r>
        <w:rPr>
          <w:highlight w:val="white"/>
        </w:rPr>
        <w:t xml:space="preserve">        </w:t>
      </w:r>
      <w:r w:rsidR="00CA2B9C" w:rsidRPr="00903DBA">
        <w:rPr>
          <w:highlight w:val="white"/>
        </w:rPr>
        <w:t>Remove(AssemblyCode.</w:t>
      </w:r>
      <w:r w:rsidR="00861418">
        <w:rPr>
          <w:highlight w:val="white"/>
        </w:rPr>
        <w:t>VariadicFrameRegister</w:t>
      </w:r>
      <w:r w:rsidR="00CA2B9C" w:rsidRPr="00903DBA">
        <w:rPr>
          <w:highlight w:val="white"/>
        </w:rPr>
        <w:t>);</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0A985ACF" w:rsidR="00D94A0A" w:rsidRPr="00903DBA" w:rsidRDefault="00D94A0A" w:rsidP="00D94A0A">
      <w:pPr>
        <w:pStyle w:val="Code"/>
        <w:rPr>
          <w:highlight w:val="white"/>
        </w:rPr>
      </w:pPr>
      <w:r w:rsidRPr="00903DBA">
        <w:rPr>
          <w:highlight w:val="white"/>
        </w:rPr>
        <w:t xml:space="preserve">        if (SymbolTable.CurrentFunction.Type.</w:t>
      </w:r>
      <w:r w:rsidR="0010453D">
        <w:rPr>
          <w:highlight w:val="white"/>
        </w:rPr>
        <w:t>IsVariadic</w:t>
      </w:r>
      <w:r w:rsidRPr="00903DBA">
        <w:rPr>
          <w:highlight w:val="white"/>
        </w:rPr>
        <w:t>()) {</w:t>
      </w:r>
    </w:p>
    <w:p w14:paraId="3A3915BB" w14:textId="3CAC71E1" w:rsidR="00D94A0A" w:rsidRPr="00903DBA" w:rsidRDefault="00D94A0A" w:rsidP="00D94A0A">
      <w:pPr>
        <w:pStyle w:val="Code"/>
        <w:rPr>
          <w:highlight w:val="white"/>
        </w:rPr>
      </w:pPr>
      <w:r w:rsidRPr="00903DBA">
        <w:rPr>
          <w:highlight w:val="white"/>
        </w:rPr>
        <w:t xml:space="preserve">          return </w:t>
      </w:r>
      <w:r w:rsidR="00990FE6">
        <w:rPr>
          <w:highlight w:val="white"/>
        </w:rPr>
        <w:t>RegularFunctionPointerRegisterSet</w:t>
      </w:r>
      <w:r w:rsidRPr="00903DBA">
        <w:rPr>
          <w:highlight w:val="white"/>
        </w:rPr>
        <w:t>;</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3F9A33FC" w:rsidR="00D94A0A" w:rsidRPr="00903DBA" w:rsidRDefault="00D94A0A" w:rsidP="00D94A0A">
      <w:pPr>
        <w:pStyle w:val="Code"/>
        <w:rPr>
          <w:highlight w:val="white"/>
        </w:rPr>
      </w:pPr>
      <w:r w:rsidRPr="00903DBA">
        <w:rPr>
          <w:highlight w:val="white"/>
        </w:rPr>
        <w:t xml:space="preserve">          return </w:t>
      </w:r>
      <w:r w:rsidR="00990FE6">
        <w:rPr>
          <w:highlight w:val="white"/>
        </w:rPr>
        <w:t>VariadicFunctionPointerRegisterSet</w:t>
      </w:r>
      <w:r w:rsidRPr="00903DBA">
        <w:rPr>
          <w:highlight w:val="white"/>
        </w:rPr>
        <w:t>;</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113C3CF8"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r w:rsidR="008C07E6">
        <w:rPr>
          <w:highlight w:val="white"/>
        </w:rPr>
        <w:t>are</w:t>
      </w:r>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lastRenderedPageBreak/>
        <w:t xml:space="preserve">      }</w:t>
      </w:r>
    </w:p>
    <w:p w14:paraId="47388944" w14:textId="5278F3F0"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w:t>
      </w:r>
      <w:r w:rsidR="008C07E6">
        <w:rPr>
          <w:highlight w:val="white"/>
        </w:rPr>
        <w:t>convert</w:t>
      </w:r>
      <w:r w:rsidRPr="00903DBA">
        <w:rPr>
          <w:highlight w:val="white"/>
        </w:rPr>
        <w:t xml:space="preserve"> the register </w:t>
      </w:r>
      <w:r w:rsidR="008C07E6">
        <w:rPr>
          <w:highlight w:val="white"/>
        </w:rPr>
        <w:t>to the</w:t>
      </w:r>
      <w:r w:rsidRPr="00903DBA">
        <w:rPr>
          <w:highlight w:val="white"/>
        </w:rPr>
        <w:t xml:space="preserve">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524" w:name="_Toc59126246"/>
      <w:r w:rsidRPr="00903DBA">
        <w:t>Assembly Code Generation</w:t>
      </w:r>
      <w:bookmarkEnd w:id="524"/>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r w:rsidRPr="00903DBA">
        <w:t>AssemblyCodeGenerator.cs</w:t>
      </w:r>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r w:rsidRPr="005E72AF">
        <w:rPr>
          <w:rStyle w:val="KeyWord0"/>
          <w:highlight w:val="white"/>
        </w:rPr>
        <w:t>MainName</w:t>
      </w:r>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51CE30FB"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performs the register allocation by creat</w:t>
      </w:r>
      <w:r w:rsidR="00BF7254">
        <w:rPr>
          <w:highlight w:val="white"/>
        </w:rPr>
        <w:t>ing</w:t>
      </w:r>
      <w:r w:rsidR="004F2544" w:rsidRPr="00903DBA">
        <w:rPr>
          <w:highlight w:val="white"/>
        </w:rPr>
        <w:t xml:space="preserve"> an object </w:t>
      </w:r>
      <w:r w:rsidR="00BF7254">
        <w:rPr>
          <w:highlight w:val="white"/>
        </w:rPr>
        <w:t>o</w:t>
      </w:r>
      <w:r w:rsidR="004F2544" w:rsidRPr="00903DBA">
        <w:rPr>
          <w:highlight w:val="white"/>
        </w:rPr>
        <w:t xml:space="preserve">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lastRenderedPageBreak/>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525" w:name="_Toc59126247"/>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525"/>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EFE2D14"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w:t>
      </w:r>
      <w:r w:rsidR="005B4CB9">
        <w:rPr>
          <w:highlight w:val="white"/>
        </w:rPr>
        <w:t xml:space="preserve"> located</w:t>
      </w:r>
      <w:r w:rsidR="002F6544" w:rsidRPr="00903DBA">
        <w:rPr>
          <w:highlight w:val="white"/>
        </w:rPr>
        <w:t xml:space="preserve"> in</w:t>
      </w:r>
      <w:r w:rsidRPr="00903DBA">
        <w:rPr>
          <w:highlight w:val="white"/>
        </w:rPr>
        <w:t xml:space="preserve"> function scope rather global scope)</w:t>
      </w:r>
      <w:r w:rsidR="00C66325" w:rsidRPr="00903DBA">
        <w:rPr>
          <w:highlight w:val="white"/>
        </w:rPr>
        <w:t>, we add a label</w:t>
      </w:r>
      <w:r w:rsidR="002639AC">
        <w:rPr>
          <w:highlight w:val="white"/>
        </w:rPr>
        <w:t xml:space="preserve"> in order to make the assembly code more legible</w:t>
      </w:r>
      <w:r w:rsidR="00C66325" w:rsidRPr="00903DBA">
        <w:rPr>
          <w:highlight w:val="white"/>
        </w:rPr>
        <w:t xml:space="preserve">.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lastRenderedPageBreak/>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lastRenderedPageBreak/>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509FD9B6"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Note that the assignment middle code instruction is not used for assignment of floating values. In th</w:t>
      </w:r>
      <w:r w:rsidR="00184087">
        <w:rPr>
          <w:highlight w:val="white"/>
        </w:rPr>
        <w:t>at</w:t>
      </w:r>
      <w:r w:rsidR="00247F6C" w:rsidRPr="00903DBA">
        <w:rPr>
          <w:highlight w:val="white"/>
        </w:rPr>
        <w:t xml:space="preserv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lastRenderedPageBreak/>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lastRenderedPageBreak/>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lastRenderedPageBreak/>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lastRenderedPageBreak/>
        <w:t xml:space="preserve">    }</w:t>
      </w:r>
    </w:p>
    <w:p w14:paraId="4D379628" w14:textId="3A0BFA8C" w:rsidR="00B60C9E" w:rsidRPr="00903DBA" w:rsidRDefault="00B60C9E" w:rsidP="00B60C9E">
      <w:pPr>
        <w:pStyle w:val="Rubrik3"/>
        <w:rPr>
          <w:highlight w:val="white"/>
        </w:rPr>
      </w:pPr>
      <w:bookmarkStart w:id="526" w:name="_Toc59126248"/>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526"/>
    </w:p>
    <w:p w14:paraId="3C33D8A9" w14:textId="00A3B20A"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w:t>
      </w:r>
      <w:r w:rsidR="00626435">
        <w:rPr>
          <w:highlight w:val="white"/>
        </w:rPr>
        <w:t xml:space="preserve">assembly code </w:t>
      </w:r>
      <w:r w:rsidR="0068534A" w:rsidRPr="00903DBA">
        <w:rPr>
          <w:highlight w:val="white"/>
        </w:rPr>
        <w:t xml:space="preserve">and generate the </w:t>
      </w:r>
      <w:r w:rsidR="00626435">
        <w:rPr>
          <w:highlight w:val="white"/>
        </w:rPr>
        <w:t xml:space="preserve">set of </w:t>
      </w:r>
      <w:r w:rsidR="0068534A" w:rsidRPr="00903DBA">
        <w:rPr>
          <w:highlight w:val="white"/>
        </w:rPr>
        <w:t>track</w:t>
      </w:r>
      <w:r w:rsidR="00626435">
        <w:rPr>
          <w:highlight w:val="white"/>
        </w:rPr>
        <w:t>s</w:t>
      </w:r>
      <w:r w:rsidR="0068534A" w:rsidRPr="00903DBA">
        <w:rPr>
          <w:highlight w:val="white"/>
        </w:rPr>
        <w:t xml:space="preserv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25FB94A8"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r w:rsidR="00AD0790">
        <w:rPr>
          <w:highlight w:val="white"/>
        </w:rPr>
        <w:t xml:space="preserve"> We need to set the index of the assembly code list in the track in order to later decide whether tracks overlap.</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527" w:name="_Toc59126249"/>
      <w:r w:rsidRPr="00903DBA">
        <w:rPr>
          <w:highlight w:val="white"/>
        </w:rPr>
        <w:lastRenderedPageBreak/>
        <w:t>Function Calls</w:t>
      </w:r>
      <w:bookmarkEnd w:id="527"/>
    </w:p>
    <w:p w14:paraId="407EEE07" w14:textId="2365487A"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w:t>
      </w:r>
      <w:r w:rsidRPr="00903DBA">
        <w:rPr>
          <w:highlight w:val="white"/>
        </w:rPr>
        <w:t>represent</w:t>
      </w:r>
      <w:r w:rsidR="00141DD5">
        <w:rPr>
          <w:highlight w:val="white"/>
        </w:rPr>
        <w:t>ing</w:t>
      </w:r>
      <w:r w:rsidRPr="00903DBA">
        <w:rPr>
          <w:highlight w:val="white"/>
        </w:rPr>
        <w:t xml:space="preserve"> a</w:t>
      </w:r>
      <w:r w:rsidR="00D50D7B" w:rsidRPr="00903DBA">
        <w:rPr>
          <w:highlight w:val="white"/>
        </w:rPr>
        <w:t xml:space="preserve">n auto or register </w:t>
      </w:r>
      <w:r w:rsidRPr="00903DBA">
        <w:rPr>
          <w:highlight w:val="white"/>
        </w:rPr>
        <w:t xml:space="preserve">variable or </w:t>
      </w:r>
      <w:r w:rsidR="006E105B">
        <w:rPr>
          <w:highlight w:val="white"/>
        </w:rPr>
        <w:t xml:space="preserve">a </w:t>
      </w:r>
      <w:r w:rsidRPr="00903DBA">
        <w:rPr>
          <w:highlight w:val="white"/>
        </w:rPr>
        <w:t xml:space="preserve">parameter. However, the symbol can also be null, in case of an unnamed parameter. The method returns </w:t>
      </w:r>
      <w:r w:rsidR="00B205D9" w:rsidRPr="00903DBA">
        <w:rPr>
          <w:highlight w:val="white"/>
        </w:rPr>
        <w:t xml:space="preserve">the </w:t>
      </w:r>
      <w:r w:rsidRPr="00903DBA">
        <w:rPr>
          <w:highlight w:val="white"/>
        </w:rPr>
        <w:t xml:space="preserve">regular frame pointer or the </w:t>
      </w:r>
      <w:r w:rsidR="0016674F">
        <w:rPr>
          <w:highlight w:val="white"/>
        </w:rPr>
        <w:t>variadic frame pointer</w:t>
      </w:r>
      <w:r w:rsidRPr="00903DBA">
        <w:rPr>
          <w:highlight w:val="white"/>
        </w:rPr>
        <w:t>.</w:t>
      </w:r>
      <w:r w:rsidR="00D76482" w:rsidRPr="00903DBA">
        <w:rPr>
          <w:highlight w:val="white"/>
        </w:rPr>
        <w:t xml:space="preserve"> Note that we always use the regular frame pointer in </w:t>
      </w:r>
      <w:r w:rsidR="00CE39D4">
        <w:rPr>
          <w:highlight w:val="white"/>
        </w:rPr>
        <w:t>regular</w:t>
      </w:r>
      <w:r w:rsidR="00D76482" w:rsidRPr="00903DBA">
        <w:rPr>
          <w:highlight w:val="white"/>
        </w:rPr>
        <w:t xml:space="preserve">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2B996AB4" w:rsidR="00813000" w:rsidRPr="00903DBA" w:rsidRDefault="00813000" w:rsidP="00813000">
      <w:pPr>
        <w:rPr>
          <w:highlight w:val="white"/>
        </w:rPr>
      </w:pPr>
      <w:r w:rsidRPr="00903DBA">
        <w:rPr>
          <w:highlight w:val="white"/>
        </w:rPr>
        <w:t xml:space="preserve">We return the </w:t>
      </w:r>
      <w:r w:rsidR="004A5B68">
        <w:rPr>
          <w:highlight w:val="white"/>
        </w:rPr>
        <w:t>variadic</w:t>
      </w:r>
      <w:r w:rsidRPr="00903DBA">
        <w:rPr>
          <w:highlight w:val="white"/>
        </w:rPr>
        <w:t xml:space="preserve"> frame pointer i</w:t>
      </w:r>
      <w:r w:rsidR="00AD4F6F">
        <w:rPr>
          <w:highlight w:val="white"/>
        </w:rPr>
        <w:t>f</w:t>
      </w:r>
      <w:r w:rsidRPr="00903DBA">
        <w:rPr>
          <w:highlight w:val="white"/>
        </w:rPr>
        <w:t xml:space="preserve"> the function is </w:t>
      </w:r>
      <w:r w:rsidR="004A5B68">
        <w:rPr>
          <w:highlight w:val="white"/>
        </w:rPr>
        <w:t>variadic</w:t>
      </w:r>
      <w:r w:rsidRPr="00903DBA">
        <w:rPr>
          <w:highlight w:val="white"/>
        </w:rPr>
        <w:t xml:space="preserve"> and the symbol is not a parameter. If the symbol is null, it represents an unnamed parameter</w:t>
      </w:r>
      <w:r w:rsidR="008604C9" w:rsidRPr="00903DBA">
        <w:rPr>
          <w:highlight w:val="white"/>
        </w:rPr>
        <w:t xml:space="preserve"> in which case the </w:t>
      </w:r>
      <w:r w:rsidR="004A5B68">
        <w:rPr>
          <w:highlight w:val="white"/>
        </w:rPr>
        <w:t>variadic</w:t>
      </w:r>
      <w:r w:rsidR="008604C9" w:rsidRPr="00903DBA">
        <w:rPr>
          <w:highlight w:val="white"/>
        </w:rPr>
        <w:t xml:space="preserve"> frame pointer is returned.</w:t>
      </w:r>
    </w:p>
    <w:p w14:paraId="01B3057D" w14:textId="6C491F69" w:rsidR="00813000" w:rsidRPr="00903DBA" w:rsidRDefault="00813000" w:rsidP="00813000">
      <w:pPr>
        <w:pStyle w:val="Code"/>
        <w:rPr>
          <w:highlight w:val="white"/>
        </w:rPr>
      </w:pPr>
      <w:r w:rsidRPr="00903DBA">
        <w:rPr>
          <w:highlight w:val="white"/>
        </w:rPr>
        <w:t xml:space="preserve">      if (SymbolTable.CurrentFunction.Type.</w:t>
      </w:r>
      <w:r w:rsidR="0010453D">
        <w:rPr>
          <w:highlight w:val="white"/>
        </w:rPr>
        <w:t>IsVariadic</w:t>
      </w:r>
      <w:r w:rsidRPr="00903DBA">
        <w:rPr>
          <w:highlight w:val="white"/>
        </w:rPr>
        <w:t>()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286004A1" w:rsidR="00813000" w:rsidRPr="00903DBA" w:rsidRDefault="00813000" w:rsidP="00813000">
      <w:pPr>
        <w:pStyle w:val="Code"/>
        <w:rPr>
          <w:highlight w:val="white"/>
        </w:rPr>
      </w:pPr>
      <w:r w:rsidRPr="00903DBA">
        <w:rPr>
          <w:highlight w:val="white"/>
        </w:rPr>
        <w:t xml:space="preserve">        return AssemblyCode.</w:t>
      </w:r>
      <w:r w:rsidR="00861418">
        <w:rPr>
          <w:highlight w:val="white"/>
        </w:rPr>
        <w:t>VariadicFrameRegister</w:t>
      </w:r>
      <w:r w:rsidRPr="00903DBA">
        <w:rPr>
          <w:highlight w:val="white"/>
        </w:rPr>
        <w:t>;</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6608540B" w:rsidR="00813000" w:rsidRPr="00903DBA" w:rsidRDefault="00813000" w:rsidP="00813000">
      <w:pPr>
        <w:rPr>
          <w:highlight w:val="white"/>
        </w:rPr>
      </w:pPr>
      <w:r w:rsidRPr="00903DBA">
        <w:rPr>
          <w:highlight w:val="white"/>
        </w:rPr>
        <w:t xml:space="preserve">If the function is not </w:t>
      </w:r>
      <w:r w:rsidR="004A5B68">
        <w:rPr>
          <w:highlight w:val="white"/>
        </w:rPr>
        <w:t>variadic</w:t>
      </w:r>
      <w:r w:rsidRPr="00903DBA">
        <w:rPr>
          <w:highlight w:val="white"/>
        </w:rPr>
        <w:t>,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w:t>
      </w:r>
      <w:r w:rsidR="004A5B68">
        <w:rPr>
          <w:highlight w:val="white"/>
        </w:rPr>
        <w:t>variadic</w:t>
      </w:r>
      <w:r w:rsidRPr="00903DBA">
        <w:rPr>
          <w:highlight w:val="white"/>
        </w:rPr>
        <w:t xml:space="preserve"> and </w:t>
      </w:r>
      <w:r w:rsidR="00CE39D4">
        <w:rPr>
          <w:highlight w:val="white"/>
        </w:rPr>
        <w:t>regular</w:t>
      </w:r>
      <w:r w:rsidRPr="00903DBA">
        <w:rPr>
          <w:highlight w:val="white"/>
        </w:rPr>
        <w:t xml:space="preserve"> functions, and the </w:t>
      </w:r>
      <w:r w:rsidR="004A5B68">
        <w:rPr>
          <w:highlight w:val="white"/>
        </w:rPr>
        <w:t>variadic</w:t>
      </w:r>
      <w:r w:rsidRPr="00903DBA">
        <w:rPr>
          <w:highlight w:val="white"/>
        </w:rPr>
        <w:t xml:space="preserve"> frame pointer for variables </w:t>
      </w:r>
      <w:r w:rsidR="00C027DB" w:rsidRPr="00903DBA">
        <w:rPr>
          <w:highlight w:val="white"/>
        </w:rPr>
        <w:t xml:space="preserve">in </w:t>
      </w:r>
      <w:r w:rsidR="004A5B68">
        <w:rPr>
          <w:highlight w:val="white"/>
        </w:rPr>
        <w:t>variadic</w:t>
      </w:r>
      <w:r w:rsidR="00C027DB" w:rsidRPr="00903DBA">
        <w:rPr>
          <w:highlight w:val="white"/>
        </w:rPr>
        <w:t xml:space="preserve">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1991AF8A" w:rsidR="0043182A" w:rsidRPr="00903DBA" w:rsidRDefault="0043182A" w:rsidP="0043182A">
      <w:pPr>
        <w:pStyle w:val="Code"/>
        <w:rPr>
          <w:highlight w:val="white"/>
        </w:rPr>
      </w:pPr>
      <w:r w:rsidRPr="00903DBA">
        <w:rPr>
          <w:highlight w:val="white"/>
        </w:rPr>
        <w:t xml:space="preserve">        return AssemblyCode.</w:t>
      </w:r>
      <w:r w:rsidR="00861418">
        <w:rPr>
          <w:highlight w:val="white"/>
        </w:rPr>
        <w:t>RegularFrameRegister</w:t>
      </w:r>
      <w:r w:rsidRPr="00903DBA">
        <w:rPr>
          <w:highlight w:val="white"/>
        </w:rPr>
        <w:t>;</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1FFD7B9B"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w:t>
      </w:r>
      <w:r w:rsidR="00B56097">
        <w:rPr>
          <w:highlight w:val="white"/>
        </w:rPr>
        <w:t>s</w:t>
      </w:r>
      <w:r w:rsidR="00315CBB" w:rsidRPr="00903DBA">
        <w:rPr>
          <w:highlight w:val="white"/>
        </w:rPr>
        <w:t xml:space="preserve"> shall have access to all the registers and the whole floating</w:t>
      </w:r>
      <w:r w:rsidR="004D1B0F" w:rsidRPr="00903DBA">
        <w:rPr>
          <w:highlight w:val="white"/>
        </w:rPr>
        <w:t>-</w:t>
      </w:r>
      <w:r w:rsidR="00315CBB" w:rsidRPr="00903DBA">
        <w:rPr>
          <w:highlight w:val="white"/>
        </w:rPr>
        <w:t>point value stack</w:t>
      </w:r>
      <w:r w:rsidR="00AA6F45">
        <w:rPr>
          <w:highlight w:val="white"/>
        </w:rPr>
        <w:t>, that no parameter values are stored in the registers or at the floating-point stack.</w:t>
      </w:r>
      <w:r w:rsidR="00315CBB" w:rsidRPr="00903DBA">
        <w:rPr>
          <w:highlight w:val="white"/>
        </w:rPr>
        <w:t xml:space="preserve"> Therefore, </w:t>
      </w:r>
      <w:r w:rsidR="00AA6F45" w:rsidRPr="00903DBA">
        <w:rPr>
          <w:rStyle w:val="KeyWord0"/>
          <w:highlight w:val="white"/>
        </w:rPr>
        <w:t>FunctionPreCall</w:t>
      </w:r>
      <w:r w:rsidR="00AA6F45" w:rsidRPr="00903DBA">
        <w:rPr>
          <w:highlight w:val="white"/>
        </w:rPr>
        <w:t xml:space="preserve"> </w:t>
      </w:r>
      <w:r w:rsidR="006A6C8B" w:rsidRPr="00903DBA">
        <w:rPr>
          <w:highlight w:val="white"/>
        </w:rPr>
        <w:t>store</w:t>
      </w:r>
      <w:r w:rsidR="00AA6F45">
        <w:rPr>
          <w:highlight w:val="white"/>
        </w:rPr>
        <w:t>r</w:t>
      </w:r>
      <w:r w:rsidR="006A6C8B" w:rsidRPr="00903DBA">
        <w:rPr>
          <w:highlight w:val="white"/>
        </w:rPr>
        <w:t xml:space="preserv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2B277E49"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w:t>
      </w:r>
      <w:r w:rsidR="005813E2">
        <w:rPr>
          <w:highlight w:val="white"/>
        </w:rPr>
        <w:t>ically</w:t>
      </w:r>
      <w:r w:rsidR="00BC3E20" w:rsidRPr="00903DBA">
        <w:rPr>
          <w:highlight w:val="white"/>
        </w:rPr>
        <w:t xml:space="preserve">,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w:t>
      </w:r>
      <w:r w:rsidR="00AA6F45">
        <w:rPr>
          <w:highlight w:val="white"/>
        </w:rPr>
        <w:t>iciency</w:t>
      </w:r>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22574092" w:rsidR="00483C5F" w:rsidRPr="00903DBA" w:rsidRDefault="00755A00" w:rsidP="00755A00">
      <w:pPr>
        <w:rPr>
          <w:highlight w:val="white"/>
        </w:rPr>
      </w:pPr>
      <w:r w:rsidRPr="00903DBA">
        <w:rPr>
          <w:highlight w:val="white"/>
        </w:rPr>
        <w:t xml:space="preserve">In </w:t>
      </w:r>
      <w:r w:rsidRPr="00903DBA">
        <w:rPr>
          <w:rStyle w:val="KeyWord0"/>
          <w:highlight w:val="white"/>
        </w:rPr>
        <w:t>FunctionPreCall</w:t>
      </w:r>
      <w:r w:rsidR="005813E2">
        <w:rPr>
          <w:highlight w:val="white"/>
        </w:rPr>
        <w:t xml:space="preserve">, </w:t>
      </w:r>
      <w:r w:rsidR="00491CBC" w:rsidRPr="00903DBA">
        <w:rPr>
          <w:highlight w:val="white"/>
        </w:rPr>
        <w:t xml:space="preserve">we start by obtaining the base register, which is the regular or </w:t>
      </w:r>
      <w:r w:rsidR="004A5B68">
        <w:rPr>
          <w:highlight w:val="white"/>
        </w:rPr>
        <w:t>variadic</w:t>
      </w:r>
      <w:r w:rsidR="00491CBC" w:rsidRPr="00903DBA">
        <w:rPr>
          <w:highlight w:val="white"/>
        </w:rPr>
        <w:t xml:space="preserve"> frame pointer, depending on whether the function is </w:t>
      </w:r>
      <w:r w:rsidR="004A5B68">
        <w:rPr>
          <w:highlight w:val="white"/>
        </w:rPr>
        <w:t>variadic</w:t>
      </w:r>
      <w:r w:rsidR="00491CBC" w:rsidRPr="00903DBA">
        <w:rPr>
          <w:highlight w:val="white"/>
        </w:rPr>
        <w:t>.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 xml:space="preserve">activation </w:t>
      </w:r>
      <w:r w:rsidR="00AD6CBF" w:rsidRPr="00903DBA">
        <w:rPr>
          <w:highlight w:val="white"/>
        </w:rPr>
        <w:lastRenderedPageBreak/>
        <w:t>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7B424785"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w:t>
      </w:r>
      <w:r w:rsidR="004C3DD0" w:rsidRPr="001A7DF0">
        <w:rPr>
          <w:rStyle w:val="KeyWord0"/>
          <w:highlight w:val="white"/>
        </w:rPr>
        <w:t>mov</w:t>
      </w:r>
      <w:r w:rsidR="001A7DF0">
        <w:rPr>
          <w:highlight w:val="white"/>
        </w:rPr>
        <w:t xml:space="preserve"> </w:t>
      </w:r>
      <w:r w:rsidR="004C3DD0" w:rsidRPr="00903DBA">
        <w:rPr>
          <w:highlight w:val="white"/>
        </w:rPr>
        <w:t>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BB3940">
      <w:pP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1A5C2F2" w:rsidR="006E5A65" w:rsidRPr="00903DBA" w:rsidRDefault="006E5A65" w:rsidP="006E5A65">
      <w:pPr>
        <w:rPr>
          <w:highlight w:val="white"/>
        </w:rPr>
      </w:pPr>
      <w:bookmarkStart w:id="528" w:name="_Hlk43301151"/>
      <w:r w:rsidRPr="00903DBA">
        <w:rPr>
          <w:highlight w:val="white"/>
        </w:rPr>
        <w:lastRenderedPageBreak/>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function returns a floating value. In case</w:t>
      </w:r>
      <w:r w:rsidR="00E67950">
        <w:rPr>
          <w:highlight w:val="white"/>
        </w:rPr>
        <w:t xml:space="preserve"> that</w:t>
      </w:r>
      <w:r w:rsidR="00B57D1B" w:rsidRPr="00903DBA">
        <w:rPr>
          <w:highlight w:val="white"/>
        </w:rPr>
        <w:t xml:space="preserv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3CE1D5AA"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w:t>
      </w:r>
      <w:r w:rsidR="004A5B68">
        <w:rPr>
          <w:highlight w:val="white"/>
        </w:rPr>
        <w:t>variadic</w:t>
      </w:r>
      <w:r w:rsidRPr="00903DBA">
        <w:rPr>
          <w:highlight w:val="white"/>
        </w:rPr>
        <w:t>.</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19C550D6" w:rsidR="004D4C39" w:rsidRPr="00903DBA" w:rsidRDefault="00D5503D" w:rsidP="00D5503D">
      <w:pPr>
        <w:rPr>
          <w:highlight w:val="white"/>
        </w:rPr>
      </w:pPr>
      <w:r w:rsidRPr="00903DBA">
        <w:rPr>
          <w:highlight w:val="white"/>
        </w:rPr>
        <w:t xml:space="preserve">Both the caller and callee function may be </w:t>
      </w:r>
      <w:r w:rsidR="004A5B68">
        <w:rPr>
          <w:highlight w:val="white"/>
        </w:rPr>
        <w:t>variadic</w:t>
      </w:r>
      <w:r w:rsidR="00D45BBB" w:rsidRPr="00903DBA">
        <w:rPr>
          <w:highlight w:val="white"/>
        </w:rPr>
        <w:t>.</w:t>
      </w:r>
    </w:p>
    <w:p w14:paraId="3BD1823B" w14:textId="139685C2" w:rsidR="0043182A" w:rsidRPr="00903DBA" w:rsidRDefault="0043182A" w:rsidP="0043182A">
      <w:pPr>
        <w:pStyle w:val="Code"/>
        <w:rPr>
          <w:highlight w:val="white"/>
        </w:rPr>
      </w:pPr>
      <w:r w:rsidRPr="00903DBA">
        <w:rPr>
          <w:highlight w:val="white"/>
        </w:rPr>
        <w:t xml:space="preserve">      bool </w:t>
      </w:r>
      <w:r w:rsidR="006218C1">
        <w:rPr>
          <w:highlight w:val="white"/>
        </w:rPr>
        <w:t>callerVariadic</w:t>
      </w:r>
      <w:r w:rsidRPr="00903DBA">
        <w:rPr>
          <w:highlight w:val="white"/>
        </w:rPr>
        <w:t xml:space="preserve"> = SymbolTable.CurrentFunction.Type.</w:t>
      </w:r>
      <w:r w:rsidR="0010453D">
        <w:rPr>
          <w:highlight w:val="white"/>
        </w:rPr>
        <w:t>IsVariadic</w:t>
      </w:r>
      <w:r w:rsidRPr="00903DBA">
        <w:rPr>
          <w:highlight w:val="white"/>
        </w:rPr>
        <w:t>(),</w:t>
      </w:r>
    </w:p>
    <w:p w14:paraId="6F7DEA72" w14:textId="6C5D54D7" w:rsidR="0043182A" w:rsidRPr="00903DBA" w:rsidRDefault="0043182A" w:rsidP="0043182A">
      <w:pPr>
        <w:pStyle w:val="Code"/>
        <w:rPr>
          <w:highlight w:val="white"/>
        </w:rPr>
      </w:pPr>
      <w:r w:rsidRPr="00903DBA">
        <w:rPr>
          <w:highlight w:val="white"/>
        </w:rPr>
        <w:t xml:space="preserve">           </w:t>
      </w:r>
      <w:r w:rsidR="00451616">
        <w:rPr>
          <w:highlight w:val="white"/>
        </w:rPr>
        <w:t>calleeVariadic</w:t>
      </w:r>
      <w:r w:rsidRPr="00903DBA">
        <w:rPr>
          <w:highlight w:val="white"/>
        </w:rPr>
        <w:t xml:space="preserve"> = calleeType.</w:t>
      </w:r>
      <w:r w:rsidR="0010453D">
        <w:rPr>
          <w:highlight w:val="white"/>
        </w:rPr>
        <w:t>IsVariadic</w:t>
      </w:r>
      <w:r w:rsidRPr="00903DBA">
        <w:rPr>
          <w:highlight w:val="white"/>
        </w:rPr>
        <w:t>();</w:t>
      </w:r>
    </w:p>
    <w:p w14:paraId="6CBCBB4B" w14:textId="36661179" w:rsidR="00D45BBB" w:rsidRPr="00903DBA" w:rsidRDefault="003B7755" w:rsidP="00D45BBB">
      <w:pPr>
        <w:rPr>
          <w:highlight w:val="white"/>
        </w:rPr>
      </w:pPr>
      <w:r w:rsidRPr="00903DBA">
        <w:rPr>
          <w:highlight w:val="white"/>
        </w:rPr>
        <w:t xml:space="preserve">The frame register is the </w:t>
      </w:r>
      <w:r w:rsidR="004A5B68">
        <w:rPr>
          <w:highlight w:val="white"/>
        </w:rPr>
        <w:t>variadic</w:t>
      </w:r>
      <w:r w:rsidRPr="00903DBA">
        <w:rPr>
          <w:highlight w:val="white"/>
        </w:rPr>
        <w:t xml:space="preserve"> frame pointer </w:t>
      </w:r>
      <w:r w:rsidR="00C666BF" w:rsidRPr="00903DBA">
        <w:rPr>
          <w:highlight w:val="white"/>
        </w:rPr>
        <w:t xml:space="preserve">register if the caller function is </w:t>
      </w:r>
      <w:r w:rsidR="004A5B68">
        <w:rPr>
          <w:highlight w:val="white"/>
        </w:rPr>
        <w:t>variadic</w:t>
      </w:r>
      <w:r w:rsidR="00C666BF" w:rsidRPr="00903DBA">
        <w:rPr>
          <w:highlight w:val="white"/>
        </w:rPr>
        <w:t xml:space="preserve">.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5054999C" w14:textId="7C7CABCC" w:rsidR="00AD3F18" w:rsidRPr="00AD3F18" w:rsidRDefault="0043182A" w:rsidP="00AD3F18">
      <w:pPr>
        <w:pStyle w:val="Code"/>
        <w:rPr>
          <w:highlight w:val="white"/>
        </w:rPr>
      </w:pPr>
      <w:r w:rsidRPr="00AD3F18">
        <w:rPr>
          <w:highlight w:val="white"/>
        </w:rPr>
        <w:t xml:space="preserve">      Register frameRegister = </w:t>
      </w:r>
      <w:r w:rsidR="00AD3F18" w:rsidRPr="00AD3F18">
        <w:rPr>
          <w:highlight w:val="white"/>
        </w:rPr>
        <w:t>callerVariadic</w:t>
      </w:r>
    </w:p>
    <w:p w14:paraId="2431A8A8" w14:textId="5BAD9831" w:rsidR="0043182A" w:rsidRPr="00903DBA" w:rsidRDefault="00AD3F18" w:rsidP="0043182A">
      <w:pPr>
        <w:pStyle w:val="Code"/>
        <w:rPr>
          <w:highlight w:val="white"/>
        </w:rPr>
      </w:pPr>
      <w:r>
        <w:rPr>
          <w:highlight w:val="white"/>
        </w:rPr>
        <w:t xml:space="preserve">                              </w:t>
      </w:r>
      <w:r w:rsidR="0043182A" w:rsidRPr="00903DBA">
        <w:rPr>
          <w:highlight w:val="white"/>
        </w:rPr>
        <w:t xml:space="preserve"> ? AssemblyCode.</w:t>
      </w:r>
      <w:r w:rsidR="00861418">
        <w:rPr>
          <w:highlight w:val="white"/>
        </w:rPr>
        <w:t>VariadicFrameRegister</w:t>
      </w:r>
    </w:p>
    <w:p w14:paraId="202003B5" w14:textId="36B7E861" w:rsidR="0043182A" w:rsidRPr="00903DBA" w:rsidRDefault="0043182A" w:rsidP="0043182A">
      <w:pPr>
        <w:pStyle w:val="Code"/>
        <w:rPr>
          <w:highlight w:val="white"/>
        </w:rPr>
      </w:pPr>
      <w:r w:rsidRPr="00903DBA">
        <w:rPr>
          <w:highlight w:val="white"/>
        </w:rPr>
        <w:t xml:space="preserve">                              </w:t>
      </w:r>
      <w:r w:rsidR="00AD3F18">
        <w:rPr>
          <w:highlight w:val="white"/>
        </w:rPr>
        <w:t xml:space="preserve"> </w:t>
      </w:r>
      <w:r w:rsidRPr="00903DBA">
        <w:rPr>
          <w:highlight w:val="white"/>
        </w:rPr>
        <w:t>: AssemblyCode.</w:t>
      </w:r>
      <w:r w:rsidR="00861418">
        <w:rPr>
          <w:highlight w:val="white"/>
        </w:rPr>
        <w:t>RegularFrameRegister</w:t>
      </w:r>
      <w:r w:rsidRPr="00903DBA">
        <w:rPr>
          <w:highlight w:val="white"/>
        </w:rPr>
        <w:t xml:space="preserve">;               </w:t>
      </w:r>
    </w:p>
    <w:p w14:paraId="1E9812D6" w14:textId="79AF09B6"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w:t>
      </w:r>
      <w:r w:rsidR="00143567">
        <w:rPr>
          <w:highlight w:val="white"/>
        </w:rPr>
        <w:t>T</w:t>
      </w:r>
      <w:r w:rsidRPr="00903DBA">
        <w:rPr>
          <w:highlight w:val="white"/>
        </w:rPr>
        <w:t xml:space="preserve">he address will </w:t>
      </w:r>
      <w:r w:rsidR="00143567">
        <w:rPr>
          <w:highlight w:val="white"/>
        </w:rPr>
        <w:t xml:space="preserve">later </w:t>
      </w:r>
      <w:r w:rsidRPr="00903DBA">
        <w:rPr>
          <w:highlight w:val="white"/>
        </w:rPr>
        <w:t xml:space="preserve">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695DB884"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DC0B5B">
        <w:rPr>
          <w:highlight w:val="white"/>
        </w:rPr>
        <w:t>a variadic</w:t>
      </w:r>
      <w:r w:rsidR="004B36F4" w:rsidRPr="00903DBA">
        <w:rPr>
          <w:highlight w:val="white"/>
        </w:rPr>
        <w:t xml:space="preserve"> caller function, </w:t>
      </w:r>
      <w:r w:rsidR="00784B16" w:rsidRPr="00903DBA">
        <w:rPr>
          <w:highlight w:val="white"/>
        </w:rPr>
        <w:t xml:space="preserve">the </w:t>
      </w:r>
      <w:r w:rsidR="004A5B68">
        <w:rPr>
          <w:highlight w:val="white"/>
        </w:rPr>
        <w:t>variadic</w:t>
      </w:r>
      <w:r w:rsidRPr="00903DBA">
        <w:rPr>
          <w:highlight w:val="white"/>
        </w:rPr>
        <w:t xml:space="preserve">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4B893557" w:rsidR="00041417" w:rsidRPr="00903DBA" w:rsidRDefault="00041417" w:rsidP="00041417">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2D6623AB" w14:textId="77777777" w:rsidR="00041417" w:rsidRPr="00903DBA" w:rsidRDefault="00041417" w:rsidP="00041417">
      <w:pPr>
        <w:pStyle w:val="Code"/>
        <w:rPr>
          <w:highlight w:val="white"/>
        </w:rPr>
      </w:pPr>
    </w:p>
    <w:p w14:paraId="42731C35" w14:textId="6B0968A5" w:rsidR="00041417" w:rsidRPr="00903DBA" w:rsidRDefault="00041417" w:rsidP="00041417">
      <w:pPr>
        <w:pStyle w:val="Code"/>
        <w:rPr>
          <w:highlight w:val="white"/>
        </w:rPr>
      </w:pPr>
      <w:r w:rsidRPr="00903DBA">
        <w:rPr>
          <w:highlight w:val="white"/>
        </w:rPr>
        <w:t xml:space="preserve">      if (</w:t>
      </w:r>
      <w:r w:rsidR="006218C1">
        <w:rPr>
          <w:highlight w:val="white"/>
        </w:rPr>
        <w:t>callerVariadic</w:t>
      </w:r>
      <w:r w:rsidRPr="00903DBA">
        <w:rPr>
          <w:highlight w:val="white"/>
        </w:rPr>
        <w:t>)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2A539958" w:rsidR="00041417" w:rsidRPr="00903DBA" w:rsidRDefault="00041417" w:rsidP="00041417">
      <w:pPr>
        <w:pStyle w:val="Code"/>
        <w:rPr>
          <w:highlight w:val="white"/>
        </w:rPr>
      </w:pPr>
      <w:r w:rsidRPr="00903DBA">
        <w:rPr>
          <w:highlight w:val="white"/>
        </w:rPr>
        <w:t xml:space="preserve">                        recordSize + SymbolTable.</w:t>
      </w:r>
      <w:r w:rsidR="00D459C3">
        <w:rPr>
          <w:highlight w:val="white"/>
        </w:rPr>
        <w:t>VariadicFrameOffset</w:t>
      </w:r>
      <w:r w:rsidRPr="00903DBA">
        <w:rPr>
          <w:highlight w:val="white"/>
        </w:rPr>
        <w:t>,</w:t>
      </w:r>
    </w:p>
    <w:p w14:paraId="71DC983C" w14:textId="3E7995D7" w:rsidR="00041417" w:rsidRPr="00903DBA" w:rsidRDefault="00041417" w:rsidP="00041417">
      <w:pPr>
        <w:pStyle w:val="Code"/>
        <w:rPr>
          <w:highlight w:val="white"/>
        </w:rPr>
      </w:pPr>
      <w:r w:rsidRPr="00903DBA">
        <w:rPr>
          <w:highlight w:val="white"/>
        </w:rPr>
        <w:t xml:space="preserve">                        AssemblyCode.</w:t>
      </w:r>
      <w:r w:rsidR="00861418">
        <w:rPr>
          <w:highlight w:val="white"/>
        </w:rPr>
        <w:t>VariadicFrameRegister</w:t>
      </w:r>
      <w:r w:rsidRPr="00903DBA">
        <w:rPr>
          <w:highlight w:val="white"/>
        </w:rPr>
        <w:t>);</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lastRenderedPageBreak/>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37E110F" w:rsidR="00FE22BA" w:rsidRPr="00903DBA" w:rsidRDefault="00FE22BA" w:rsidP="00FE22BA">
      <w:pPr>
        <w:rPr>
          <w:highlight w:val="white"/>
        </w:rPr>
      </w:pPr>
      <w:r w:rsidRPr="00903DBA">
        <w:rPr>
          <w:highlight w:val="white"/>
        </w:rPr>
        <w:t xml:space="preserve">If the caller function is </w:t>
      </w:r>
      <w:r w:rsidR="004A5B68">
        <w:rPr>
          <w:highlight w:val="white"/>
        </w:rPr>
        <w:t>variadic</w:t>
      </w:r>
      <w:r w:rsidRPr="00903DBA">
        <w:rPr>
          <w:highlight w:val="white"/>
        </w:rPr>
        <w:t xml:space="preserve">, the frame pointer that we just added is the </w:t>
      </w:r>
      <w:r w:rsidR="004A5B68">
        <w:rPr>
          <w:highlight w:val="white"/>
        </w:rPr>
        <w:t>variadic</w:t>
      </w:r>
      <w:r w:rsidRPr="00903DBA">
        <w:rPr>
          <w:highlight w:val="white"/>
        </w:rPr>
        <w:t xml:space="preserve"> frame pointer, and we also need to set the regular frame pointer to the same value.</w:t>
      </w:r>
    </w:p>
    <w:p w14:paraId="4BAE3787" w14:textId="6368D474" w:rsidR="00041417" w:rsidRPr="00903DBA" w:rsidRDefault="00041417" w:rsidP="00041417">
      <w:pPr>
        <w:pStyle w:val="Code"/>
        <w:rPr>
          <w:highlight w:val="white"/>
        </w:rPr>
      </w:pPr>
      <w:r w:rsidRPr="00903DBA">
        <w:rPr>
          <w:highlight w:val="white"/>
        </w:rPr>
        <w:t xml:space="preserve">      if (</w:t>
      </w:r>
      <w:r w:rsidR="006218C1">
        <w:rPr>
          <w:highlight w:val="white"/>
        </w:rPr>
        <w:t>callerVariadic</w:t>
      </w:r>
      <w:r w:rsidRPr="00903DBA">
        <w:rPr>
          <w:highlight w:val="white"/>
        </w:rPr>
        <w:t>) { // mov bp, di</w:t>
      </w:r>
    </w:p>
    <w:p w14:paraId="3024B149" w14:textId="77777777" w:rsidR="006218C1" w:rsidRDefault="00041417" w:rsidP="00041417">
      <w:pPr>
        <w:pStyle w:val="Code"/>
        <w:rPr>
          <w:highlight w:val="white"/>
        </w:rPr>
      </w:pPr>
      <w:r w:rsidRPr="00903DBA">
        <w:rPr>
          <w:highlight w:val="white"/>
        </w:rPr>
        <w:t xml:space="preserve">        AddAssemblyCode(AssemblyOperator.mov,</w:t>
      </w:r>
    </w:p>
    <w:p w14:paraId="75951F2A" w14:textId="1A2C4268" w:rsidR="00041417" w:rsidRPr="00903DBA" w:rsidRDefault="006218C1" w:rsidP="00041417">
      <w:pPr>
        <w:pStyle w:val="Code"/>
        <w:rPr>
          <w:highlight w:val="white"/>
        </w:rPr>
      </w:pPr>
      <w:r>
        <w:rPr>
          <w:highlight w:val="white"/>
        </w:rPr>
        <w:t xml:space="preserve">                       </w:t>
      </w:r>
      <w:r w:rsidR="00041417" w:rsidRPr="00903DBA">
        <w:rPr>
          <w:highlight w:val="white"/>
        </w:rPr>
        <w:t xml:space="preserve"> AssemblyCode.</w:t>
      </w:r>
      <w:r w:rsidR="00861418">
        <w:rPr>
          <w:highlight w:val="white"/>
        </w:rPr>
        <w:t>RegularFrameRegister</w:t>
      </w:r>
      <w:r w:rsidR="00041417" w:rsidRPr="00903DBA">
        <w:rPr>
          <w:highlight w:val="white"/>
        </w:rPr>
        <w:t>,</w:t>
      </w:r>
    </w:p>
    <w:p w14:paraId="74D98863" w14:textId="263CC335" w:rsidR="00041417" w:rsidRPr="00903DBA" w:rsidRDefault="00041417" w:rsidP="00041417">
      <w:pPr>
        <w:pStyle w:val="Code"/>
        <w:rPr>
          <w:highlight w:val="white"/>
        </w:rPr>
      </w:pPr>
      <w:r w:rsidRPr="00903DBA">
        <w:rPr>
          <w:highlight w:val="white"/>
        </w:rPr>
        <w:t xml:space="preserve">                        AssemblyCode.</w:t>
      </w:r>
      <w:r w:rsidR="00861418">
        <w:rPr>
          <w:highlight w:val="white"/>
        </w:rPr>
        <w:t>VariadicFrameRegister</w:t>
      </w:r>
      <w:r w:rsidRPr="00903DBA">
        <w:rPr>
          <w:highlight w:val="white"/>
        </w:rPr>
        <w:t>);</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6E78158D" w:rsidR="00727492" w:rsidRPr="00903DBA" w:rsidRDefault="00727492" w:rsidP="00727492">
      <w:pPr>
        <w:rPr>
          <w:highlight w:val="white"/>
        </w:rPr>
      </w:pPr>
      <w:r w:rsidRPr="00903DBA">
        <w:rPr>
          <w:highlight w:val="white"/>
        </w:rPr>
        <w:t xml:space="preserve">If the callee function, but not the caller function, is </w:t>
      </w:r>
      <w:r w:rsidR="004A5B68">
        <w:rPr>
          <w:highlight w:val="white"/>
        </w:rPr>
        <w:t>variadic</w:t>
      </w:r>
      <w:r w:rsidRPr="00903DBA">
        <w:rPr>
          <w:highlight w:val="white"/>
        </w:rPr>
        <w:t xml:space="preserve">, the frame pointer we just added is the </w:t>
      </w:r>
      <w:r w:rsidR="004A5B68">
        <w:rPr>
          <w:highlight w:val="white"/>
        </w:rPr>
        <w:t>variadic</w:t>
      </w:r>
      <w:r w:rsidRPr="00903DBA">
        <w:rPr>
          <w:highlight w:val="white"/>
        </w:rPr>
        <w:t xml:space="preserve"> frame pointer, and we also need to set the regular frame pointer to the same value.</w:t>
      </w:r>
    </w:p>
    <w:p w14:paraId="040A539A" w14:textId="7D1A0D26" w:rsidR="00451616" w:rsidRPr="00903DBA" w:rsidRDefault="00451616" w:rsidP="00451616">
      <w:pPr>
        <w:pStyle w:val="Code"/>
        <w:rPr>
          <w:highlight w:val="white"/>
        </w:rPr>
      </w:pPr>
      <w:r w:rsidRPr="00903DBA">
        <w:rPr>
          <w:highlight w:val="white"/>
        </w:rPr>
        <w:t xml:space="preserve">      else if (</w:t>
      </w:r>
      <w:r>
        <w:rPr>
          <w:highlight w:val="white"/>
        </w:rPr>
        <w:t>calleeVariadic</w:t>
      </w:r>
      <w:r w:rsidRPr="00903DBA">
        <w:rPr>
          <w:highlight w:val="white"/>
        </w:rPr>
        <w:t>) {</w:t>
      </w:r>
    </w:p>
    <w:p w14:paraId="0A780AE2" w14:textId="77777777" w:rsidR="00451616" w:rsidRDefault="00041417" w:rsidP="00041417">
      <w:pPr>
        <w:pStyle w:val="Code"/>
        <w:rPr>
          <w:highlight w:val="white"/>
        </w:rPr>
      </w:pPr>
      <w:r w:rsidRPr="00903DBA">
        <w:rPr>
          <w:highlight w:val="white"/>
        </w:rPr>
        <w:t xml:space="preserve">        AddAssemblyCode(AssemblyOperator.mov,</w:t>
      </w:r>
    </w:p>
    <w:p w14:paraId="49BEBA4E" w14:textId="0C38BE20" w:rsidR="00041417" w:rsidRPr="00903DBA" w:rsidRDefault="00451616" w:rsidP="00041417">
      <w:pPr>
        <w:pStyle w:val="Code"/>
        <w:rPr>
          <w:highlight w:val="white"/>
        </w:rPr>
      </w:pPr>
      <w:r>
        <w:rPr>
          <w:highlight w:val="white"/>
        </w:rPr>
        <w:t xml:space="preserve">                        </w:t>
      </w:r>
      <w:r w:rsidR="00041417" w:rsidRPr="00903DBA">
        <w:rPr>
          <w:highlight w:val="white"/>
        </w:rPr>
        <w:t>AssemblyCode.</w:t>
      </w:r>
      <w:r w:rsidR="00861418">
        <w:rPr>
          <w:highlight w:val="white"/>
        </w:rPr>
        <w:t>VariadicFrameRegister</w:t>
      </w:r>
      <w:r w:rsidR="00041417" w:rsidRPr="00903DBA">
        <w:rPr>
          <w:highlight w:val="white"/>
        </w:rPr>
        <w:t>,</w:t>
      </w:r>
    </w:p>
    <w:p w14:paraId="34FE107D" w14:textId="4F62410E" w:rsidR="00041417" w:rsidRPr="00903DBA" w:rsidRDefault="00041417" w:rsidP="00041417">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027005E1" w:rsidR="004D4C39" w:rsidRPr="00903DBA" w:rsidRDefault="0066665E" w:rsidP="0066665E">
      <w:pPr>
        <w:rPr>
          <w:highlight w:val="white"/>
        </w:rPr>
      </w:pPr>
      <w:r w:rsidRPr="00903DBA">
        <w:rPr>
          <w:highlight w:val="white"/>
        </w:rPr>
        <w:t xml:space="preserve">If the callee function is </w:t>
      </w:r>
      <w:r w:rsidR="004A5B68">
        <w:rPr>
          <w:highlight w:val="white"/>
        </w:rPr>
        <w:t>variadic</w:t>
      </w:r>
      <w:r w:rsidRPr="00903DBA">
        <w:rPr>
          <w:highlight w:val="white"/>
        </w:rPr>
        <w:t>, and the ext</w:t>
      </w:r>
      <w:r w:rsidR="00B05A64" w:rsidRPr="00903DBA">
        <w:rPr>
          <w:highlight w:val="white"/>
        </w:rPr>
        <w:t>ra</w:t>
      </w:r>
      <w:r w:rsidRPr="00903DBA">
        <w:rPr>
          <w:highlight w:val="white"/>
        </w:rPr>
        <w:t xml:space="preserve"> size is more than zero (</w:t>
      </w:r>
      <w:r w:rsidR="00DC3AAD">
        <w:rPr>
          <w:highlight w:val="white"/>
        </w:rPr>
        <w:t xml:space="preserve">if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xml:space="preserve">, we add the size to the </w:t>
      </w:r>
      <w:r w:rsidR="004A5B68">
        <w:rPr>
          <w:highlight w:val="white"/>
        </w:rPr>
        <w:t>variadic</w:t>
      </w:r>
      <w:r w:rsidR="00724EE6" w:rsidRPr="00903DBA">
        <w:rPr>
          <w:highlight w:val="white"/>
        </w:rPr>
        <w:t xml:space="preserve"> frame pointer.</w:t>
      </w:r>
      <w:r w:rsidR="003F24C8" w:rsidRPr="00903DBA">
        <w:rPr>
          <w:highlight w:val="white"/>
        </w:rPr>
        <w:t xml:space="preserve"> The callee function </w:t>
      </w:r>
      <w:r w:rsidR="003A3642" w:rsidRPr="00903DBA">
        <w:rPr>
          <w:highlight w:val="white"/>
        </w:rPr>
        <w:t xml:space="preserve">will have both a regular frame pointer and </w:t>
      </w:r>
      <w:r w:rsidR="00DC0B5B">
        <w:rPr>
          <w:highlight w:val="white"/>
        </w:rPr>
        <w:t>a variadic</w:t>
      </w:r>
      <w:r w:rsidR="003A3642" w:rsidRPr="00903DBA">
        <w:rPr>
          <w:highlight w:val="white"/>
        </w:rPr>
        <w:t xml:space="preserve"> frame pointer.</w:t>
      </w:r>
      <w:r w:rsidR="003A5CAF" w:rsidRPr="00903DBA">
        <w:rPr>
          <w:highlight w:val="white"/>
        </w:rPr>
        <w:t xml:space="preserve"> However, the </w:t>
      </w:r>
      <w:r w:rsidR="004A5B68">
        <w:rPr>
          <w:highlight w:val="white"/>
        </w:rPr>
        <w:t>variadic</w:t>
      </w:r>
      <w:r w:rsidR="003A5CAF" w:rsidRPr="00903DBA">
        <w:rPr>
          <w:highlight w:val="white"/>
        </w:rPr>
        <w:t xml:space="preserve"> pointer will point to a higher address to give space to the extra arguments.</w:t>
      </w:r>
    </w:p>
    <w:p w14:paraId="6C391FEA" w14:textId="5C3D60E8" w:rsidR="00041417" w:rsidRPr="00903DBA" w:rsidRDefault="00041417" w:rsidP="00041417">
      <w:pPr>
        <w:pStyle w:val="Code"/>
        <w:rPr>
          <w:highlight w:val="white"/>
        </w:rPr>
      </w:pPr>
      <w:r w:rsidRPr="00903DBA">
        <w:rPr>
          <w:highlight w:val="white"/>
        </w:rPr>
        <w:t xml:space="preserve">      if (</w:t>
      </w:r>
      <w:r w:rsidR="00451616">
        <w:rPr>
          <w:highlight w:val="white"/>
        </w:rPr>
        <w:t>calleeVariadic</w:t>
      </w:r>
      <w:r w:rsidRPr="00903DBA">
        <w:rPr>
          <w:highlight w:val="white"/>
        </w:rPr>
        <w:t xml:space="preserve"> &amp;&amp; (extraSize &gt; 0)) {</w:t>
      </w:r>
    </w:p>
    <w:p w14:paraId="49B7E05E" w14:textId="77777777" w:rsidR="00451616" w:rsidRDefault="00451616" w:rsidP="00451616">
      <w:pPr>
        <w:pStyle w:val="Code"/>
        <w:rPr>
          <w:highlight w:val="white"/>
        </w:rPr>
      </w:pPr>
      <w:r w:rsidRPr="00903DBA">
        <w:rPr>
          <w:highlight w:val="white"/>
        </w:rPr>
        <w:t xml:space="preserve">        AddAssemblyCode(AssemblyOperator.add,</w:t>
      </w:r>
    </w:p>
    <w:p w14:paraId="2E27425A" w14:textId="77777777" w:rsidR="00451616" w:rsidRPr="00903DBA" w:rsidRDefault="00451616" w:rsidP="00451616">
      <w:pPr>
        <w:pStyle w:val="Code"/>
        <w:rPr>
          <w:highlight w:val="white"/>
        </w:rPr>
      </w:pPr>
      <w:r>
        <w:rPr>
          <w:highlight w:val="white"/>
        </w:rPr>
        <w:t xml:space="preserve">                       </w:t>
      </w:r>
      <w:r w:rsidRPr="00903DBA">
        <w:rPr>
          <w:highlight w:val="white"/>
        </w:rPr>
        <w:t xml:space="preserve"> AssemblyCode.</w:t>
      </w:r>
      <w:r>
        <w:rPr>
          <w:highlight w:val="white"/>
        </w:rPr>
        <w:t>VariadicFrameRegister</w:t>
      </w:r>
      <w:r w:rsidRPr="00903DBA">
        <w:rPr>
          <w:highlight w:val="white"/>
        </w:rPr>
        <w:t>,</w:t>
      </w:r>
    </w:p>
    <w:p w14:paraId="3329461F" w14:textId="77777777" w:rsidR="00451616" w:rsidRPr="00903DBA" w:rsidRDefault="00451616" w:rsidP="00451616">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528"/>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lastRenderedPageBreak/>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529" w:name="_Toc59126250"/>
      <w:r w:rsidRPr="00903DBA">
        <w:rPr>
          <w:highlight w:val="white"/>
        </w:rPr>
        <w:t>Loading Values into Registers</w:t>
      </w:r>
      <w:bookmarkEnd w:id="529"/>
    </w:p>
    <w:p w14:paraId="2FA14416" w14:textId="2ED7E9B9"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w:t>
      </w:r>
      <w:r w:rsidR="00F25E27">
        <w:rPr>
          <w:highlight w:val="white"/>
        </w:rPr>
        <w:t xml:space="preserve">to be loaded </w:t>
      </w:r>
      <w:r w:rsidR="00AF77DE" w:rsidRPr="00903DBA">
        <w:rPr>
          <w:highlight w:val="white"/>
        </w:rPr>
        <w:t xml:space="preserve">may be given. </w:t>
      </w:r>
      <w:r w:rsidR="00894787" w:rsidRPr="00903DBA">
        <w:rPr>
          <w:highlight w:val="white"/>
        </w:rPr>
        <w:t xml:space="preserve">However, the </w:t>
      </w:r>
      <w:r w:rsidR="008C0E74">
        <w:rPr>
          <w:highlight w:val="white"/>
        </w:rPr>
        <w:t xml:space="preserve">returned </w:t>
      </w:r>
      <w:r w:rsidR="00894787" w:rsidRPr="00903DBA">
        <w:rPr>
          <w:highlight w:val="white"/>
        </w:rPr>
        <w:t xml:space="preserve">register is represented by a track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lastRenderedPageBreak/>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F3E04BE"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we look up it track and compare the specified register with the register of the track.</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2C8849D7"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w:t>
      </w:r>
      <w:r w:rsidR="00B80E3D" w:rsidRPr="00332ADA">
        <w:rPr>
          <w:rStyle w:val="KeyWord0"/>
          <w:highlight w:val="white"/>
        </w:rPr>
        <w:t>mov</w:t>
      </w:r>
      <w:r w:rsidR="00332ADA">
        <w:rPr>
          <w:highlight w:val="white"/>
        </w:rPr>
        <w:t xml:space="preserve"> </w:t>
      </w:r>
      <w:r w:rsidR="00B80E3D" w:rsidRPr="00903DBA">
        <w:rPr>
          <w:highlight w:val="white"/>
        </w:rPr>
        <w:t>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4E149DD4" w:rsidR="00B80E3D" w:rsidRPr="00903DBA" w:rsidRDefault="00B80E3D" w:rsidP="00B80E3D">
      <w:pPr>
        <w:rPr>
          <w:highlight w:val="white"/>
        </w:rPr>
      </w:pPr>
      <w:r w:rsidRPr="00903DBA">
        <w:rPr>
          <w:highlight w:val="white"/>
        </w:rPr>
        <w:t xml:space="preserve">If there is no non-overlapping </w:t>
      </w:r>
      <w:r w:rsidR="00332ADA" w:rsidRPr="00903DBA">
        <w:rPr>
          <w:highlight w:val="white"/>
        </w:rPr>
        <w:t>register,</w:t>
      </w:r>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3CDA52FB"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243F05">
        <w:rPr>
          <w:highlight w:val="white"/>
        </w:rPr>
        <w:t>variadic</w:t>
      </w:r>
      <w:r w:rsidR="00243F05" w:rsidRPr="00903DBA">
        <w:rPr>
          <w:highlight w:val="white"/>
        </w:rPr>
        <w:t xml:space="preserve"> </w:t>
      </w:r>
      <w:r w:rsidR="00B10950" w:rsidRPr="00903DBA">
        <w:rPr>
          <w:highlight w:val="white"/>
        </w:rPr>
        <w:t xml:space="preserve">frame register in case of an auto or </w:t>
      </w:r>
      <w:r w:rsidR="00B10950" w:rsidRPr="00903DBA">
        <w:rPr>
          <w:highlight w:val="white"/>
        </w:rPr>
        <w:lastRenderedPageBreak/>
        <w:t>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248C90C1"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xml:space="preserve">, we load the value of the symbol into the register. The base is the symbol’s unique name if it is extern or static, and the regular or </w:t>
      </w:r>
      <w:r w:rsidR="00243F05">
        <w:rPr>
          <w:highlight w:val="white"/>
        </w:rPr>
        <w:t>variadic</w:t>
      </w:r>
      <w:r w:rsidR="00243F05" w:rsidRPr="00903DBA">
        <w:rPr>
          <w:highlight w:val="white"/>
        </w:rPr>
        <w:t xml:space="preserve"> </w:t>
      </w:r>
      <w:r w:rsidRPr="00903DBA">
        <w:rPr>
          <w:highlight w:val="white"/>
        </w:rPr>
        <w:t>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7D4C61B1"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 xml:space="preserve">the regular or </w:t>
      </w:r>
      <w:r w:rsidR="004A5B68">
        <w:rPr>
          <w:highlight w:val="white"/>
        </w:rPr>
        <w:t>variadic</w:t>
      </w:r>
      <w:r w:rsidRPr="00903DBA">
        <w:rPr>
          <w:highlight w:val="white"/>
        </w:rPr>
        <w:t xml:space="preserve"> frame pointer</w:t>
      </w:r>
      <w:r w:rsidR="001A7ED9" w:rsidRPr="00903DBA">
        <w:rPr>
          <w:highlight w:val="white"/>
        </w:rPr>
        <w:t xml:space="preserve"> in case of a parameter or local variable.</w:t>
      </w:r>
    </w:p>
    <w:p w14:paraId="7B4E033F" w14:textId="7A5F58BF"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w:t>
      </w:r>
      <w:r w:rsidR="004A5B68">
        <w:rPr>
          <w:highlight w:val="white"/>
        </w:rPr>
        <w:t>variadic</w:t>
      </w:r>
      <w:r w:rsidR="00F31AFE" w:rsidRPr="00903DBA">
        <w:rPr>
          <w:highlight w:val="white"/>
        </w:rPr>
        <w:t xml:space="preserve">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lastRenderedPageBreak/>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30AD14F2"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w:t>
      </w:r>
      <w:r w:rsidR="0016674F">
        <w:rPr>
          <w:highlight w:val="white"/>
        </w:rPr>
        <w:t>variadic frame pointer</w:t>
      </w:r>
      <w:r w:rsidR="00A77564" w:rsidRPr="00903DBA">
        <w:rPr>
          <w:highlight w:val="white"/>
        </w:rPr>
        <w:t xml:space="preserve">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52BCB033" w:rsidR="003734EF" w:rsidRPr="00903DBA" w:rsidRDefault="003734EF" w:rsidP="003734EF">
      <w:pPr>
        <w:pStyle w:val="Code"/>
        <w:rPr>
          <w:highlight w:val="white"/>
        </w:rPr>
      </w:pPr>
      <w:r w:rsidRPr="00903DBA">
        <w:rPr>
          <w:highlight w:val="white"/>
        </w:rPr>
        <w:t xml:space="preserve">                        RegisterAllocator.</w:t>
      </w:r>
      <w:r w:rsidR="00990FE6">
        <w:rPr>
          <w:highlight w:val="white"/>
        </w:rPr>
        <w:t>VariadicFunctionPointerRegisterSet</w:t>
      </w:r>
      <w:r w:rsidRPr="00903DBA">
        <w:rPr>
          <w:highlight w:val="white"/>
        </w:rPr>
        <w:t>.</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lastRenderedPageBreak/>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530" w:name="_Toc59126251"/>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530"/>
    </w:p>
    <w:p w14:paraId="2C5AA6DF" w14:textId="47C74C91"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 xml:space="preserve">regular frame pointer and </w:t>
      </w:r>
      <w:r w:rsidR="004A5B68">
        <w:rPr>
          <w:highlight w:val="white"/>
        </w:rPr>
        <w:t>variadic</w:t>
      </w:r>
      <w:r w:rsidR="00B14BFC" w:rsidRPr="00903DBA">
        <w:rPr>
          <w:highlight w:val="white"/>
        </w:rPr>
        <w:t xml:space="preserve">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44F7C296" w:rsidR="00476FE6" w:rsidRPr="00903DBA" w:rsidRDefault="00476FE6" w:rsidP="00476FE6">
      <w:pPr>
        <w:pStyle w:val="Code"/>
        <w:rPr>
          <w:highlight w:val="white"/>
        </w:rPr>
      </w:pPr>
      <w:r w:rsidRPr="00903DBA">
        <w:rPr>
          <w:highlight w:val="white"/>
        </w:rPr>
        <w:t xml:space="preserve">        AddAssemblyCode(AssemblyOperator.cmp, AssemblyCode.</w:t>
      </w:r>
      <w:r w:rsidR="00861418">
        <w:rPr>
          <w:highlight w:val="white"/>
        </w:rPr>
        <w:t>RegularFrameRegister</w:t>
      </w:r>
      <w:r w:rsidRPr="00903DBA">
        <w:rPr>
          <w:highlight w:val="white"/>
        </w:rPr>
        <w:t>,</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02F03B0"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 xml:space="preserve">the frame and </w:t>
      </w:r>
      <w:r w:rsidR="00D47EB7">
        <w:rPr>
          <w:highlight w:val="white"/>
        </w:rPr>
        <w:t>variadic</w:t>
      </w:r>
      <w:r w:rsidR="002B7057" w:rsidRPr="00903DBA">
        <w:rPr>
          <w:highlight w:val="white"/>
        </w:rPr>
        <w:t xml:space="preserv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lastRenderedPageBreak/>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043947C4"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1669D95D" w14:textId="77777777" w:rsidR="006218C1" w:rsidRDefault="00C953A1" w:rsidP="00C953A1">
      <w:pPr>
        <w:pStyle w:val="Code"/>
        <w:rPr>
          <w:highlight w:val="white"/>
        </w:rPr>
      </w:pPr>
      <w:r w:rsidRPr="00903DBA">
        <w:rPr>
          <w:highlight w:val="white"/>
        </w:rPr>
        <w:t xml:space="preserve">      AddAssemblyCode(AssemblyOperator.mov,</w:t>
      </w:r>
    </w:p>
    <w:p w14:paraId="513C69F6" w14:textId="3B4ED72E" w:rsidR="00C953A1" w:rsidRPr="00903DBA" w:rsidRDefault="006218C1" w:rsidP="00C953A1">
      <w:pPr>
        <w:pStyle w:val="Code"/>
        <w:rPr>
          <w:highlight w:val="white"/>
        </w:rPr>
      </w:pPr>
      <w:r>
        <w:rPr>
          <w:highlight w:val="white"/>
        </w:rPr>
        <w:t xml:space="preserve">                     </w:t>
      </w:r>
      <w:r w:rsidR="00C953A1" w:rsidRPr="00903DBA">
        <w:rPr>
          <w:highlight w:val="white"/>
        </w:rPr>
        <w:t xml:space="preserve"> AssemblyCode.</w:t>
      </w:r>
      <w:r w:rsidR="00861418">
        <w:rPr>
          <w:highlight w:val="white"/>
        </w:rPr>
        <w:t>VariadicFrameRegister</w:t>
      </w:r>
      <w:r w:rsidR="00C953A1" w:rsidRPr="00903DBA">
        <w:rPr>
          <w:highlight w:val="white"/>
        </w:rPr>
        <w:t>,</w:t>
      </w:r>
    </w:p>
    <w:p w14:paraId="15B9DBC2" w14:textId="4D289ABE"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6306FB4" w14:textId="33B0CA58" w:rsidR="00C953A1" w:rsidRPr="00903DBA" w:rsidRDefault="00C953A1" w:rsidP="00C953A1">
      <w:pPr>
        <w:pStyle w:val="Code"/>
        <w:rPr>
          <w:highlight w:val="white"/>
        </w:rPr>
      </w:pPr>
      <w:r w:rsidRPr="00903DBA">
        <w:rPr>
          <w:highlight w:val="white"/>
        </w:rPr>
        <w:t xml:space="preserve">                      SymbolTable.</w:t>
      </w:r>
      <w:r w:rsidR="00D459C3">
        <w:rPr>
          <w:highlight w:val="white"/>
        </w:rPr>
        <w:t>VariadicFrameOffset</w:t>
      </w:r>
      <w:r w:rsidRPr="00903DBA">
        <w:rPr>
          <w:highlight w:val="white"/>
        </w:rPr>
        <w:t>);</w:t>
      </w:r>
    </w:p>
    <w:p w14:paraId="5B3A1824" w14:textId="1073DE03" w:rsidR="00C953A1" w:rsidRPr="00903DBA" w:rsidRDefault="00C953A1" w:rsidP="00C953A1">
      <w:pPr>
        <w:pStyle w:val="Code"/>
        <w:rPr>
          <w:highlight w:val="white"/>
        </w:rPr>
      </w:pPr>
      <w:r w:rsidRPr="00903DBA">
        <w:rPr>
          <w:highlight w:val="white"/>
        </w:rPr>
        <w:t xml:space="preserve">      AddAssemblyCode(AssemblyOperator.mov, AssemblyCode.</w:t>
      </w:r>
      <w:r w:rsidR="00861418">
        <w:rPr>
          <w:highlight w:val="white"/>
        </w:rPr>
        <w:t>RegularFrameRegister</w:t>
      </w:r>
      <w:r w:rsidRPr="00903DBA">
        <w:rPr>
          <w:highlight w:val="white"/>
        </w:rPr>
        <w:t>,</w:t>
      </w:r>
    </w:p>
    <w:p w14:paraId="5EBD0F6B" w14:textId="7AB1A53E"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lastRenderedPageBreak/>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3712D0F0" w:rsidR="00710964" w:rsidRPr="00903DBA" w:rsidRDefault="00734CAC" w:rsidP="00734CAC">
      <w:pPr>
        <w:rPr>
          <w:highlight w:val="white"/>
        </w:rPr>
      </w:pPr>
      <w:r>
        <w:rPr>
          <w:highlight w:val="white"/>
        </w:rPr>
        <w:t xml:space="preserve">The code for the Windows envisonment is described in Chapter </w:t>
      </w:r>
      <w:r>
        <w:rPr>
          <w:highlight w:val="white"/>
        </w:rPr>
        <w:fldChar w:fldCharType="begin"/>
      </w:r>
      <w:r>
        <w:rPr>
          <w:highlight w:val="white"/>
        </w:rPr>
        <w:instrText xml:space="preserve"> REF _Ref54009755 \r \h </w:instrText>
      </w:r>
      <w:r>
        <w:rPr>
          <w:highlight w:val="white"/>
        </w:rPr>
      </w:r>
      <w:r>
        <w:rPr>
          <w:highlight w:val="white"/>
        </w:rPr>
        <w:fldChar w:fldCharType="separate"/>
      </w:r>
      <w:r w:rsidR="00461860">
        <w:rPr>
          <w:highlight w:val="white"/>
        </w:rPr>
        <w:t>13</w:t>
      </w:r>
      <w:r>
        <w:rPr>
          <w:highlight w:val="white"/>
        </w:rPr>
        <w:fldChar w:fldCharType="end"/>
      </w:r>
      <w:r>
        <w:rPr>
          <w:highlight w:val="white"/>
        </w:rPr>
        <w:t>.</w:t>
      </w: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499E3A07" w:rsidR="00153408" w:rsidRPr="00903DBA" w:rsidRDefault="00153408" w:rsidP="00153408">
      <w:pPr>
        <w:pStyle w:val="Rubrik3"/>
        <w:rPr>
          <w:highlight w:val="white"/>
        </w:rPr>
      </w:pPr>
      <w:bookmarkStart w:id="531" w:name="_Toc59126252"/>
      <w:r w:rsidRPr="00903DBA">
        <w:rPr>
          <w:highlight w:val="white"/>
        </w:rPr>
        <w:t>Load and Inspect Registers</w:t>
      </w:r>
      <w:bookmarkEnd w:id="531"/>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lastRenderedPageBreak/>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532" w:name="_Toc59126253"/>
      <w:r w:rsidRPr="00903DBA">
        <w:rPr>
          <w:highlight w:val="white"/>
        </w:rPr>
        <w:t>Initialization</w:t>
      </w:r>
      <w:bookmarkEnd w:id="532"/>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134C3FB7" w14:textId="23FE353E" w:rsidR="00BB28B4" w:rsidRPr="00903DBA" w:rsidRDefault="00BB28B4" w:rsidP="00BB28B4">
      <w:pPr>
        <w:pStyle w:val="Code"/>
        <w:rPr>
          <w:highlight w:val="white"/>
        </w:rPr>
      </w:pPr>
      <w:r w:rsidRPr="00903DBA">
        <w:rPr>
          <w:highlight w:val="white"/>
        </w:rPr>
        <w:t xml:space="preserve">        int offset = staticAddress.Offset;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69298788"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w:t>
      </w:r>
      <w:r w:rsidR="00806C87" w:rsidRPr="00A23922">
        <w:rPr>
          <w:rStyle w:val="KeyWord0"/>
          <w:highlight w:val="white"/>
        </w:rPr>
        <w:t>Initializer</w:t>
      </w:r>
      <w:r w:rsidR="00806C87" w:rsidRPr="00903DBA">
        <w:rPr>
          <w:highlight w:val="white"/>
        </w:rPr>
        <w:t xml:space="preserve">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lastRenderedPageBreak/>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533" w:name="_Toc59126254"/>
      <w:r w:rsidRPr="00903DBA">
        <w:rPr>
          <w:highlight w:val="white"/>
        </w:rPr>
        <w:t>Integral Multipl</w:t>
      </w:r>
      <w:r w:rsidR="00285456" w:rsidRPr="00903DBA">
        <w:rPr>
          <w:highlight w:val="white"/>
        </w:rPr>
        <w:t>i</w:t>
      </w:r>
      <w:r w:rsidRPr="00903DBA">
        <w:rPr>
          <w:highlight w:val="white"/>
        </w:rPr>
        <w:t>cation, Division, and Modulo</w:t>
      </w:r>
      <w:bookmarkEnd w:id="533"/>
    </w:p>
    <w:p w14:paraId="3263741B" w14:textId="6DEFCE35"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w:t>
      </w:r>
      <w:r w:rsidR="00FB43BB">
        <w:rPr>
          <w:highlight w:val="white"/>
        </w:rPr>
        <w:t xml:space="preserve"> the</w:t>
      </w:r>
      <w:r w:rsidR="00CA22DE" w:rsidRPr="00903DBA">
        <w:rPr>
          <w:highlight w:val="white"/>
        </w:rPr>
        <w:t xml:space="preserve"> left </w:t>
      </w:r>
      <w:r w:rsidR="00FB43BB">
        <w:rPr>
          <w:highlight w:val="white"/>
        </w:rPr>
        <w:t>operand</w:t>
      </w:r>
      <w:r w:rsidR="00CA22DE" w:rsidRPr="00903DBA">
        <w:rPr>
          <w:highlight w:val="white"/>
        </w:rPr>
        <w:t xml:space="preserve"> is always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5AEC">
      <w:pPr>
        <w:rPr>
          <w:highlight w:val="white"/>
        </w:rPr>
      </w:pPr>
      <w:r w:rsidRPr="00903DBA">
        <w:rPr>
          <w:highlight w:val="white"/>
        </w:rPr>
        <w:t>The register where we store the value of the left symbol.</w:t>
      </w:r>
    </w:p>
    <w:p w14:paraId="0D518EBD" w14:textId="0857A773" w:rsidR="007D47EF" w:rsidRPr="00903DBA" w:rsidRDefault="007D47EF" w:rsidP="007C5AEC">
      <w:pPr>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5AEC">
      <w:p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7C5AEC">
      <w:p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65001450"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w:t>
      </w:r>
      <w:r w:rsidR="00C97A95">
        <w:rPr>
          <w:highlight w:val="white"/>
        </w:rPr>
        <w:t>are</w:t>
      </w:r>
      <w:r w:rsidR="00185DFA" w:rsidRPr="00903DBA">
        <w:rPr>
          <w:highlight w:val="white"/>
        </w:rPr>
        <w:t xml:space="preserve">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lastRenderedPageBreak/>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534" w:name="_Toc59126255"/>
      <w:r w:rsidRPr="00903DBA">
        <w:rPr>
          <w:highlight w:val="white"/>
        </w:rPr>
        <w:lastRenderedPageBreak/>
        <w:t>Integral Assignment and Parameters</w:t>
      </w:r>
      <w:bookmarkEnd w:id="534"/>
    </w:p>
    <w:p w14:paraId="489A73CF" w14:textId="678A0C63"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w:t>
      </w:r>
      <w:r w:rsidR="007058A9">
        <w:rPr>
          <w:highlight w:val="white"/>
        </w:rPr>
        <w:t>method generates</w:t>
      </w:r>
      <w:r w:rsidRPr="00903DBA">
        <w:rPr>
          <w:highlight w:val="white"/>
        </w:rPr>
        <w:t xml:space="preserve"> code </w:t>
      </w:r>
      <w:r w:rsidR="007058A9">
        <w:rPr>
          <w:highlight w:val="white"/>
        </w:rPr>
        <w:t xml:space="preserve">for </w:t>
      </w:r>
      <w:r w:rsidRPr="00903DBA">
        <w:rPr>
          <w:highlight w:val="white"/>
        </w:rPr>
        <w:t>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0B5963B"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called by </w:t>
      </w:r>
      <w:r w:rsidRPr="00903DBA">
        <w:rPr>
          <w:rStyle w:val="KeyWord0"/>
          <w:highlight w:val="white"/>
        </w:rPr>
        <w:t>IntegralAssign</w:t>
      </w:r>
      <w:r w:rsidR="003B525C">
        <w:rPr>
          <w:highlight w:val="white"/>
        </w:rPr>
        <w:t xml:space="preserve"> and</w:t>
      </w:r>
      <w:r w:rsidRPr="00903DBA">
        <w:rPr>
          <w:highlight w:val="white"/>
        </w:rPr>
        <w:t xml:space="preserve"> </w:t>
      </w:r>
      <w:r w:rsidRPr="00903DBA">
        <w:rPr>
          <w:rStyle w:val="KeyWord0"/>
          <w:highlight w:val="white"/>
        </w:rPr>
        <w:t>IntegralParameter</w:t>
      </w:r>
      <w:r w:rsidRPr="00903DBA">
        <w:rPr>
          <w:highlight w:val="white"/>
        </w:rPr>
        <w:t xml:space="preserve">.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3CC0D2F5"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A3CC49A" w:rsidR="002F73EF" w:rsidRPr="00903DBA" w:rsidRDefault="002F73EF" w:rsidP="002F73EF">
      <w:pPr>
        <w:rPr>
          <w:highlight w:val="white"/>
        </w:rPr>
      </w:pPr>
      <w:r w:rsidRPr="00903DBA">
        <w:rPr>
          <w:highlight w:val="white"/>
        </w:rPr>
        <w:t xml:space="preserve">If the assignment symbol is stored in the track map, </w:t>
      </w:r>
      <w:r w:rsidR="007C0D04">
        <w:rPr>
          <w:highlight w:val="white"/>
        </w:rPr>
        <w:t>it</w:t>
      </w:r>
      <w:r w:rsidRPr="00903DBA">
        <w:rPr>
          <w:highlight w:val="white"/>
        </w:rPr>
        <w:t xml:space="preserve"> means that we assign the true expression of the conditional expression, we start by copying its track to the assignment track. Then we add the assignment track to the track map.</w:t>
      </w:r>
    </w:p>
    <w:p w14:paraId="10A7D3D9" w14:textId="6AE3E347" w:rsidR="002F73EF" w:rsidRPr="00903DBA" w:rsidRDefault="002F73EF" w:rsidP="002F73EF">
      <w:pPr>
        <w:rPr>
          <w:highlight w:val="white"/>
        </w:rPr>
      </w:pPr>
      <w:r w:rsidRPr="00903DBA">
        <w:rPr>
          <w:highlight w:val="white"/>
        </w:rPr>
        <w:t>If the assignment symbol is not stored in the track map,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12501CE8"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r w:rsidR="0095571B">
        <w:rPr>
          <w:highlight w:val="white"/>
        </w:rPr>
        <w:t>its</w:t>
      </w:r>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lastRenderedPageBreak/>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7D42C3" w:rsidRDefault="00546EB3" w:rsidP="007D42C3">
      <w:pPr>
        <w:pStyle w:val="Code"/>
        <w:rPr>
          <w:highlight w:val="white"/>
        </w:rPr>
      </w:pPr>
      <w:r w:rsidRPr="007D42C3">
        <w:rPr>
          <w:highlight w:val="white"/>
        </w:rPr>
        <w:t xml:space="preserve">        else {</w:t>
      </w:r>
    </w:p>
    <w:p w14:paraId="18635BA0" w14:textId="77777777" w:rsidR="00546EB3" w:rsidRPr="007D42C3" w:rsidRDefault="00546EB3" w:rsidP="007D42C3">
      <w:pPr>
        <w:pStyle w:val="Code"/>
        <w:rPr>
          <w:highlight w:val="white"/>
        </w:rPr>
      </w:pPr>
      <w:r w:rsidRPr="007D42C3">
        <w:rPr>
          <w:highlight w:val="white"/>
        </w:rPr>
        <w:t xml:space="preserve">          AddAssemblyCode(AssemblyOperator.mov, resultTrack,</w:t>
      </w:r>
    </w:p>
    <w:p w14:paraId="36BEC119" w14:textId="77777777" w:rsidR="00546EB3" w:rsidRPr="007D42C3" w:rsidRDefault="00546EB3" w:rsidP="007D42C3">
      <w:pPr>
        <w:pStyle w:val="Code"/>
        <w:rPr>
          <w:highlight w:val="white"/>
        </w:rPr>
      </w:pPr>
      <w:r w:rsidRPr="007D42C3">
        <w:rPr>
          <w:highlight w:val="white"/>
        </w:rPr>
        <w:t xml:space="preserve">                          Base(assignSymbol), Offset(assignSymbol));</w:t>
      </w:r>
    </w:p>
    <w:p w14:paraId="4F02A9DB" w14:textId="77777777" w:rsidR="00546EB3" w:rsidRPr="007D42C3" w:rsidRDefault="00546EB3" w:rsidP="007D42C3">
      <w:pPr>
        <w:pStyle w:val="Code"/>
        <w:rPr>
          <w:highlight w:val="white"/>
        </w:rPr>
      </w:pPr>
      <w:r w:rsidRPr="007D42C3">
        <w:rPr>
          <w:highlight w:val="white"/>
        </w:rPr>
        <w:t xml:space="preserve">        }</w:t>
      </w:r>
    </w:p>
    <w:p w14:paraId="343B253B" w14:textId="77777777" w:rsidR="00546EB3" w:rsidRPr="007D42C3" w:rsidRDefault="00546EB3" w:rsidP="007D42C3">
      <w:pPr>
        <w:pStyle w:val="Code"/>
        <w:rPr>
          <w:highlight w:val="white"/>
        </w:rPr>
      </w:pPr>
      <w:r w:rsidRPr="007D42C3">
        <w:rPr>
          <w:highlight w:val="white"/>
        </w:rPr>
        <w:t xml:space="preserve">      }</w:t>
      </w:r>
    </w:p>
    <w:p w14:paraId="7DC03A9C" w14:textId="77777777" w:rsidR="007D42C3" w:rsidRPr="007D42C3" w:rsidRDefault="007D42C3" w:rsidP="007D42C3">
      <w:pPr>
        <w:pStyle w:val="Code"/>
        <w:rPr>
          <w:highlight w:val="white"/>
        </w:rPr>
      </w:pPr>
      <w:r w:rsidRPr="007D42C3">
        <w:rPr>
          <w:highlight w:val="white"/>
        </w:rPr>
        <w:t xml:space="preserve">      else {</w:t>
      </w:r>
    </w:p>
    <w:p w14:paraId="529571D3" w14:textId="77777777" w:rsidR="007D42C3" w:rsidRPr="007D42C3" w:rsidRDefault="007D42C3" w:rsidP="007D42C3">
      <w:pPr>
        <w:pStyle w:val="Code"/>
        <w:rPr>
          <w:highlight w:val="white"/>
        </w:rPr>
      </w:pPr>
      <w:r w:rsidRPr="007D42C3">
        <w:rPr>
          <w:highlight w:val="white"/>
        </w:rPr>
        <w:t xml:space="preserve">        if (assignTrack != null) {</w:t>
      </w:r>
    </w:p>
    <w:p w14:paraId="4A3C8EEF"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0443427" w14:textId="77777777" w:rsidR="007D42C3" w:rsidRPr="007D42C3" w:rsidRDefault="007D42C3" w:rsidP="007D42C3">
      <w:pPr>
        <w:pStyle w:val="Code"/>
        <w:rPr>
          <w:highlight w:val="white"/>
        </w:rPr>
      </w:pPr>
      <w:r w:rsidRPr="007D42C3">
        <w:rPr>
          <w:highlight w:val="white"/>
        </w:rPr>
        <w:t xml:space="preserve">                          Offset(resultSymbol), assignTrack);</w:t>
      </w:r>
    </w:p>
    <w:p w14:paraId="23918107" w14:textId="77777777" w:rsidR="007D42C3" w:rsidRPr="007D42C3" w:rsidRDefault="007D42C3" w:rsidP="007D42C3">
      <w:pPr>
        <w:pStyle w:val="Code"/>
        <w:rPr>
          <w:highlight w:val="white"/>
        </w:rPr>
      </w:pPr>
      <w:r w:rsidRPr="007D42C3">
        <w:rPr>
          <w:highlight w:val="white"/>
        </w:rPr>
        <w:t xml:space="preserve">          m_trackMap.Remove(assignSymbol);</w:t>
      </w:r>
    </w:p>
    <w:p w14:paraId="200FC09D" w14:textId="77777777" w:rsidR="007D42C3" w:rsidRPr="007D42C3" w:rsidRDefault="007D42C3" w:rsidP="007D42C3">
      <w:pPr>
        <w:pStyle w:val="Code"/>
        <w:rPr>
          <w:highlight w:val="white"/>
        </w:rPr>
      </w:pPr>
      <w:r w:rsidRPr="007D42C3">
        <w:rPr>
          <w:highlight w:val="white"/>
        </w:rPr>
        <w:t xml:space="preserve">        }</w:t>
      </w:r>
    </w:p>
    <w:p w14:paraId="175CFD10" w14:textId="77777777" w:rsidR="007D42C3" w:rsidRPr="007D42C3" w:rsidRDefault="007D42C3" w:rsidP="007D42C3">
      <w:pPr>
        <w:pStyle w:val="Code"/>
        <w:rPr>
          <w:highlight w:val="white"/>
        </w:rPr>
      </w:pPr>
      <w:r w:rsidRPr="007D42C3">
        <w:rPr>
          <w:highlight w:val="white"/>
        </w:rPr>
        <w:t xml:space="preserve">        else if (assignSymbol.Value is BigInteger) {</w:t>
      </w:r>
    </w:p>
    <w:p w14:paraId="656500DD" w14:textId="77777777" w:rsidR="007D42C3" w:rsidRPr="007D42C3" w:rsidRDefault="007D42C3" w:rsidP="007D42C3">
      <w:pPr>
        <w:pStyle w:val="Code"/>
        <w:rPr>
          <w:highlight w:val="white"/>
        </w:rPr>
      </w:pPr>
      <w:r w:rsidRPr="007D42C3">
        <w:rPr>
          <w:highlight w:val="white"/>
        </w:rPr>
        <w:t xml:space="preserve">          BigInteger bigValue = (BigInteger) assignSymbol.Value;</w:t>
      </w:r>
    </w:p>
    <w:p w14:paraId="6EDF0502" w14:textId="77777777" w:rsidR="007D42C3" w:rsidRPr="007D42C3" w:rsidRDefault="007D42C3" w:rsidP="007D42C3">
      <w:pPr>
        <w:pStyle w:val="Code"/>
        <w:rPr>
          <w:highlight w:val="white"/>
        </w:rPr>
      </w:pPr>
      <w:r w:rsidRPr="007D42C3">
        <w:rPr>
          <w:highlight w:val="white"/>
        </w:rPr>
        <w:t xml:space="preserve">          if (Start.Linux &amp;&amp;</w:t>
      </w:r>
    </w:p>
    <w:p w14:paraId="7CD01F0D" w14:textId="77777777" w:rsidR="007D42C3" w:rsidRPr="007D42C3" w:rsidRDefault="007D42C3" w:rsidP="007D42C3">
      <w:pPr>
        <w:pStyle w:val="Code"/>
        <w:rPr>
          <w:highlight w:val="white"/>
        </w:rPr>
      </w:pPr>
      <w:r w:rsidRPr="007D42C3">
        <w:rPr>
          <w:highlight w:val="white"/>
        </w:rPr>
        <w:t xml:space="preserve">              !((-2147483648 &lt;= bigValue) &amp;&amp; (bigValue &lt;= 2147483647))) {</w:t>
      </w:r>
    </w:p>
    <w:p w14:paraId="57442357" w14:textId="77777777" w:rsidR="007D42C3" w:rsidRPr="007D42C3" w:rsidRDefault="007D42C3" w:rsidP="007D42C3">
      <w:pPr>
        <w:pStyle w:val="Code"/>
        <w:rPr>
          <w:highlight w:val="white"/>
        </w:rPr>
      </w:pPr>
      <w:r w:rsidRPr="007D42C3">
        <w:rPr>
          <w:highlight w:val="white"/>
        </w:rPr>
        <w:t xml:space="preserve">            assignTrack = new Track(assignSymbol);</w:t>
      </w:r>
    </w:p>
    <w:p w14:paraId="39C2D32A" w14:textId="77777777" w:rsidR="007D42C3" w:rsidRPr="007D42C3" w:rsidRDefault="007D42C3" w:rsidP="007D42C3">
      <w:pPr>
        <w:pStyle w:val="Code"/>
        <w:rPr>
          <w:highlight w:val="white"/>
        </w:rPr>
      </w:pPr>
      <w:r w:rsidRPr="007D42C3">
        <w:rPr>
          <w:highlight w:val="white"/>
        </w:rPr>
        <w:t xml:space="preserve">            AddAssemblyCode(AssemblyOperator.mov, assignTrack,</w:t>
      </w:r>
    </w:p>
    <w:p w14:paraId="6C0CB6EA" w14:textId="648F8848" w:rsidR="007D42C3" w:rsidRPr="007D42C3" w:rsidRDefault="007D42C3" w:rsidP="007D42C3">
      <w:pPr>
        <w:pStyle w:val="Code"/>
        <w:rPr>
          <w:highlight w:val="white"/>
        </w:rPr>
      </w:pPr>
      <w:r w:rsidRPr="007D42C3">
        <w:rPr>
          <w:highlight w:val="white"/>
        </w:rPr>
        <w:t xml:space="preserve">                            assignSymbol.Value);</w:t>
      </w:r>
    </w:p>
    <w:p w14:paraId="3ED227F1"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F5328FC" w14:textId="77777777" w:rsidR="007D42C3" w:rsidRPr="007D42C3" w:rsidRDefault="007D42C3" w:rsidP="007D42C3">
      <w:pPr>
        <w:pStyle w:val="Code"/>
        <w:rPr>
          <w:highlight w:val="white"/>
        </w:rPr>
      </w:pPr>
      <w:r w:rsidRPr="007D42C3">
        <w:rPr>
          <w:highlight w:val="white"/>
        </w:rPr>
        <w:t xml:space="preserve">                            Offset(resultSymbol), assignTrack);</w:t>
      </w:r>
    </w:p>
    <w:p w14:paraId="54581C9E" w14:textId="77777777" w:rsidR="007D42C3" w:rsidRPr="007D42C3" w:rsidRDefault="007D42C3" w:rsidP="007D42C3">
      <w:pPr>
        <w:pStyle w:val="Code"/>
        <w:rPr>
          <w:highlight w:val="white"/>
        </w:rPr>
      </w:pPr>
      <w:r w:rsidRPr="007D42C3">
        <w:rPr>
          <w:highlight w:val="white"/>
        </w:rPr>
        <w:t xml:space="preserve">          }</w:t>
      </w:r>
    </w:p>
    <w:p w14:paraId="534EC7C4" w14:textId="77777777" w:rsidR="007D42C3" w:rsidRPr="007D42C3" w:rsidRDefault="007D42C3" w:rsidP="007D42C3">
      <w:pPr>
        <w:pStyle w:val="Code"/>
        <w:rPr>
          <w:highlight w:val="white"/>
        </w:rPr>
      </w:pPr>
      <w:r w:rsidRPr="007D42C3">
        <w:rPr>
          <w:highlight w:val="white"/>
        </w:rPr>
        <w:t xml:space="preserve">          else {</w:t>
      </w:r>
    </w:p>
    <w:p w14:paraId="1052996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5C901F37" w14:textId="77777777" w:rsidR="007D42C3" w:rsidRPr="007D42C3" w:rsidRDefault="007D42C3" w:rsidP="007D42C3">
      <w:pPr>
        <w:pStyle w:val="Code"/>
        <w:rPr>
          <w:highlight w:val="white"/>
        </w:rPr>
      </w:pPr>
      <w:r w:rsidRPr="007D42C3">
        <w:rPr>
          <w:highlight w:val="white"/>
        </w:rPr>
        <w:t xml:space="preserve">                            Offset(resultSymbol), assignSymbol.Value,</w:t>
      </w:r>
    </w:p>
    <w:p w14:paraId="4BD3A6CF" w14:textId="1EF32B1E" w:rsidR="007D42C3" w:rsidRPr="007D42C3" w:rsidRDefault="007D42C3" w:rsidP="007D42C3">
      <w:pPr>
        <w:pStyle w:val="Code"/>
        <w:rPr>
          <w:highlight w:val="white"/>
        </w:rPr>
      </w:pPr>
      <w:r w:rsidRPr="007D42C3">
        <w:rPr>
          <w:highlight w:val="white"/>
        </w:rPr>
        <w:t xml:space="preserve">                            typeSize);</w:t>
      </w:r>
    </w:p>
    <w:p w14:paraId="11B33B5A" w14:textId="77777777" w:rsidR="007D42C3" w:rsidRPr="007D42C3" w:rsidRDefault="007D42C3" w:rsidP="007D42C3">
      <w:pPr>
        <w:pStyle w:val="Code"/>
        <w:rPr>
          <w:highlight w:val="white"/>
        </w:rPr>
      </w:pPr>
      <w:r w:rsidRPr="007D42C3">
        <w:rPr>
          <w:highlight w:val="white"/>
        </w:rPr>
        <w:t xml:space="preserve">          }</w:t>
      </w:r>
    </w:p>
    <w:p w14:paraId="23F8B19B" w14:textId="77777777" w:rsidR="007D42C3" w:rsidRPr="007D42C3" w:rsidRDefault="007D42C3" w:rsidP="007D42C3">
      <w:pPr>
        <w:pStyle w:val="Code"/>
        <w:rPr>
          <w:highlight w:val="white"/>
        </w:rPr>
      </w:pPr>
      <w:r w:rsidRPr="007D42C3">
        <w:rPr>
          <w:highlight w:val="white"/>
        </w:rPr>
        <w:t xml:space="preserve">        }</w:t>
      </w:r>
    </w:p>
    <w:p w14:paraId="16C24CD8" w14:textId="77777777" w:rsidR="007D42C3" w:rsidRPr="007D42C3" w:rsidRDefault="007D42C3" w:rsidP="007D42C3">
      <w:pPr>
        <w:pStyle w:val="Code"/>
        <w:rPr>
          <w:highlight w:val="white"/>
        </w:rPr>
      </w:pPr>
      <w:r w:rsidRPr="007D42C3">
        <w:rPr>
          <w:highlight w:val="white"/>
        </w:rPr>
        <w:t xml:space="preserve">        else if (assignSymbol.Type.IsArrayFunctionOrString() ||</w:t>
      </w:r>
    </w:p>
    <w:p w14:paraId="370AC386" w14:textId="77777777" w:rsidR="007D42C3" w:rsidRPr="007D42C3" w:rsidRDefault="007D42C3" w:rsidP="007D42C3">
      <w:pPr>
        <w:pStyle w:val="Code"/>
        <w:rPr>
          <w:highlight w:val="white"/>
        </w:rPr>
      </w:pPr>
      <w:r w:rsidRPr="007D42C3">
        <w:rPr>
          <w:highlight w:val="white"/>
        </w:rPr>
        <w:t xml:space="preserve">                 (assignSymbol.Value is StaticAddress)) {</w:t>
      </w:r>
    </w:p>
    <w:p w14:paraId="32FBC957" w14:textId="77777777" w:rsidR="007D42C3" w:rsidRPr="007D42C3" w:rsidRDefault="007D42C3" w:rsidP="007D42C3">
      <w:pPr>
        <w:pStyle w:val="Code"/>
        <w:rPr>
          <w:highlight w:val="white"/>
        </w:rPr>
      </w:pPr>
      <w:r w:rsidRPr="007D42C3">
        <w:rPr>
          <w:highlight w:val="white"/>
        </w:rPr>
        <w:t xml:space="preserve">          if (assignSymbol.AddressSymbol != null) {</w:t>
      </w:r>
    </w:p>
    <w:p w14:paraId="662D24A6" w14:textId="77777777" w:rsidR="007D42C3" w:rsidRPr="007D42C3" w:rsidRDefault="007D42C3" w:rsidP="007D42C3">
      <w:pPr>
        <w:pStyle w:val="Code"/>
        <w:rPr>
          <w:highlight w:val="white"/>
        </w:rPr>
      </w:pPr>
      <w:r w:rsidRPr="007D42C3">
        <w:rPr>
          <w:highlight w:val="white"/>
        </w:rPr>
        <w:t xml:space="preserve">            Track addressTrack =</w:t>
      </w:r>
    </w:p>
    <w:p w14:paraId="0067EA66" w14:textId="781C57A7" w:rsidR="007D42C3" w:rsidRPr="007D42C3" w:rsidRDefault="007D42C3" w:rsidP="007D42C3">
      <w:pPr>
        <w:pStyle w:val="Code"/>
        <w:rPr>
          <w:highlight w:val="white"/>
        </w:rPr>
      </w:pPr>
      <w:r w:rsidRPr="007D42C3">
        <w:rPr>
          <w:highlight w:val="white"/>
        </w:rPr>
        <w:t xml:space="preserve">              LoadValueToRegister(assignSymbol.AddressSymbol);</w:t>
      </w:r>
    </w:p>
    <w:p w14:paraId="2D97EBBA" w14:textId="77777777" w:rsidR="007D42C3" w:rsidRPr="007D42C3" w:rsidRDefault="007D42C3" w:rsidP="007D42C3">
      <w:pPr>
        <w:pStyle w:val="Code"/>
        <w:rPr>
          <w:highlight w:val="white"/>
        </w:rPr>
      </w:pPr>
      <w:r w:rsidRPr="007D42C3">
        <w:rPr>
          <w:highlight w:val="white"/>
        </w:rPr>
        <w:t xml:space="preserve">            addressTrack.Pointer = true;</w:t>
      </w:r>
    </w:p>
    <w:p w14:paraId="383AF98B"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4984097C" w14:textId="77777777" w:rsidR="007D42C3" w:rsidRPr="007D42C3" w:rsidRDefault="007D42C3" w:rsidP="007D42C3">
      <w:pPr>
        <w:pStyle w:val="Code"/>
        <w:rPr>
          <w:highlight w:val="white"/>
        </w:rPr>
      </w:pPr>
      <w:r w:rsidRPr="007D42C3">
        <w:rPr>
          <w:highlight w:val="white"/>
        </w:rPr>
        <w:t xml:space="preserve">                            Offset(resultSymbol), addressTrack);</w:t>
      </w:r>
    </w:p>
    <w:p w14:paraId="696CB887" w14:textId="77777777" w:rsidR="007D42C3" w:rsidRPr="007D42C3" w:rsidRDefault="007D42C3" w:rsidP="007D42C3">
      <w:pPr>
        <w:pStyle w:val="Code"/>
        <w:rPr>
          <w:highlight w:val="white"/>
        </w:rPr>
      </w:pPr>
    </w:p>
    <w:p w14:paraId="0AF0151F" w14:textId="77777777" w:rsidR="007D42C3" w:rsidRPr="007D42C3" w:rsidRDefault="007D42C3" w:rsidP="007D42C3">
      <w:pPr>
        <w:pStyle w:val="Code"/>
        <w:rPr>
          <w:highlight w:val="white"/>
        </w:rPr>
      </w:pPr>
      <w:r w:rsidRPr="007D42C3">
        <w:rPr>
          <w:highlight w:val="white"/>
        </w:rPr>
        <w:t xml:space="preserve">            if (assignSymbol.AddressOffset != 0) {</w:t>
      </w:r>
    </w:p>
    <w:p w14:paraId="37670654"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4140CF9E" w14:textId="77777777" w:rsidR="007D42C3" w:rsidRPr="007D42C3" w:rsidRDefault="007D42C3" w:rsidP="007D42C3">
      <w:pPr>
        <w:pStyle w:val="Code"/>
        <w:rPr>
          <w:highlight w:val="white"/>
        </w:rPr>
      </w:pPr>
      <w:r w:rsidRPr="007D42C3">
        <w:rPr>
          <w:highlight w:val="white"/>
        </w:rPr>
        <w:t xml:space="preserve">                              Offset(resultSymbol), (BigInteger)</w:t>
      </w:r>
    </w:p>
    <w:p w14:paraId="3F47A8E6" w14:textId="1592D98C" w:rsidR="007D42C3" w:rsidRPr="007D42C3" w:rsidRDefault="007D42C3" w:rsidP="007D42C3">
      <w:pPr>
        <w:pStyle w:val="Code"/>
        <w:rPr>
          <w:highlight w:val="white"/>
        </w:rPr>
      </w:pPr>
      <w:r w:rsidRPr="007D42C3">
        <w:rPr>
          <w:highlight w:val="white"/>
        </w:rPr>
        <w:t xml:space="preserve">                              assignSymbol.AddressOffset, typeSize);</w:t>
      </w:r>
    </w:p>
    <w:p w14:paraId="3B27665B" w14:textId="77777777" w:rsidR="007D42C3" w:rsidRPr="007D42C3" w:rsidRDefault="007D42C3" w:rsidP="007D42C3">
      <w:pPr>
        <w:pStyle w:val="Code"/>
        <w:rPr>
          <w:highlight w:val="white"/>
        </w:rPr>
      </w:pPr>
      <w:r w:rsidRPr="007D42C3">
        <w:rPr>
          <w:highlight w:val="white"/>
        </w:rPr>
        <w:t xml:space="preserve">            }</w:t>
      </w:r>
    </w:p>
    <w:p w14:paraId="718E92FD" w14:textId="77777777" w:rsidR="007D42C3" w:rsidRPr="007D42C3" w:rsidRDefault="007D42C3" w:rsidP="007D42C3">
      <w:pPr>
        <w:pStyle w:val="Code"/>
        <w:rPr>
          <w:highlight w:val="white"/>
        </w:rPr>
      </w:pPr>
      <w:r w:rsidRPr="007D42C3">
        <w:rPr>
          <w:highlight w:val="white"/>
        </w:rPr>
        <w:t xml:space="preserve">          }</w:t>
      </w:r>
    </w:p>
    <w:p w14:paraId="05A9DD43" w14:textId="77777777" w:rsidR="007D42C3" w:rsidRPr="007D42C3" w:rsidRDefault="007D42C3" w:rsidP="007D42C3">
      <w:pPr>
        <w:pStyle w:val="Code"/>
        <w:rPr>
          <w:highlight w:val="white"/>
        </w:rPr>
      </w:pPr>
      <w:r w:rsidRPr="007D42C3">
        <w:rPr>
          <w:highlight w:val="white"/>
        </w:rPr>
        <w:t xml:space="preserve">          else {</w:t>
      </w:r>
    </w:p>
    <w:p w14:paraId="609A15CD" w14:textId="77777777" w:rsidR="007D42C3" w:rsidRPr="007D42C3" w:rsidRDefault="007D42C3" w:rsidP="007D42C3">
      <w:pPr>
        <w:pStyle w:val="Code"/>
        <w:rPr>
          <w:highlight w:val="white"/>
        </w:rPr>
      </w:pPr>
      <w:r w:rsidRPr="007D42C3">
        <w:rPr>
          <w:highlight w:val="white"/>
        </w:rPr>
        <w:lastRenderedPageBreak/>
        <w:t xml:space="preserve">            AddAssemblyCode(AssemblyOperator.mov, Base(resultSymbol),</w:t>
      </w:r>
    </w:p>
    <w:p w14:paraId="124337BC" w14:textId="77777777" w:rsidR="007D42C3" w:rsidRPr="007D42C3" w:rsidRDefault="007D42C3" w:rsidP="007D42C3">
      <w:pPr>
        <w:pStyle w:val="Code"/>
        <w:rPr>
          <w:highlight w:val="white"/>
        </w:rPr>
      </w:pPr>
      <w:r w:rsidRPr="007D42C3">
        <w:rPr>
          <w:highlight w:val="white"/>
        </w:rPr>
        <w:t xml:space="preserve">                            Offset(resultSymbol), Base(assignSymbol),</w:t>
      </w:r>
    </w:p>
    <w:p w14:paraId="37BDEE1B" w14:textId="77777777" w:rsidR="007D42C3" w:rsidRPr="007D42C3" w:rsidRDefault="007D42C3" w:rsidP="007D42C3">
      <w:pPr>
        <w:pStyle w:val="Code"/>
        <w:rPr>
          <w:highlight w:val="white"/>
        </w:rPr>
      </w:pPr>
      <w:r w:rsidRPr="007D42C3">
        <w:rPr>
          <w:highlight w:val="white"/>
        </w:rPr>
        <w:t xml:space="preserve">                            TypeSize.PointerSize);</w:t>
      </w:r>
    </w:p>
    <w:p w14:paraId="0C644E3D" w14:textId="77777777" w:rsidR="007D42C3" w:rsidRPr="007D42C3" w:rsidRDefault="007D42C3" w:rsidP="007D42C3">
      <w:pPr>
        <w:pStyle w:val="Code"/>
        <w:rPr>
          <w:highlight w:val="white"/>
        </w:rPr>
      </w:pPr>
    </w:p>
    <w:p w14:paraId="7F1A381F" w14:textId="77777777" w:rsidR="007D42C3" w:rsidRPr="007D42C3" w:rsidRDefault="007D42C3" w:rsidP="007D42C3">
      <w:pPr>
        <w:pStyle w:val="Code"/>
        <w:rPr>
          <w:highlight w:val="white"/>
        </w:rPr>
      </w:pPr>
      <w:r w:rsidRPr="007D42C3">
        <w:rPr>
          <w:highlight w:val="white"/>
        </w:rPr>
        <w:t xml:space="preserve">            int assignOffset = Offset(assignSymbol);</w:t>
      </w:r>
    </w:p>
    <w:p w14:paraId="2BE805C8" w14:textId="77777777" w:rsidR="007D42C3" w:rsidRPr="007D42C3" w:rsidRDefault="007D42C3" w:rsidP="007D42C3">
      <w:pPr>
        <w:pStyle w:val="Code"/>
        <w:rPr>
          <w:highlight w:val="white"/>
        </w:rPr>
      </w:pPr>
      <w:r w:rsidRPr="007D42C3">
        <w:rPr>
          <w:highlight w:val="white"/>
        </w:rPr>
        <w:t xml:space="preserve">            if (assignOffset != 0) {</w:t>
      </w:r>
    </w:p>
    <w:p w14:paraId="7F32A1B2"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547213E9" w14:textId="77777777" w:rsidR="007D42C3" w:rsidRPr="007D42C3" w:rsidRDefault="007D42C3" w:rsidP="007D42C3">
      <w:pPr>
        <w:pStyle w:val="Code"/>
        <w:rPr>
          <w:highlight w:val="white"/>
        </w:rPr>
      </w:pPr>
      <w:r w:rsidRPr="007D42C3">
        <w:rPr>
          <w:highlight w:val="white"/>
        </w:rPr>
        <w:t xml:space="preserve">                              Offset(resultSymbol), (BigInteger) assignOffset,</w:t>
      </w:r>
    </w:p>
    <w:p w14:paraId="3772C15D" w14:textId="77777777" w:rsidR="007D42C3" w:rsidRPr="007D42C3" w:rsidRDefault="007D42C3" w:rsidP="007D42C3">
      <w:pPr>
        <w:pStyle w:val="Code"/>
        <w:rPr>
          <w:highlight w:val="white"/>
        </w:rPr>
      </w:pPr>
      <w:r w:rsidRPr="007D42C3">
        <w:rPr>
          <w:highlight w:val="white"/>
        </w:rPr>
        <w:t xml:space="preserve">                              typeSize);</w:t>
      </w:r>
    </w:p>
    <w:p w14:paraId="4870DFF5" w14:textId="77777777" w:rsidR="007D42C3" w:rsidRPr="007D42C3" w:rsidRDefault="007D42C3" w:rsidP="007D42C3">
      <w:pPr>
        <w:pStyle w:val="Code"/>
        <w:rPr>
          <w:highlight w:val="white"/>
        </w:rPr>
      </w:pPr>
      <w:r w:rsidRPr="007D42C3">
        <w:rPr>
          <w:highlight w:val="white"/>
        </w:rPr>
        <w:t xml:space="preserve">            }</w:t>
      </w:r>
    </w:p>
    <w:p w14:paraId="2D4C854F" w14:textId="77777777" w:rsidR="007D42C3" w:rsidRPr="007D42C3" w:rsidRDefault="007D42C3" w:rsidP="007D42C3">
      <w:pPr>
        <w:pStyle w:val="Code"/>
        <w:rPr>
          <w:highlight w:val="white"/>
        </w:rPr>
      </w:pPr>
      <w:r w:rsidRPr="007D42C3">
        <w:rPr>
          <w:highlight w:val="white"/>
        </w:rPr>
        <w:t xml:space="preserve">          }</w:t>
      </w:r>
    </w:p>
    <w:p w14:paraId="6BA2F03A" w14:textId="77777777" w:rsidR="007D42C3" w:rsidRPr="007D42C3" w:rsidRDefault="007D42C3" w:rsidP="007D42C3">
      <w:pPr>
        <w:pStyle w:val="Code"/>
        <w:rPr>
          <w:highlight w:val="white"/>
        </w:rPr>
      </w:pPr>
      <w:r w:rsidRPr="007D42C3">
        <w:rPr>
          <w:highlight w:val="white"/>
        </w:rPr>
        <w:t xml:space="preserve">        }</w:t>
      </w:r>
    </w:p>
    <w:p w14:paraId="0938D006" w14:textId="77777777" w:rsidR="007D42C3" w:rsidRPr="007D42C3" w:rsidRDefault="007D42C3" w:rsidP="007D42C3">
      <w:pPr>
        <w:pStyle w:val="Code"/>
        <w:rPr>
          <w:highlight w:val="white"/>
        </w:rPr>
      </w:pPr>
      <w:r w:rsidRPr="007D42C3">
        <w:rPr>
          <w:highlight w:val="white"/>
        </w:rPr>
        <w:t xml:space="preserve">        else {</w:t>
      </w:r>
    </w:p>
    <w:p w14:paraId="63912DD9" w14:textId="77777777" w:rsidR="007D42C3" w:rsidRPr="007D42C3" w:rsidRDefault="007D42C3" w:rsidP="007D42C3">
      <w:pPr>
        <w:pStyle w:val="Code"/>
        <w:rPr>
          <w:highlight w:val="white"/>
        </w:rPr>
      </w:pPr>
      <w:r w:rsidRPr="007D42C3">
        <w:rPr>
          <w:highlight w:val="white"/>
        </w:rPr>
        <w:t xml:space="preserve">          assignTrack = LoadValueToRegister(assignSymbol);</w:t>
      </w:r>
    </w:p>
    <w:p w14:paraId="5398DC7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2A4E73A9" w14:textId="77777777" w:rsidR="007D42C3" w:rsidRPr="007D42C3" w:rsidRDefault="007D42C3" w:rsidP="007D42C3">
      <w:pPr>
        <w:pStyle w:val="Code"/>
        <w:rPr>
          <w:highlight w:val="white"/>
        </w:rPr>
      </w:pPr>
      <w:r w:rsidRPr="007D42C3">
        <w:rPr>
          <w:highlight w:val="white"/>
        </w:rPr>
        <w:t xml:space="preserve">                          Offset(resultSymbol), assignTrack);</w:t>
      </w:r>
    </w:p>
    <w:p w14:paraId="1EB7D73D" w14:textId="77777777" w:rsidR="007D42C3" w:rsidRPr="007D42C3" w:rsidRDefault="007D42C3" w:rsidP="007D42C3">
      <w:pPr>
        <w:pStyle w:val="Code"/>
        <w:rPr>
          <w:highlight w:val="white"/>
        </w:rPr>
      </w:pPr>
      <w:r w:rsidRPr="007D42C3">
        <w:rPr>
          <w:highlight w:val="white"/>
        </w:rPr>
        <w:t xml:space="preserve">        }</w:t>
      </w:r>
    </w:p>
    <w:p w14:paraId="0DC90585" w14:textId="77777777" w:rsidR="007D42C3" w:rsidRPr="007D42C3" w:rsidRDefault="007D42C3" w:rsidP="007D42C3">
      <w:pPr>
        <w:pStyle w:val="Code"/>
        <w:rPr>
          <w:highlight w:val="white"/>
        </w:rPr>
      </w:pPr>
      <w:r w:rsidRPr="007D42C3">
        <w:rPr>
          <w:highlight w:val="white"/>
        </w:rPr>
        <w:t xml:space="preserve">      }</w:t>
      </w:r>
    </w:p>
    <w:p w14:paraId="0DBBD177" w14:textId="77777777" w:rsidR="00875C49" w:rsidRPr="007D42C3" w:rsidRDefault="00875C49" w:rsidP="007D42C3">
      <w:pPr>
        <w:pStyle w:val="Code"/>
        <w:rPr>
          <w:highlight w:val="white"/>
        </w:rPr>
      </w:pPr>
      <w:r w:rsidRPr="007D42C3">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535" w:name="_Toc59126256"/>
      <w:r w:rsidRPr="00903DBA">
        <w:rPr>
          <w:highlight w:val="white"/>
        </w:rPr>
        <w:t>Unary Integral Operations</w:t>
      </w:r>
      <w:bookmarkEnd w:id="535"/>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lastRenderedPageBreak/>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05B2DF90" w:rsidR="00184AA8" w:rsidRPr="00903DBA" w:rsidRDefault="00184AA8" w:rsidP="00184AA8">
      <w:pPr>
        <w:pStyle w:val="Code"/>
        <w:rPr>
          <w:highlight w:val="white"/>
        </w:rPr>
      </w:pPr>
      <w:r w:rsidRPr="00903DBA">
        <w:rPr>
          <w:highlight w:val="white"/>
        </w:rPr>
        <w:t xml:space="preserve">      Symbol resultSymbol = (Symbol)</w:t>
      </w:r>
      <w:r w:rsidR="00D62DBC">
        <w:rPr>
          <w:highlight w:val="white"/>
        </w:rPr>
        <w:t xml:space="preserve"> </w:t>
      </w:r>
      <w:r w:rsidRPr="00903DBA">
        <w:rPr>
          <w:highlight w:val="white"/>
        </w:rPr>
        <w:t>middleCode[0],</w:t>
      </w:r>
    </w:p>
    <w:p w14:paraId="7C981B88" w14:textId="3A374F23" w:rsidR="00184AA8" w:rsidRPr="00903DBA" w:rsidRDefault="00184AA8" w:rsidP="00184AA8">
      <w:pPr>
        <w:pStyle w:val="Code"/>
        <w:rPr>
          <w:highlight w:val="white"/>
        </w:rPr>
      </w:pPr>
      <w:r w:rsidRPr="00903DBA">
        <w:rPr>
          <w:highlight w:val="white"/>
        </w:rPr>
        <w:t xml:space="preserve">             unarySymbol = (Symbol)</w:t>
      </w:r>
      <w:r w:rsidR="00D62DBC">
        <w:rPr>
          <w:highlight w:val="white"/>
        </w:rPr>
        <w:t xml:space="preserve"> </w:t>
      </w:r>
      <w:r w:rsidRPr="00903DBA">
        <w:rPr>
          <w:highlight w:val="white"/>
        </w:rPr>
        <w:t>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lastRenderedPageBreak/>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536" w:name="_Toc59126257"/>
      <w:r w:rsidRPr="00903DBA">
        <w:rPr>
          <w:highlight w:val="white"/>
        </w:rPr>
        <w:t>Integral Binary</w:t>
      </w:r>
      <w:bookmarkEnd w:id="536"/>
    </w:p>
    <w:p w14:paraId="5D21094A" w14:textId="239DEDC3"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w:t>
      </w:r>
      <w:r w:rsidR="00CF52E0" w:rsidRPr="00DE00DC">
        <w:rPr>
          <w:rStyle w:val="KeyWord0"/>
          <w:highlight w:val="white"/>
        </w:rPr>
        <w:t>and</w:t>
      </w:r>
      <w:r w:rsidR="00CF52E0" w:rsidRPr="00903DBA">
        <w:rPr>
          <w:highlight w:val="white"/>
        </w:rPr>
        <w:t xml:space="preserve">, </w:t>
      </w:r>
      <w:r w:rsidR="00CF52E0" w:rsidRPr="00DE00DC">
        <w:rPr>
          <w:rStyle w:val="KeyWord0"/>
          <w:highlight w:val="white"/>
        </w:rPr>
        <w:t>or</w:t>
      </w:r>
      <w:r w:rsidR="00CF52E0" w:rsidRPr="00903DBA">
        <w:rPr>
          <w:highlight w:val="white"/>
        </w:rPr>
        <w:t xml:space="preserve">, and </w:t>
      </w:r>
      <w:r w:rsidR="00CF52E0" w:rsidRPr="00DE00DC">
        <w:rPr>
          <w:rStyle w:val="KeyWord0"/>
          <w:highlight w:val="white"/>
        </w:rPr>
        <w:t>xor</w:t>
      </w:r>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w:t>
      </w:r>
      <w:r w:rsidR="009C5120" w:rsidRPr="00DE00DC">
        <w:rPr>
          <w:rStyle w:val="KeyWord0"/>
          <w:highlight w:val="white"/>
        </w:rPr>
        <w:t>shift</w:t>
      </w:r>
      <w:r w:rsidR="009C5120" w:rsidRPr="00903DBA">
        <w:rPr>
          <w:highlight w:val="white"/>
        </w:rPr>
        <w:t xml:space="preserve"> operation demands that the right operands is stored in a specific register.</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w:t>
      </w:r>
      <w:r w:rsidRPr="00903DBA">
        <w:rPr>
          <w:highlight w:val="white"/>
        </w:rPr>
        <w:lastRenderedPageBreak/>
        <w:t xml:space="preserve">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3966DCB8"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t>
      </w:r>
      <w:r w:rsidR="005D2E31" w:rsidRPr="00903DBA">
        <w:rPr>
          <w:highlight w:val="white"/>
        </w:rPr>
        <w:t>Except for</w:t>
      </w:r>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lastRenderedPageBreak/>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r w:rsidR="00213C9A" w:rsidRPr="00903DBA">
        <w:rPr>
          <w:rStyle w:val="KeyWord0"/>
          <w:highlight w:val="white"/>
        </w:rPr>
        <w:t>leftTrack</w:t>
      </w:r>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lastRenderedPageBreak/>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lastRenderedPageBreak/>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537" w:name="_Toc59126258"/>
      <w:r w:rsidRPr="00903DBA">
        <w:rPr>
          <w:highlight w:val="white"/>
        </w:rPr>
        <w:t>Base and Offset</w:t>
      </w:r>
      <w:bookmarkEnd w:id="537"/>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10BB794C" w:rsidR="00184AA8" w:rsidRPr="00903DBA" w:rsidRDefault="00184AA8" w:rsidP="00184AA8">
      <w:pPr>
        <w:pStyle w:val="Code"/>
        <w:rPr>
          <w:highlight w:val="white"/>
        </w:rPr>
      </w:pPr>
      <w:r w:rsidRPr="00903DBA">
        <w:rPr>
          <w:highlight w:val="white"/>
        </w:rPr>
        <w:t xml:space="preserve">                        RegisterAllocator.</w:t>
      </w:r>
      <w:r w:rsidR="00990FE6">
        <w:rPr>
          <w:highlight w:val="white"/>
        </w:rPr>
        <w:t>VariadicFunctionPointerRegisterSet</w:t>
      </w:r>
      <w:r w:rsidRPr="00903DBA">
        <w:rPr>
          <w:highlight w:val="white"/>
        </w:rPr>
        <w:t>.</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lastRenderedPageBreak/>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30686CC3"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w:t>
      </w:r>
      <w:r w:rsidR="0016674F">
        <w:rPr>
          <w:highlight w:val="white"/>
        </w:rPr>
        <w:t>variadic frame pointer</w:t>
      </w:r>
      <w:r w:rsidRPr="00903DBA">
        <w:rPr>
          <w:highlight w:val="white"/>
        </w:rPr>
        <w:t>.</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538" w:name="_Toc59126259"/>
      <w:r w:rsidRPr="00903DBA">
        <w:rPr>
          <w:highlight w:val="white"/>
        </w:rPr>
        <w:t>Case</w:t>
      </w:r>
      <w:bookmarkEnd w:id="538"/>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lastRenderedPageBreak/>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539" w:name="_Toc59126260"/>
      <w:r w:rsidRPr="00903DBA">
        <w:rPr>
          <w:highlight w:val="white"/>
        </w:rPr>
        <w:t>Address</w:t>
      </w:r>
      <w:bookmarkEnd w:id="539"/>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de</w:t>
      </w:r>
      <w:r w:rsidR="006114E0" w:rsidRPr="00903DBA">
        <w:rPr>
          <w:highlight w:val="white"/>
        </w:rPr>
        <w:t>refereeing</w:t>
      </w:r>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derefereing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540" w:name="_Toc59126261"/>
      <w:r w:rsidRPr="00903DBA">
        <w:rPr>
          <w:highlight w:val="white"/>
        </w:rPr>
        <w:t>Floating Binary</w:t>
      </w:r>
      <w:bookmarkEnd w:id="540"/>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lastRenderedPageBreak/>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541" w:name="_Toc59126262"/>
      <w:r w:rsidRPr="00903DBA">
        <w:rPr>
          <w:highlight w:val="white"/>
        </w:rPr>
        <w:t>Floating Relation</w:t>
      </w:r>
      <w:bookmarkEnd w:id="541"/>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lastRenderedPageBreak/>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542" w:name="_Toc59126263"/>
      <w:r w:rsidRPr="00903DBA">
        <w:rPr>
          <w:highlight w:val="white"/>
        </w:rPr>
        <w:t>Floating Push and Pop</w:t>
      </w:r>
      <w:bookmarkEnd w:id="542"/>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lastRenderedPageBreak/>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lastRenderedPageBreak/>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543" w:name="_Toc59126264"/>
      <w:r w:rsidRPr="00903DBA">
        <w:rPr>
          <w:highlight w:val="white"/>
        </w:rPr>
        <w:t>Type Conversion</w:t>
      </w:r>
      <w:bookmarkEnd w:id="543"/>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throught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lastRenderedPageBreak/>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544" w:name="_Toc59126265"/>
      <w:r w:rsidRPr="00903DBA">
        <w:rPr>
          <w:highlight w:val="white"/>
        </w:rPr>
        <w:t>Struct and Union</w:t>
      </w:r>
      <w:bookmarkEnd w:id="544"/>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lastRenderedPageBreak/>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count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We start by loading the size of the data block into the count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We decrement the count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lastRenderedPageBreak/>
        <w:t xml:space="preserve">If the count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545" w:name="_Toc59126266"/>
      <w:r w:rsidRPr="00903DBA">
        <w:rPr>
          <w:highlight w:val="white"/>
        </w:rPr>
        <w:t>Initialization Code</w:t>
      </w:r>
      <w:bookmarkEnd w:id="545"/>
    </w:p>
    <w:p w14:paraId="4A5AAFA6" w14:textId="0A25723D" w:rsidR="001C492E" w:rsidRPr="00903DBA" w:rsidRDefault="00510899" w:rsidP="00B70491">
      <w:pPr>
        <w:rPr>
          <w:highlight w:val="white"/>
        </w:rPr>
      </w:pPr>
      <w:r w:rsidRPr="00903DBA">
        <w:rPr>
          <w:highlight w:val="white"/>
        </w:rPr>
        <w:t xml:space="preserve">The initialization of data blocks differs between the Linux and </w:t>
      </w:r>
      <w:r w:rsidR="007A3172">
        <w:rPr>
          <w:highlight w:val="white"/>
        </w:rPr>
        <w:t>the Windows environment</w:t>
      </w:r>
      <w:r w:rsidRPr="00903DBA">
        <w:rPr>
          <w:highlight w:val="white"/>
        </w:rPr>
        <w:t>.</w:t>
      </w:r>
      <w:r w:rsidR="00995B7B" w:rsidRPr="00903DBA">
        <w:rPr>
          <w:highlight w:val="white"/>
        </w:rPr>
        <w:t xml:space="preserve"> In this section we look into the Linux environment</w:t>
      </w:r>
      <w:r w:rsidR="00BA5FFA" w:rsidRPr="00903DBA">
        <w:rPr>
          <w:highlight w:val="white"/>
        </w:rPr>
        <w:t xml:space="preserve">, </w:t>
      </w:r>
      <w:r w:rsidR="00721ABF">
        <w:rPr>
          <w:highlight w:val="white"/>
        </w:rPr>
        <w:t>the Windows environment</w:t>
      </w:r>
      <w:r w:rsidR="00995B7B" w:rsidRPr="00903DBA">
        <w:rPr>
          <w:highlight w:val="white"/>
        </w:rPr>
        <w:t xml:space="preserve">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461860">
        <w:t>13</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r w:rsidRPr="00903DBA">
        <w:rPr>
          <w:highlight w:val="white"/>
        </w:rPr>
        <w:t>AssemblyCodeGenerator.cs</w:t>
      </w:r>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10996422"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xml:space="preserve">, which is the address directly after the code and static data. We do not need to set the </w:t>
      </w:r>
      <w:r w:rsidR="00D47EB7">
        <w:rPr>
          <w:highlight w:val="white"/>
        </w:rPr>
        <w:t>variadic</w:t>
      </w:r>
      <w:r w:rsidR="00F12254" w:rsidRPr="00903DBA">
        <w:rPr>
          <w:highlight w:val="white"/>
        </w:rPr>
        <w:t xml:space="preserve"> pointer, since the main function is not </w:t>
      </w:r>
      <w:r w:rsidR="004A5B68">
        <w:rPr>
          <w:highlight w:val="white"/>
        </w:rPr>
        <w:t>variadic</w:t>
      </w:r>
      <w:r w:rsidR="00F12254" w:rsidRPr="00903DBA">
        <w:rPr>
          <w:highlight w:val="white"/>
        </w:rPr>
        <w:t>.</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5525075F"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65F682E3"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CB2C1D2"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35B3B0A"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lastRenderedPageBreak/>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546" w:name="_Toc59126267"/>
      <w:r w:rsidRPr="00903DBA">
        <w:rPr>
          <w:highlight w:val="white"/>
        </w:rPr>
        <w:t>Command Line Arguments</w:t>
      </w:r>
      <w:bookmarkEnd w:id="546"/>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424985" w:rsidRPr="00DF14A9" w:rsidRDefault="00424985"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424985" w:rsidRPr="00490BCB" w:rsidRDefault="00424985"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424985" w:rsidRPr="00490BCB" w:rsidRDefault="00424985"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424985" w:rsidRPr="00490BCB" w:rsidRDefault="00424985"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424985" w:rsidRPr="00490BCB" w:rsidRDefault="00424985"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424985" w:rsidRPr="00490BCB" w:rsidRDefault="00424985"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424985" w:rsidRPr="00490BCB" w:rsidRDefault="00424985"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424985" w:rsidRPr="00090144" w:rsidRDefault="00424985"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424985" w:rsidRPr="00090144" w:rsidRDefault="00424985" w:rsidP="00B70491">
                              <w:pPr>
                                <w:spacing w:before="0" w:after="0" w:line="240" w:lineRule="auto"/>
                                <w:rPr>
                                  <w:rFonts w:eastAsia="Calibri"/>
                                  <w:color w:val="000000"/>
                                </w:rPr>
                              </w:pPr>
                              <w:r w:rsidRPr="00090144">
                                <w:rPr>
                                  <w:rFonts w:eastAsia="Calibri"/>
                                  <w:color w:val="000000"/>
                                </w:rPr>
                                <w:t>Frame pointer of</w:t>
                              </w:r>
                            </w:p>
                            <w:p w14:paraId="77E191A3" w14:textId="77777777" w:rsidR="00424985" w:rsidRPr="00090144" w:rsidRDefault="00424985"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424985" w:rsidRPr="00090144" w:rsidRDefault="0042498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424985" w:rsidRPr="00090144" w:rsidRDefault="00424985"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424985" w:rsidRPr="00090144" w:rsidRDefault="00424985"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424985" w:rsidRPr="00090144" w:rsidRDefault="00424985"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424985" w:rsidRDefault="00424985"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424985" w:rsidRDefault="00424985"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424985" w:rsidRDefault="00424985"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424985" w:rsidRDefault="00424985"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424985" w:rsidRPr="00DF14A9" w:rsidRDefault="00424985"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424985" w:rsidRPr="00490BCB" w:rsidRDefault="00424985"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424985" w:rsidRPr="00490BCB" w:rsidRDefault="00424985"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424985" w:rsidRPr="00490BCB" w:rsidRDefault="00424985"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424985" w:rsidRPr="00490BCB" w:rsidRDefault="00424985"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424985" w:rsidRPr="00490BCB" w:rsidRDefault="00424985"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424985" w:rsidRPr="00490BCB" w:rsidRDefault="00424985"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424985" w:rsidRPr="00490BCB" w:rsidRDefault="0042498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424985" w:rsidRPr="00090144" w:rsidRDefault="00424985"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424985" w:rsidRPr="00090144" w:rsidRDefault="00424985" w:rsidP="00B70491">
                        <w:pPr>
                          <w:spacing w:before="0" w:after="0" w:line="240" w:lineRule="auto"/>
                          <w:rPr>
                            <w:rFonts w:eastAsia="Calibri"/>
                            <w:color w:val="000000"/>
                          </w:rPr>
                        </w:pPr>
                        <w:r w:rsidRPr="00090144">
                          <w:rPr>
                            <w:rFonts w:eastAsia="Calibri"/>
                            <w:color w:val="000000"/>
                          </w:rPr>
                          <w:t>Frame pointer of</w:t>
                        </w:r>
                      </w:p>
                      <w:p w14:paraId="77E191A3" w14:textId="77777777" w:rsidR="00424985" w:rsidRPr="00090144" w:rsidRDefault="00424985"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424985" w:rsidRPr="00090144" w:rsidRDefault="00424985"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424985" w:rsidRPr="00090144" w:rsidRDefault="00424985"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424985" w:rsidRPr="00090144" w:rsidRDefault="00424985"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424985" w:rsidRPr="00090144" w:rsidRDefault="00424985"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424985" w:rsidRDefault="00424985"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424985" w:rsidRDefault="00424985"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424985" w:rsidRDefault="00424985"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424985" w:rsidRDefault="00424985"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lastRenderedPageBreak/>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9FE369B"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t>
      </w:r>
      <w:r w:rsidR="007A3172">
        <w:rPr>
          <w:highlight w:val="white"/>
        </w:rPr>
        <w:t>the Windows environment</w:t>
      </w:r>
      <w:r w:rsidR="008610D2" w:rsidRPr="00903DBA">
        <w:rPr>
          <w:highlight w:val="white"/>
        </w:rPr>
        <w: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lastRenderedPageBreak/>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547" w:name="_Toc59126268"/>
      <w:r w:rsidRPr="00903DBA">
        <w:rPr>
          <w:highlight w:val="white"/>
        </w:rPr>
        <w:t>Text List</w:t>
      </w:r>
      <w:bookmarkEnd w:id="547"/>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lastRenderedPageBreak/>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548" w:name="_Ref54009755"/>
      <w:bookmarkStart w:id="549" w:name="_Toc59126269"/>
      <w:bookmarkStart w:id="550" w:name="_Ref420874022"/>
      <w:r w:rsidRPr="00903DBA">
        <w:lastRenderedPageBreak/>
        <w:t>Executable Code Generation</w:t>
      </w:r>
      <w:bookmarkEnd w:id="548"/>
      <w:bookmarkEnd w:id="549"/>
    </w:p>
    <w:p w14:paraId="37DAF005" w14:textId="37FCA278"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414C9B">
        <w:t xml:space="preserve">to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38B5E8C6" w:rsidR="009D716B" w:rsidRPr="00903DBA" w:rsidRDefault="007A3172" w:rsidP="009D716B">
      <w:pPr>
        <w:pStyle w:val="Rubrik2"/>
      </w:pPr>
      <w:bookmarkStart w:id="551" w:name="_Toc59126270"/>
      <w:r>
        <w:t>The Windows environment</w:t>
      </w:r>
      <w:bookmarkEnd w:id="551"/>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15B58AB3" w:rsidR="00065716" w:rsidRPr="00903DBA" w:rsidRDefault="00065716" w:rsidP="008C2C53">
      <w:r w:rsidRPr="00903DBA">
        <w:t>The difference between</w:t>
      </w:r>
      <w:r w:rsidR="004F0912">
        <w:t xml:space="preserve"> </w:t>
      </w:r>
      <w:r w:rsidR="00721ABF">
        <w:t>the Windows environment</w:t>
      </w:r>
      <w:r w:rsidR="004F0912">
        <w:t xml:space="preserve">, compared to the </w:t>
      </w:r>
      <w:r w:rsidRPr="00903DBA">
        <w:t>Linu</w:t>
      </w:r>
      <w:r w:rsidR="004F0912">
        <w:t>x environment, is:</w:t>
      </w:r>
      <w:r w:rsidRPr="00903DBA">
        <w:t xml:space="preserve"> </w:t>
      </w:r>
    </w:p>
    <w:p w14:paraId="7C072229" w14:textId="7C630569" w:rsidR="00D5337C" w:rsidRPr="00903DBA" w:rsidRDefault="00D5337C" w:rsidP="008F261A">
      <w:pPr>
        <w:pStyle w:val="Liststycke"/>
        <w:numPr>
          <w:ilvl w:val="0"/>
          <w:numId w:val="184"/>
        </w:numPr>
      </w:pPr>
      <w:r w:rsidRPr="00903DBA">
        <w:t xml:space="preserve">The types </w:t>
      </w:r>
      <w:r w:rsidR="00415A13" w:rsidRPr="00903DBA">
        <w:t>hold</w:t>
      </w:r>
      <w:r w:rsidRPr="00903DBA">
        <w:t xml:space="preserve"> different sizes.</w:t>
      </w:r>
    </w:p>
    <w:p w14:paraId="57F48727" w14:textId="5E93BF0A" w:rsidR="00D5337C" w:rsidRPr="00903DBA" w:rsidRDefault="00256A4B" w:rsidP="008F261A">
      <w:pPr>
        <w:pStyle w:val="Liststycke"/>
        <w:numPr>
          <w:ilvl w:val="0"/>
          <w:numId w:val="184"/>
        </w:numPr>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w:t>
      </w:r>
      <w:r w:rsidR="00A808FF">
        <w:t>s</w:t>
      </w:r>
      <w:r w:rsidR="0044096F" w:rsidRPr="00903DBA">
        <w:t xml:space="preserve"> track of </w:t>
      </w:r>
      <w:r w:rsidR="00A71679" w:rsidRPr="00903DBA">
        <w:t>the accesses of other static values.</w:t>
      </w:r>
    </w:p>
    <w:p w14:paraId="624CE661" w14:textId="6514C04B" w:rsidR="00A71679" w:rsidRPr="00903DBA" w:rsidRDefault="00256A4B" w:rsidP="008F261A">
      <w:pPr>
        <w:pStyle w:val="Liststycke"/>
        <w:numPr>
          <w:ilvl w:val="0"/>
          <w:numId w:val="184"/>
        </w:numPr>
      </w:pPr>
      <w:r w:rsidRPr="00903DBA">
        <w:t>A f</w:t>
      </w:r>
      <w:r w:rsidR="00A71679" w:rsidRPr="00903DBA">
        <w:t>unction</w:t>
      </w:r>
      <w:r w:rsidRPr="00903DBA">
        <w:t xml:space="preserve"> is</w:t>
      </w:r>
      <w:r w:rsidR="00A71679" w:rsidRPr="00903DBA">
        <w:t xml:space="preserve">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8F261A">
      <w:pPr>
        <w:pStyle w:val="Liststycke"/>
        <w:numPr>
          <w:ilvl w:val="0"/>
          <w:numId w:val="184"/>
        </w:numPr>
      </w:pPr>
      <w:r w:rsidRPr="00903DBA">
        <w:t>To exit the execution</w:t>
      </w:r>
      <w:r w:rsidR="00A05B2C" w:rsidRPr="00903DBA">
        <w:t>,</w:t>
      </w:r>
      <w:r w:rsidRPr="00903DBA">
        <w:t xml:space="preserve"> we perform an </w:t>
      </w:r>
      <w:r w:rsidR="00E94939" w:rsidRPr="00903DBA">
        <w:t>interrupt call rather than a system call.</w:t>
      </w:r>
    </w:p>
    <w:p w14:paraId="2EC26C4E" w14:textId="77777777" w:rsidR="00A808FF" w:rsidRDefault="00A05B2C" w:rsidP="008F261A">
      <w:pPr>
        <w:pStyle w:val="Liststycke"/>
        <w:numPr>
          <w:ilvl w:val="0"/>
          <w:numId w:val="184"/>
        </w:numPr>
      </w:pPr>
      <w:r w:rsidRPr="00903DBA">
        <w:t>The initialization code is different</w:t>
      </w:r>
      <w:r w:rsidR="003766CF" w:rsidRPr="00903DBA">
        <w:t>.</w:t>
      </w:r>
    </w:p>
    <w:p w14:paraId="148E0B13" w14:textId="172CDB77" w:rsidR="003766CF" w:rsidRPr="00903DBA" w:rsidRDefault="006A35C6" w:rsidP="008F261A">
      <w:pPr>
        <w:pStyle w:val="Liststycke"/>
        <w:numPr>
          <w:ilvl w:val="0"/>
          <w:numId w:val="184"/>
        </w:numPr>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6D0505CB" w14:textId="77777777" w:rsidR="00EA65D7" w:rsidRPr="00903DBA" w:rsidRDefault="00EA65D7" w:rsidP="00EA65D7">
      <w:pPr>
        <w:pStyle w:val="Liststycke"/>
        <w:numPr>
          <w:ilvl w:val="0"/>
          <w:numId w:val="184"/>
        </w:numPr>
      </w:pPr>
      <w:r w:rsidRPr="00903DBA">
        <w:t>The total code, including code, static values, call stack and heap, is stored in 64 kilobytes.</w:t>
      </w:r>
    </w:p>
    <w:p w14:paraId="0FA7813B" w14:textId="1114E9D3" w:rsidR="00B70AD4" w:rsidRPr="00903DBA" w:rsidRDefault="00B70AD4" w:rsidP="008F261A">
      <w:pPr>
        <w:pStyle w:val="Liststycke"/>
        <w:numPr>
          <w:ilvl w:val="0"/>
          <w:numId w:val="184"/>
        </w:numPr>
      </w:pPr>
      <w:r w:rsidRPr="00903DBA">
        <w:t>In the standard library, we use interrupts instead of system calls to access the surrounding operating system.</w:t>
      </w:r>
    </w:p>
    <w:p w14:paraId="238B12A8" w14:textId="38E88D3A" w:rsidR="00730E52" w:rsidRPr="00903DBA" w:rsidRDefault="00730E52" w:rsidP="00BA3773">
      <w:pPr>
        <w:jc w:val="left"/>
      </w:pPr>
      <w:r w:rsidRPr="00903DBA">
        <w:t>The access</w:t>
      </w:r>
      <w:r w:rsidR="00EE238A">
        <w:t>es</w:t>
      </w:r>
      <w:r w:rsidRPr="00903DBA">
        <w:t xml:space="preserve"> and calls are stored with their unique names</w:t>
      </w:r>
      <w:r w:rsidR="00C55029" w:rsidRPr="00903DBA">
        <w:t xml:space="preserve">, </w:t>
      </w:r>
      <w:r w:rsidR="00EE238A">
        <w:t xml:space="preserve">and </w:t>
      </w:r>
      <w:r w:rsidR="00C55029" w:rsidRPr="00903DBA">
        <w:t xml:space="preserve">replaced by proper address by the linker in the next step. </w:t>
      </w:r>
      <w:r w:rsidR="004B7A67" w:rsidRPr="00903DBA">
        <w:t xml:space="preserve">The return addresses are stored as the address relative the beginning of the function and </w:t>
      </w:r>
      <w:r w:rsidR="00EE238A">
        <w:t xml:space="preserve">is </w:t>
      </w:r>
      <w:r w:rsidR="004B7A67" w:rsidRPr="00903DBA">
        <w:t>replaced by the corresponding global address by the linker.</w:t>
      </w:r>
      <w:r w:rsidRPr="00903DBA">
        <w:t xml:space="preserve"> </w:t>
      </w:r>
      <w:r w:rsidR="004B7A67" w:rsidRPr="00903DBA">
        <w:t>The reason we keep the access</w:t>
      </w:r>
      <w:r w:rsidR="00EE238A">
        <w:t>es</w:t>
      </w:r>
      <w:r w:rsidR="004B7A67" w:rsidRPr="00903DBA">
        <w:t xml:space="preserve"> an</w:t>
      </w:r>
      <w:r w:rsidR="00FE01E2" w:rsidRPr="00903DBA">
        <w:t>d</w:t>
      </w:r>
      <w:r w:rsidR="004B7A67" w:rsidRPr="00903DBA">
        <w:t xml:space="preserve"> calls in separate maps is </w:t>
      </w:r>
      <w:r w:rsidR="00D72ED6" w:rsidRPr="00903DBA">
        <w:t>that</w:t>
      </w:r>
      <w:r w:rsidR="00EE238A">
        <w:t xml:space="preserve"> </w:t>
      </w:r>
      <w:r w:rsidR="00FE01E2" w:rsidRPr="00903DBA">
        <w:t>access</w:t>
      </w:r>
      <w:r w:rsidR="00EE238A">
        <w:t>es</w:t>
      </w:r>
      <w:r w:rsidR="00FE01E2" w:rsidRPr="00903DBA">
        <w:t xml:space="preserve"> </w:t>
      </w:r>
      <w:r w:rsidR="00EE238A">
        <w:t>are</w:t>
      </w:r>
      <w:r w:rsidR="00FE01E2" w:rsidRPr="00903DBA">
        <w:t xml:space="preserve"> replaced by</w:t>
      </w:r>
      <w:r w:rsidR="009835FC" w:rsidRPr="00903DBA">
        <w:t xml:space="preserve"> </w:t>
      </w:r>
      <w:r w:rsidR="00FE01E2" w:rsidRPr="00903DBA">
        <w:t xml:space="preserve">absolute </w:t>
      </w:r>
      <w:r w:rsidR="00D72ED6" w:rsidRPr="00903DBA">
        <w:t>global address</w:t>
      </w:r>
      <w:r w:rsidR="00EE238A">
        <w:t>es</w:t>
      </w:r>
      <w:r w:rsidR="00D72ED6" w:rsidRPr="00903DBA">
        <w:t xml:space="preserve"> while call</w:t>
      </w:r>
      <w:r w:rsidR="00EE238A">
        <w:t>s are</w:t>
      </w:r>
      <w:r w:rsidR="00D72ED6" w:rsidRPr="00903DBA">
        <w:t xml:space="preserve"> replaced by address</w:t>
      </w:r>
      <w:r w:rsidR="00EE238A">
        <w:t>es</w:t>
      </w:r>
      <w:r w:rsidR="00D72ED6" w:rsidRPr="00903DBA">
        <w:t xml:space="preserve">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552" w:name="_Toc59126271"/>
      <w:r w:rsidRPr="00903DBA">
        <w:rPr>
          <w:highlight w:val="white"/>
        </w:rPr>
        <w:t>Main</w:t>
      </w:r>
      <w:bookmarkEnd w:id="552"/>
    </w:p>
    <w:p w14:paraId="3C627783" w14:textId="6CE6492F" w:rsidR="00F65204" w:rsidRPr="00903DBA" w:rsidRDefault="00F65204" w:rsidP="00F65204">
      <w:pPr>
        <w:pStyle w:val="CodeHeader"/>
        <w:rPr>
          <w:highlight w:val="white"/>
        </w:rPr>
      </w:pPr>
      <w:r w:rsidRPr="00903DBA">
        <w:rPr>
          <w:highlight w:val="white"/>
        </w:rPr>
        <w:t>Main.cs</w:t>
      </w:r>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lastRenderedPageBreak/>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5B2FD4A5"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461860">
        <w:rPr>
          <w:highlight w:val="white"/>
        </w:rPr>
        <w:t>12</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“.asm”.</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lastRenderedPageBreak/>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483C26">
      <w:pPr>
        <w:rPr>
          <w:highlight w:val="white"/>
        </w:rPr>
      </w:pPr>
      <w:r w:rsidRPr="00903DBA">
        <w:rPr>
          <w:highlight w:val="white"/>
        </w:rPr>
        <w:t>The first value of the file is the number of static objects.</w:t>
      </w:r>
      <w:r w:rsidR="001454D4" w:rsidRPr="00903DBA">
        <w:rPr>
          <w:highlight w:val="white"/>
        </w:rPr>
        <w:t xml:space="preserve"> For each object we call the </w:t>
      </w:r>
      <w:r w:rsidR="001454D4" w:rsidRPr="00483C26">
        <w:rPr>
          <w:rStyle w:val="KeyWord0"/>
          <w:highlight w:val="white"/>
        </w:rPr>
        <w:t>Load</w:t>
      </w:r>
      <w:r w:rsidR="001454D4" w:rsidRPr="00903DBA">
        <w:rPr>
          <w:highlight w:val="white"/>
        </w:rPr>
        <w:t xml:space="preserve">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lastRenderedPageBreak/>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553" w:name="_Toc59126272"/>
      <w:r w:rsidRPr="00903DBA">
        <w:rPr>
          <w:highlight w:val="white"/>
        </w:rPr>
        <w:t>Type Size</w:t>
      </w:r>
      <w:bookmarkEnd w:id="553"/>
    </w:p>
    <w:p w14:paraId="67CDE55A" w14:textId="7F832956" w:rsidR="004568A2" w:rsidRPr="00903DBA" w:rsidRDefault="004568A2" w:rsidP="004568A2">
      <w:pPr>
        <w:rPr>
          <w:highlight w:val="white"/>
        </w:rPr>
      </w:pPr>
      <w:r w:rsidRPr="00903DBA">
        <w:rPr>
          <w:highlight w:val="white"/>
        </w:rPr>
        <w:t xml:space="preserve">To begin with, </w:t>
      </w:r>
      <w:r w:rsidR="00436D32" w:rsidRPr="00903DBA">
        <w:rPr>
          <w:highlight w:val="white"/>
        </w:rPr>
        <w:t xml:space="preserve">we need new type sizes for </w:t>
      </w:r>
      <w:r w:rsidR="007A3172">
        <w:rPr>
          <w:highlight w:val="white"/>
        </w:rPr>
        <w:t>the Windows environment</w:t>
      </w:r>
      <w:r w:rsidR="00436D32" w:rsidRPr="00903DBA">
        <w:rPr>
          <w:highlight w:val="white"/>
        </w:rPr>
        <w:t>. A character is, as always, one byte</w:t>
      </w:r>
      <w:r w:rsidR="007F65F7" w:rsidRPr="00903DBA">
        <w:rPr>
          <w:highlight w:val="white"/>
        </w:rPr>
        <w:t xml:space="preserve">. A short is one byte, an integer or a pointer is two bytes, and a long is four bytes. Note that an integer and a pointer have equal sizes in </w:t>
      </w:r>
      <w:r w:rsidR="007A3172">
        <w:rPr>
          <w:highlight w:val="white"/>
        </w:rPr>
        <w:t>the Windows environment</w:t>
      </w:r>
      <w:r w:rsidR="00721ABF">
        <w:rPr>
          <w:highlight w:val="white"/>
        </w:rPr>
        <w:t>, as opposed to the Linux environment.</w:t>
      </w:r>
    </w:p>
    <w:p w14:paraId="4BD1E361" w14:textId="77777777" w:rsidR="000C4DBF" w:rsidRPr="00903DBA" w:rsidRDefault="000C4DBF" w:rsidP="000C4DBF">
      <w:pPr>
        <w:pStyle w:val="CodeHeader"/>
      </w:pPr>
      <w:r w:rsidRPr="00903DBA">
        <w:t>TypeSize.cs</w:t>
      </w:r>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42E35B04" w:rsidR="00303C4E" w:rsidRDefault="00303C4E" w:rsidP="004568A2">
      <w:pPr>
        <w:pStyle w:val="Rubrik3"/>
        <w:numPr>
          <w:ilvl w:val="2"/>
          <w:numId w:val="157"/>
        </w:numPr>
        <w:rPr>
          <w:highlight w:val="white"/>
        </w:rPr>
      </w:pPr>
      <w:bookmarkStart w:id="554" w:name="_Toc59126273"/>
      <w:r w:rsidRPr="00903DBA">
        <w:rPr>
          <w:highlight w:val="white"/>
        </w:rPr>
        <w:t>Static Symbol</w:t>
      </w:r>
      <w:bookmarkEnd w:id="554"/>
    </w:p>
    <w:p w14:paraId="2727885D" w14:textId="1F8C6724" w:rsidR="0076067B" w:rsidRPr="0076067B" w:rsidRDefault="0076067B" w:rsidP="0076067B">
      <w:pPr>
        <w:rPr>
          <w:highlight w:val="white"/>
        </w:rPr>
      </w:pPr>
      <w:r>
        <w:rPr>
          <w:highlight w:val="white"/>
        </w:rPr>
        <w:t xml:space="preserve">The </w:t>
      </w:r>
      <w:r w:rsidRPr="005400D2">
        <w:rPr>
          <w:rStyle w:val="KeyWord0"/>
          <w:highlight w:val="white"/>
        </w:rPr>
        <w:t>StaticSymbolWindows</w:t>
      </w:r>
      <w:r>
        <w:rPr>
          <w:highlight w:val="white"/>
        </w:rPr>
        <w:t xml:space="preserve"> class is a sub class </w:t>
      </w:r>
      <w:r w:rsidR="005400D2">
        <w:rPr>
          <w:highlight w:val="white"/>
        </w:rPr>
        <w:t>o</w:t>
      </w:r>
      <w:r>
        <w:rPr>
          <w:highlight w:val="white"/>
        </w:rPr>
        <w:t xml:space="preserve">f </w:t>
      </w:r>
      <w:r w:rsidRPr="005400D2">
        <w:rPr>
          <w:rStyle w:val="KeyWord0"/>
          <w:highlight w:val="white"/>
        </w:rPr>
        <w:t>StaticSymbol</w:t>
      </w:r>
      <w:r w:rsidR="00F84F49">
        <w:rPr>
          <w:highlight w:val="white"/>
        </w:rPr>
        <w:t xml:space="preserve"> in Section </w:t>
      </w:r>
      <w:r w:rsidR="00F84F49">
        <w:rPr>
          <w:highlight w:val="white"/>
        </w:rPr>
        <w:fldChar w:fldCharType="begin"/>
      </w:r>
      <w:r w:rsidR="00F84F49">
        <w:rPr>
          <w:highlight w:val="white"/>
        </w:rPr>
        <w:instrText xml:space="preserve"> REF _Ref58962643 \r \h </w:instrText>
      </w:r>
      <w:r w:rsidR="00F84F49">
        <w:rPr>
          <w:highlight w:val="white"/>
        </w:rPr>
      </w:r>
      <w:r w:rsidR="00F84F49">
        <w:rPr>
          <w:highlight w:val="white"/>
        </w:rPr>
        <w:fldChar w:fldCharType="separate"/>
      </w:r>
      <w:r w:rsidR="00461860">
        <w:rPr>
          <w:highlight w:val="white"/>
        </w:rPr>
        <w:t>6.2</w:t>
      </w:r>
      <w:r w:rsidR="00F84F49">
        <w:rPr>
          <w:highlight w:val="white"/>
        </w:rPr>
        <w:fldChar w:fldCharType="end"/>
      </w:r>
      <w:r w:rsidR="00F84F49">
        <w:rPr>
          <w:highlight w:val="white"/>
        </w:rPr>
        <w:t>.</w:t>
      </w:r>
    </w:p>
    <w:p w14:paraId="0A053B40" w14:textId="404E0AEE" w:rsidR="00303C4E" w:rsidRPr="00903DBA" w:rsidRDefault="00303C4E" w:rsidP="00303C4E">
      <w:pPr>
        <w:pStyle w:val="CodeHeader"/>
        <w:rPr>
          <w:highlight w:val="white"/>
        </w:rPr>
      </w:pPr>
      <w:r w:rsidRPr="00903DBA">
        <w:rPr>
          <w:highlight w:val="white"/>
        </w:rPr>
        <w:t>StaticSymbolWindows.cs</w:t>
      </w:r>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2213E1E3" w14:textId="334EF802" w:rsidR="009A3E5B" w:rsidRDefault="009A3E5B" w:rsidP="009A3E5B">
      <w:pPr>
        <w:rPr>
          <w:highlight w:val="white"/>
        </w:rPr>
      </w:pPr>
      <w:r>
        <w:rPr>
          <w:highlight w:val="white"/>
        </w:rPr>
        <w:t xml:space="preserve">The resulting code of each function definition and </w:t>
      </w:r>
      <w:r w:rsidR="00E21CC1">
        <w:rPr>
          <w:highlight w:val="white"/>
        </w:rPr>
        <w:t xml:space="preserve">static variable and constant are stored in </w:t>
      </w:r>
      <w:r w:rsidR="00E21CC1" w:rsidRPr="00E21CC1">
        <w:rPr>
          <w:rStyle w:val="KeyWord0"/>
          <w:highlight w:val="white"/>
        </w:rPr>
        <w:t>m_byteList</w:t>
      </w:r>
      <w:r w:rsidR="00E21CC1">
        <w:rPr>
          <w:highlight w:val="white"/>
        </w:rPr>
        <w:t>.</w:t>
      </w:r>
    </w:p>
    <w:p w14:paraId="3C430839" w14:textId="778D27DC" w:rsidR="00303C4E" w:rsidRDefault="00303C4E" w:rsidP="00303C4E">
      <w:pPr>
        <w:pStyle w:val="Code"/>
        <w:rPr>
          <w:highlight w:val="white"/>
        </w:rPr>
      </w:pPr>
      <w:r w:rsidRPr="00903DBA">
        <w:rPr>
          <w:highlight w:val="white"/>
        </w:rPr>
        <w:t xml:space="preserve">    private List&lt;byte&gt; m_byteList;</w:t>
      </w:r>
    </w:p>
    <w:p w14:paraId="7B03AEF0" w14:textId="11199BAA" w:rsidR="00E80CB2" w:rsidRDefault="006F2960" w:rsidP="00E80CB2">
      <w:pPr>
        <w:rPr>
          <w:highlight w:val="white"/>
        </w:rPr>
      </w:pPr>
      <w:r>
        <w:rPr>
          <w:highlight w:val="white"/>
        </w:rPr>
        <w:t xml:space="preserve">A static variable or constant may </w:t>
      </w:r>
      <w:r w:rsidR="003F38DE">
        <w:rPr>
          <w:highlight w:val="white"/>
        </w:rPr>
        <w:t xml:space="preserve">access other static variables or constant, we store the </w:t>
      </w:r>
      <w:r w:rsidR="00831FF2">
        <w:rPr>
          <w:highlight w:val="white"/>
        </w:rPr>
        <w:t xml:space="preserve">addresses of the </w:t>
      </w:r>
      <w:r w:rsidR="003F38DE">
        <w:rPr>
          <w:highlight w:val="white"/>
        </w:rPr>
        <w:t xml:space="preserve">accesses in </w:t>
      </w:r>
      <w:r w:rsidR="003F38DE" w:rsidRPr="003F38DE">
        <w:rPr>
          <w:rStyle w:val="KeyWord0"/>
          <w:highlight w:val="white"/>
        </w:rPr>
        <w:t>m_accessMap</w:t>
      </w:r>
      <w:r w:rsidR="003F38DE">
        <w:rPr>
          <w:highlight w:val="white"/>
        </w:rPr>
        <w:t xml:space="preserve">. Moreover, a function may call other functions, we store the </w:t>
      </w:r>
      <w:r w:rsidR="00831FF2">
        <w:rPr>
          <w:highlight w:val="white"/>
        </w:rPr>
        <w:t xml:space="preserve">addresses of the </w:t>
      </w:r>
      <w:r w:rsidR="003F38DE">
        <w:rPr>
          <w:highlight w:val="white"/>
        </w:rPr>
        <w:t xml:space="preserve">calls in </w:t>
      </w:r>
      <w:r w:rsidR="003F38DE" w:rsidRPr="003F38DE">
        <w:rPr>
          <w:rStyle w:val="KeyWord0"/>
          <w:highlight w:val="white"/>
        </w:rPr>
        <w:t>m_callMap</w:t>
      </w:r>
      <w:r w:rsidR="003F38DE">
        <w:rPr>
          <w:highlight w:val="white"/>
        </w:rPr>
        <w:t>.</w:t>
      </w:r>
      <w:r w:rsidR="00831FF2">
        <w:rPr>
          <w:highlight w:val="white"/>
        </w:rPr>
        <w:t xml:space="preserve"> The addresses are relative the beginning of the function or static object</w:t>
      </w:r>
      <w:r w:rsidR="00503ED2">
        <w:rPr>
          <w:highlight w:val="white"/>
        </w:rPr>
        <w:t xml:space="preserve">. They are later </w:t>
      </w:r>
      <w:r w:rsidR="00831FF2">
        <w:rPr>
          <w:highlight w:val="white"/>
        </w:rPr>
        <w:t>replaced by proper addresses by the linker.</w:t>
      </w:r>
      <w:r w:rsidR="00ED0B8B">
        <w:rPr>
          <w:highlight w:val="white"/>
        </w:rPr>
        <w:t xml:space="preserve"> The difference between the addresses of the final accesses and calls is that the access addresses are absolute while the call addresses are relative the address of the call.</w:t>
      </w:r>
    </w:p>
    <w:p w14:paraId="729F5709" w14:textId="708CB384" w:rsidR="00303C4E" w:rsidRDefault="00303C4E" w:rsidP="00303C4E">
      <w:pPr>
        <w:pStyle w:val="Code"/>
        <w:rPr>
          <w:highlight w:val="white"/>
        </w:rPr>
      </w:pPr>
      <w:r w:rsidRPr="00903DBA">
        <w:rPr>
          <w:highlight w:val="white"/>
        </w:rPr>
        <w:t xml:space="preserve">    private IDictionary&lt;int,string&gt; m_accessMap, m_callMap;</w:t>
      </w:r>
    </w:p>
    <w:p w14:paraId="60CFB29B" w14:textId="7408ACFC" w:rsidR="003F38DE" w:rsidRPr="00903DBA" w:rsidRDefault="00B074C9" w:rsidP="003F38DE">
      <w:pPr>
        <w:rPr>
          <w:highlight w:val="white"/>
        </w:rPr>
      </w:pPr>
      <w:r>
        <w:rPr>
          <w:highlight w:val="white"/>
        </w:rPr>
        <w:t xml:space="preserve">When a </w:t>
      </w:r>
      <w:r w:rsidR="00BC6A07">
        <w:rPr>
          <w:highlight w:val="white"/>
        </w:rPr>
        <w:t xml:space="preserve">called </w:t>
      </w:r>
      <w:r>
        <w:rPr>
          <w:highlight w:val="white"/>
        </w:rPr>
        <w:t xml:space="preserve">function </w:t>
      </w:r>
      <w:r w:rsidR="00BC6A07">
        <w:rPr>
          <w:highlight w:val="white"/>
        </w:rPr>
        <w:t xml:space="preserve">returns to the calling </w:t>
      </w:r>
      <w:r>
        <w:rPr>
          <w:highlight w:val="white"/>
        </w:rPr>
        <w:t>is</w:t>
      </w:r>
      <w:r w:rsidR="00BC6A07">
        <w:rPr>
          <w:highlight w:val="white"/>
        </w:rPr>
        <w:t xml:space="preserve">, we store the return address in </w:t>
      </w:r>
      <w:r w:rsidR="00BC6A07" w:rsidRPr="00B72940">
        <w:rPr>
          <w:rStyle w:val="KeyWord0"/>
          <w:highlight w:val="white"/>
        </w:rPr>
        <w:t>m_returnSet</w:t>
      </w:r>
      <w:r w:rsidR="00BC6A07">
        <w:rPr>
          <w:highlight w:val="white"/>
        </w:rPr>
        <w:t>. The address</w:t>
      </w:r>
      <w:r w:rsidR="00503ED2">
        <w:rPr>
          <w:highlight w:val="white"/>
        </w:rPr>
        <w:t xml:space="preserve">es are </w:t>
      </w:r>
      <w:r w:rsidR="00BC6A07">
        <w:rPr>
          <w:highlight w:val="white"/>
        </w:rPr>
        <w:t xml:space="preserve">relative the </w:t>
      </w:r>
      <w:r w:rsidR="00B72940">
        <w:rPr>
          <w:highlight w:val="white"/>
        </w:rPr>
        <w:t>address of the function call in the calling function</w:t>
      </w:r>
      <w:r w:rsidR="00503ED2">
        <w:rPr>
          <w:highlight w:val="white"/>
        </w:rPr>
        <w:t xml:space="preserve">. It is later </w:t>
      </w:r>
      <w:r w:rsidR="00B72940">
        <w:rPr>
          <w:highlight w:val="white"/>
        </w:rPr>
        <w:t xml:space="preserve">replaced by a proper </w:t>
      </w:r>
      <w:r w:rsidR="00503ED2">
        <w:rPr>
          <w:highlight w:val="white"/>
        </w:rPr>
        <w:t>address</w:t>
      </w:r>
      <w:r w:rsidR="00B72940">
        <w:rPr>
          <w:highlight w:val="white"/>
        </w:rPr>
        <w:t xml:space="preserve"> by the linker.</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027DA47E" w:rsidR="00303C4E" w:rsidRPr="00903DBA" w:rsidRDefault="00503ED2" w:rsidP="00503ED2">
      <w:pPr>
        <w:rPr>
          <w:highlight w:val="white"/>
        </w:rPr>
      </w:pPr>
      <w:r>
        <w:rPr>
          <w:highlight w:val="white"/>
        </w:rPr>
        <w:t xml:space="preserve">We need </w:t>
      </w:r>
      <w:r w:rsidR="00E3143D">
        <w:rPr>
          <w:highlight w:val="white"/>
        </w:rPr>
        <w:t>the</w:t>
      </w:r>
      <w:r>
        <w:rPr>
          <w:highlight w:val="white"/>
        </w:rPr>
        <w:t xml:space="preserve"> default constructor</w:t>
      </w:r>
      <w:r w:rsidR="00E3143D">
        <w:rPr>
          <w:highlight w:val="white"/>
        </w:rPr>
        <w:t xml:space="preserve"> when </w:t>
      </w:r>
      <w:r w:rsidR="001F051C">
        <w:rPr>
          <w:highlight w:val="white"/>
        </w:rPr>
        <w:t>loading object of the class from a file.</w:t>
      </w: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258E1C9F" w14:textId="4698BE89" w:rsidR="009A3E5B" w:rsidRPr="00903DBA" w:rsidRDefault="00944DE0" w:rsidP="009A3E5B">
      <w:pPr>
        <w:rPr>
          <w:highlight w:val="white"/>
        </w:rPr>
      </w:pPr>
      <w:r>
        <w:rPr>
          <w:highlight w:val="white"/>
        </w:rPr>
        <w:t xml:space="preserve">The </w:t>
      </w:r>
      <w:r w:rsidR="001F051C">
        <w:rPr>
          <w:highlight w:val="white"/>
        </w:rPr>
        <w:t>second</w:t>
      </w:r>
      <w:r w:rsidR="009A3E5B">
        <w:rPr>
          <w:highlight w:val="white"/>
        </w:rPr>
        <w:t xml:space="preserve"> </w:t>
      </w:r>
      <w:r>
        <w:rPr>
          <w:highlight w:val="white"/>
        </w:rPr>
        <w:t xml:space="preserve">constructor takes </w:t>
      </w:r>
      <w:r w:rsidR="000E4122">
        <w:rPr>
          <w:highlight w:val="white"/>
        </w:rPr>
        <w:t>a</w:t>
      </w:r>
      <w:r w:rsidR="009A3E5B">
        <w:rPr>
          <w:highlight w:val="white"/>
        </w:rPr>
        <w:t xml:space="preserve"> unique</w:t>
      </w:r>
      <w:r w:rsidR="000E4122">
        <w:rPr>
          <w:highlight w:val="white"/>
        </w:rPr>
        <w:t xml:space="preserve"> </w:t>
      </w:r>
      <w:r>
        <w:rPr>
          <w:highlight w:val="white"/>
        </w:rPr>
        <w:t xml:space="preserve">name, a byte list, and an access map. </w:t>
      </w:r>
      <w:r w:rsidR="009A3E5B">
        <w:rPr>
          <w:highlight w:val="white"/>
        </w:rPr>
        <w:t xml:space="preserve">This constructor is intended for static variables and constants. </w:t>
      </w:r>
    </w:p>
    <w:p w14:paraId="274629D4" w14:textId="0809A6B4" w:rsidR="00303C4E" w:rsidRPr="00903DBA" w:rsidRDefault="00303C4E" w:rsidP="00303C4E">
      <w:pPr>
        <w:pStyle w:val="Code"/>
        <w:rPr>
          <w:highlight w:val="white"/>
        </w:rPr>
      </w:pPr>
      <w:r w:rsidRPr="00903DBA">
        <w:rPr>
          <w:highlight w:val="white"/>
        </w:rPr>
        <w:t xml:space="preserve">    public StaticSymbolWindows(string uniqueName, List&lt;byte&gt; byteList = null, </w:t>
      </w:r>
    </w:p>
    <w:p w14:paraId="49BF84C1" w14:textId="00C91D64" w:rsidR="00303C4E" w:rsidRPr="00903DBA" w:rsidRDefault="00303C4E" w:rsidP="00303C4E">
      <w:pPr>
        <w:pStyle w:val="Code"/>
        <w:rPr>
          <w:highlight w:val="white"/>
        </w:rPr>
      </w:pPr>
      <w:r w:rsidRPr="00903DBA">
        <w:rPr>
          <w:highlight w:val="white"/>
        </w:rPr>
        <w:lastRenderedPageBreak/>
        <w:t xml:space="preserve">                  </w:t>
      </w:r>
      <w:r w:rsidR="000D7F45">
        <w:rPr>
          <w:highlight w:val="white"/>
        </w:rPr>
        <w:t xml:space="preserve">       </w:t>
      </w: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23977B76" w14:textId="77777777" w:rsidR="00AA6D97" w:rsidRDefault="00303C4E" w:rsidP="00303C4E">
      <w:pPr>
        <w:pStyle w:val="Code"/>
        <w:rPr>
          <w:highlight w:val="white"/>
        </w:rPr>
      </w:pPr>
      <w:r w:rsidRPr="00903DBA">
        <w:rPr>
          <w:highlight w:val="white"/>
        </w:rPr>
        <w:t xml:space="preserve">      m_accessMap = (accessMap != null) ? accessMap</w:t>
      </w:r>
    </w:p>
    <w:p w14:paraId="7F02A94F" w14:textId="7BF3326A" w:rsidR="00303C4E" w:rsidRPr="00903DBA" w:rsidRDefault="00AA6D97" w:rsidP="00303C4E">
      <w:pPr>
        <w:pStyle w:val="Code"/>
        <w:rPr>
          <w:highlight w:val="white"/>
        </w:rPr>
      </w:pPr>
      <w:r>
        <w:rPr>
          <w:highlight w:val="white"/>
        </w:rPr>
        <w:t xml:space="preserve">                                       </w:t>
      </w:r>
      <w:r w:rsidR="00303C4E" w:rsidRPr="00903DBA">
        <w:rPr>
          <w:highlight w:val="white"/>
        </w:rPr>
        <w:t xml:space="preserve">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1204109A" w:rsidR="00303C4E" w:rsidRPr="00903DBA" w:rsidRDefault="009A3E5B" w:rsidP="009A3E5B">
      <w:pPr>
        <w:rPr>
          <w:highlight w:val="white"/>
        </w:rPr>
      </w:pPr>
      <w:r>
        <w:rPr>
          <w:highlight w:val="white"/>
        </w:rPr>
        <w:t xml:space="preserve">The </w:t>
      </w:r>
      <w:r w:rsidR="001F051C">
        <w:rPr>
          <w:highlight w:val="white"/>
        </w:rPr>
        <w:t>third</w:t>
      </w:r>
      <w:r>
        <w:rPr>
          <w:highlight w:val="white"/>
        </w:rPr>
        <w:t xml:space="preserve"> constructor takes a unique name, a byte list, and an access map, a call map, and a return set. This constructor is intended for function definitions. </w:t>
      </w:r>
    </w:p>
    <w:p w14:paraId="6A878EEE" w14:textId="546BA087" w:rsidR="00303C4E" w:rsidRPr="00903DBA" w:rsidRDefault="00303C4E" w:rsidP="00303C4E">
      <w:pPr>
        <w:pStyle w:val="Code"/>
        <w:rPr>
          <w:highlight w:val="white"/>
        </w:rPr>
      </w:pPr>
      <w:r w:rsidRPr="00903DBA">
        <w:rPr>
          <w:highlight w:val="white"/>
        </w:rPr>
        <w:t xml:space="preserve">    public StaticSymbolWindows(string uniqueName, List&lt;byte&gt; byteList,</w:t>
      </w:r>
    </w:p>
    <w:p w14:paraId="6D832BAE" w14:textId="577ABE98" w:rsidR="00303C4E" w:rsidRPr="00903DBA" w:rsidRDefault="00CF6C70" w:rsidP="00303C4E">
      <w:pPr>
        <w:pStyle w:val="Code"/>
        <w:rPr>
          <w:highlight w:val="white"/>
        </w:rPr>
      </w:pPr>
      <w:r>
        <w:rPr>
          <w:highlight w:val="white"/>
        </w:rPr>
        <w:t xml:space="preserve">       </w:t>
      </w:r>
      <w:r w:rsidR="00303C4E" w:rsidRPr="00903DBA">
        <w:rPr>
          <w:highlight w:val="white"/>
        </w:rPr>
        <w:t xml:space="preserve">                        IDictionary&lt;int,string&gt; accessMap,</w:t>
      </w:r>
    </w:p>
    <w:p w14:paraId="5C2FAFA4" w14:textId="47E647FE" w:rsidR="00303C4E" w:rsidRPr="00903DBA" w:rsidRDefault="00303C4E" w:rsidP="00303C4E">
      <w:pPr>
        <w:pStyle w:val="Code"/>
        <w:rPr>
          <w:highlight w:val="white"/>
        </w:rPr>
      </w:pPr>
      <w:r w:rsidRPr="00903DBA">
        <w:rPr>
          <w:highlight w:val="white"/>
        </w:rPr>
        <w:t xml:space="preserve">       </w:t>
      </w:r>
      <w:r w:rsidR="00CF6C70">
        <w:rPr>
          <w:highlight w:val="white"/>
        </w:rPr>
        <w:t xml:space="preserve">       </w:t>
      </w: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154190FA" w14:textId="77777777" w:rsidR="00142A8E" w:rsidRDefault="00142A8E" w:rsidP="00303C4E">
      <w:pPr>
        <w:pStyle w:val="Code"/>
        <w:rPr>
          <w:highlight w:val="white"/>
        </w:rPr>
      </w:pPr>
    </w:p>
    <w:p w14:paraId="141F97E2" w14:textId="7F2A4FBA"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2197B666" w:rsidR="00303C4E" w:rsidRPr="00903DBA" w:rsidRDefault="00E2787A" w:rsidP="00E2787A">
      <w:pPr>
        <w:rPr>
          <w:highlight w:val="white"/>
        </w:rPr>
      </w:pPr>
      <w:r>
        <w:rPr>
          <w:highlight w:val="white"/>
        </w:rPr>
        <w:t xml:space="preserve">The </w:t>
      </w:r>
      <w:r w:rsidRPr="005776DD">
        <w:rPr>
          <w:rStyle w:val="KeyWord0"/>
          <w:highlight w:val="white"/>
        </w:rPr>
        <w:t>Write</w:t>
      </w:r>
      <w:r>
        <w:rPr>
          <w:highlight w:val="white"/>
        </w:rPr>
        <w:t xml:space="preserve"> method</w:t>
      </w:r>
      <w:r w:rsidR="005776DD">
        <w:rPr>
          <w:highlight w:val="white"/>
        </w:rPr>
        <w:t xml:space="preserve"> </w:t>
      </w:r>
      <w:r w:rsidR="00CB6C56">
        <w:rPr>
          <w:highlight w:val="white"/>
        </w:rPr>
        <w:t>writes the byte list, access map, call map, and return set to the file.</w:t>
      </w:r>
      <w:r w:rsidR="00427080">
        <w:rPr>
          <w:highlight w:val="white"/>
        </w:rPr>
        <w:t xml:space="preserve"> We call </w:t>
      </w:r>
      <w:r w:rsidR="00427080" w:rsidRPr="00427080">
        <w:rPr>
          <w:rStyle w:val="KeyWord0"/>
          <w:highlight w:val="white"/>
        </w:rPr>
        <w:t>base</w:t>
      </w:r>
      <w:r w:rsidR="00427080">
        <w:rPr>
          <w:highlight w:val="white"/>
        </w:rPr>
        <w:t xml:space="preserve"> to</w:t>
      </w:r>
      <w:r w:rsidR="009D50B1">
        <w:rPr>
          <w:highlight w:val="white"/>
        </w:rPr>
        <w:t xml:space="preserve"> write the unique name of the object.</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2669200A" w:rsidR="00303C4E" w:rsidRPr="00903DBA" w:rsidRDefault="00CB6C56" w:rsidP="00CB6C56">
      <w:pPr>
        <w:rPr>
          <w:highlight w:val="white"/>
        </w:rPr>
      </w:pPr>
      <w:r>
        <w:rPr>
          <w:highlight w:val="white"/>
        </w:rPr>
        <w:t xml:space="preserve">We first write the size (number of bytes) of the byte list, then we write </w:t>
      </w:r>
      <w:r w:rsidR="00427080">
        <w:rPr>
          <w:highlight w:val="white"/>
        </w:rPr>
        <w:t xml:space="preserve">its </w:t>
      </w:r>
      <w:r>
        <w:rPr>
          <w:highlight w:val="white"/>
        </w:rPr>
        <w:t>bytes</w:t>
      </w:r>
      <w:r w:rsidR="00427080">
        <w:rPr>
          <w:highlight w:val="white"/>
        </w:rPr>
        <w:t>.</w:t>
      </w:r>
    </w:p>
    <w:p w14:paraId="5C14D95C" w14:textId="77777777" w:rsidR="00796803" w:rsidRPr="00796803" w:rsidRDefault="00796803" w:rsidP="00796803">
      <w:pPr>
        <w:pStyle w:val="Code"/>
        <w:rPr>
          <w:highlight w:val="white"/>
        </w:rPr>
      </w:pPr>
      <w:r w:rsidRPr="00796803">
        <w:rPr>
          <w:highlight w:val="white"/>
        </w:rPr>
        <w:t xml:space="preserve">      outStream.Write(m_byteList.Count);</w:t>
      </w:r>
    </w:p>
    <w:p w14:paraId="26E37F15" w14:textId="77777777" w:rsidR="00796803" w:rsidRPr="00796803" w:rsidRDefault="00796803" w:rsidP="00796803">
      <w:pPr>
        <w:pStyle w:val="Code"/>
        <w:rPr>
          <w:highlight w:val="white"/>
        </w:rPr>
      </w:pPr>
      <w:r w:rsidRPr="00796803">
        <w:rPr>
          <w:highlight w:val="white"/>
        </w:rPr>
        <w:t xml:space="preserve">      foreach (sbyte b in m_byteList) {</w:t>
      </w:r>
    </w:p>
    <w:p w14:paraId="008F083F" w14:textId="77777777" w:rsidR="00796803" w:rsidRPr="00796803" w:rsidRDefault="00796803" w:rsidP="00796803">
      <w:pPr>
        <w:pStyle w:val="Code"/>
        <w:rPr>
          <w:highlight w:val="white"/>
        </w:rPr>
      </w:pPr>
      <w:r w:rsidRPr="00796803">
        <w:rPr>
          <w:highlight w:val="white"/>
        </w:rPr>
        <w:t xml:space="preserve">        outStream.Write(b);</w:t>
      </w:r>
    </w:p>
    <w:p w14:paraId="0A3C1489" w14:textId="77777777" w:rsidR="00796803" w:rsidRPr="00796803" w:rsidRDefault="00796803" w:rsidP="00796803">
      <w:pPr>
        <w:pStyle w:val="Code"/>
        <w:rPr>
          <w:highlight w:val="white"/>
        </w:rPr>
      </w:pPr>
      <w:r w:rsidRPr="00796803">
        <w:rPr>
          <w:highlight w:val="white"/>
        </w:rPr>
        <w:t xml:space="preserve">      }</w:t>
      </w:r>
    </w:p>
    <w:p w14:paraId="3DEC6F5D" w14:textId="4C016864" w:rsidR="00796803" w:rsidRPr="00796803" w:rsidRDefault="004B564C" w:rsidP="004B564C">
      <w:pPr>
        <w:rPr>
          <w:highlight w:val="white"/>
        </w:rPr>
      </w:pPr>
      <w:r>
        <w:rPr>
          <w:highlight w:val="white"/>
        </w:rPr>
        <w:t xml:space="preserve">In the same way, we </w:t>
      </w:r>
      <w:r w:rsidR="00427080">
        <w:rPr>
          <w:highlight w:val="white"/>
        </w:rPr>
        <w:t>write the size of the access map, and the then its key-value pairs.</w:t>
      </w:r>
    </w:p>
    <w:p w14:paraId="32790C7A" w14:textId="77777777" w:rsidR="00796803" w:rsidRPr="00796803" w:rsidRDefault="00796803" w:rsidP="00796803">
      <w:pPr>
        <w:pStyle w:val="Code"/>
        <w:rPr>
          <w:highlight w:val="white"/>
        </w:rPr>
      </w:pPr>
      <w:r w:rsidRPr="00796803">
        <w:rPr>
          <w:highlight w:val="white"/>
        </w:rPr>
        <w:t xml:space="preserve">      outStream.Write(m_accessMap.Count);</w:t>
      </w:r>
    </w:p>
    <w:p w14:paraId="68E083A0" w14:textId="77777777" w:rsidR="00796803" w:rsidRPr="00796803" w:rsidRDefault="00796803" w:rsidP="00796803">
      <w:pPr>
        <w:pStyle w:val="Code"/>
        <w:rPr>
          <w:highlight w:val="white"/>
        </w:rPr>
      </w:pPr>
      <w:r w:rsidRPr="00796803">
        <w:rPr>
          <w:highlight w:val="white"/>
        </w:rPr>
        <w:t xml:space="preserve">      foreach (KeyValuePair&lt;int,string&gt; entry in m_accessMap) {</w:t>
      </w:r>
    </w:p>
    <w:p w14:paraId="08269321" w14:textId="77777777" w:rsidR="00796803" w:rsidRPr="00796803" w:rsidRDefault="00796803" w:rsidP="00796803">
      <w:pPr>
        <w:pStyle w:val="Code"/>
        <w:rPr>
          <w:highlight w:val="white"/>
        </w:rPr>
      </w:pPr>
      <w:r w:rsidRPr="00796803">
        <w:rPr>
          <w:highlight w:val="white"/>
        </w:rPr>
        <w:t xml:space="preserve">        outStream.Write(entry.Key);</w:t>
      </w:r>
    </w:p>
    <w:p w14:paraId="4AE71215" w14:textId="77777777" w:rsidR="00796803" w:rsidRPr="00796803" w:rsidRDefault="00796803" w:rsidP="00796803">
      <w:pPr>
        <w:pStyle w:val="Code"/>
        <w:rPr>
          <w:highlight w:val="white"/>
        </w:rPr>
      </w:pPr>
      <w:r w:rsidRPr="00796803">
        <w:rPr>
          <w:highlight w:val="white"/>
        </w:rPr>
        <w:t xml:space="preserve">        outStream.Write(entry.Value);</w:t>
      </w:r>
    </w:p>
    <w:p w14:paraId="1DAD9935" w14:textId="77777777" w:rsidR="00796803" w:rsidRPr="00796803" w:rsidRDefault="00796803" w:rsidP="00796803">
      <w:pPr>
        <w:pStyle w:val="Code"/>
        <w:rPr>
          <w:highlight w:val="white"/>
        </w:rPr>
      </w:pPr>
      <w:r w:rsidRPr="00796803">
        <w:rPr>
          <w:highlight w:val="white"/>
        </w:rPr>
        <w:t xml:space="preserve">      }</w:t>
      </w:r>
    </w:p>
    <w:p w14:paraId="27DB371C" w14:textId="77777777" w:rsidR="00796803" w:rsidRPr="00796803" w:rsidRDefault="00796803" w:rsidP="00796803">
      <w:pPr>
        <w:pStyle w:val="Code"/>
        <w:rPr>
          <w:highlight w:val="white"/>
        </w:rPr>
      </w:pPr>
      <w:r w:rsidRPr="00796803">
        <w:rPr>
          <w:highlight w:val="white"/>
        </w:rPr>
        <w:t xml:space="preserve">    </w:t>
      </w:r>
    </w:p>
    <w:p w14:paraId="1FDDF122" w14:textId="77777777" w:rsidR="00796803" w:rsidRPr="00796803" w:rsidRDefault="00796803" w:rsidP="00796803">
      <w:pPr>
        <w:pStyle w:val="Code"/>
        <w:rPr>
          <w:highlight w:val="white"/>
        </w:rPr>
      </w:pPr>
      <w:r w:rsidRPr="00796803">
        <w:rPr>
          <w:highlight w:val="white"/>
        </w:rPr>
        <w:lastRenderedPageBreak/>
        <w:t xml:space="preserve">      outStream.Write(m_callMap.Count);</w:t>
      </w:r>
    </w:p>
    <w:p w14:paraId="20787587" w14:textId="77777777" w:rsidR="00796803" w:rsidRPr="00796803" w:rsidRDefault="00796803" w:rsidP="00796803">
      <w:pPr>
        <w:pStyle w:val="Code"/>
        <w:rPr>
          <w:highlight w:val="white"/>
        </w:rPr>
      </w:pPr>
      <w:r w:rsidRPr="00796803">
        <w:rPr>
          <w:highlight w:val="white"/>
        </w:rPr>
        <w:t xml:space="preserve">      foreach (KeyValuePair&lt;int,string&gt; entry in m_callMap) {</w:t>
      </w:r>
    </w:p>
    <w:p w14:paraId="48417D28" w14:textId="77777777" w:rsidR="00796803" w:rsidRPr="00796803" w:rsidRDefault="00796803" w:rsidP="00796803">
      <w:pPr>
        <w:pStyle w:val="Code"/>
        <w:rPr>
          <w:highlight w:val="white"/>
        </w:rPr>
      </w:pPr>
      <w:r w:rsidRPr="00796803">
        <w:rPr>
          <w:highlight w:val="white"/>
        </w:rPr>
        <w:t xml:space="preserve">        outStream.Write(entry.Key);</w:t>
      </w:r>
    </w:p>
    <w:p w14:paraId="136B3B74" w14:textId="77777777" w:rsidR="00796803" w:rsidRPr="00796803" w:rsidRDefault="00796803" w:rsidP="00796803">
      <w:pPr>
        <w:pStyle w:val="Code"/>
        <w:rPr>
          <w:highlight w:val="white"/>
        </w:rPr>
      </w:pPr>
      <w:r w:rsidRPr="00796803">
        <w:rPr>
          <w:highlight w:val="white"/>
        </w:rPr>
        <w:t xml:space="preserve">        outStream.Write(entry.Value);</w:t>
      </w:r>
    </w:p>
    <w:p w14:paraId="13D49567" w14:textId="77777777" w:rsidR="00796803" w:rsidRPr="00796803" w:rsidRDefault="00796803" w:rsidP="00796803">
      <w:pPr>
        <w:pStyle w:val="Code"/>
        <w:rPr>
          <w:highlight w:val="white"/>
        </w:rPr>
      </w:pPr>
      <w:r w:rsidRPr="00796803">
        <w:rPr>
          <w:highlight w:val="white"/>
        </w:rPr>
        <w:t xml:space="preserve">      }</w:t>
      </w:r>
    </w:p>
    <w:p w14:paraId="5D74561A" w14:textId="77777777" w:rsidR="00796803" w:rsidRPr="00796803" w:rsidRDefault="00796803" w:rsidP="00796803">
      <w:pPr>
        <w:pStyle w:val="Code"/>
        <w:rPr>
          <w:highlight w:val="white"/>
        </w:rPr>
      </w:pPr>
    </w:p>
    <w:p w14:paraId="5317FA70" w14:textId="77777777" w:rsidR="00796803" w:rsidRPr="00796803" w:rsidRDefault="00796803" w:rsidP="00796803">
      <w:pPr>
        <w:pStyle w:val="Code"/>
        <w:rPr>
          <w:highlight w:val="white"/>
        </w:rPr>
      </w:pPr>
      <w:r w:rsidRPr="00796803">
        <w:rPr>
          <w:highlight w:val="white"/>
        </w:rPr>
        <w:t xml:space="preserve">      outStream.Write(m_returnSet.Count);</w:t>
      </w:r>
    </w:p>
    <w:p w14:paraId="59EF701B" w14:textId="77777777" w:rsidR="00796803" w:rsidRPr="00796803" w:rsidRDefault="00796803" w:rsidP="00796803">
      <w:pPr>
        <w:pStyle w:val="Code"/>
        <w:rPr>
          <w:highlight w:val="white"/>
        </w:rPr>
      </w:pPr>
      <w:r w:rsidRPr="00796803">
        <w:rPr>
          <w:highlight w:val="white"/>
        </w:rPr>
        <w:t xml:space="preserve">      foreach (int address in m_returnSet) {</w:t>
      </w:r>
    </w:p>
    <w:p w14:paraId="51AC9858" w14:textId="77777777" w:rsidR="00796803" w:rsidRPr="00796803" w:rsidRDefault="00796803" w:rsidP="00796803">
      <w:pPr>
        <w:pStyle w:val="Code"/>
        <w:rPr>
          <w:highlight w:val="white"/>
        </w:rPr>
      </w:pPr>
      <w:r w:rsidRPr="00796803">
        <w:rPr>
          <w:highlight w:val="white"/>
        </w:rPr>
        <w:t xml:space="preserve">        outStream.Write(address);</w:t>
      </w:r>
    </w:p>
    <w:p w14:paraId="655D4E52" w14:textId="77777777" w:rsidR="00796803" w:rsidRPr="00796803" w:rsidRDefault="00796803" w:rsidP="00796803">
      <w:pPr>
        <w:pStyle w:val="Code"/>
        <w:rPr>
          <w:highlight w:val="white"/>
        </w:rPr>
      </w:pPr>
      <w:r w:rsidRPr="00796803">
        <w:rPr>
          <w:highlight w:val="white"/>
        </w:rPr>
        <w:t xml:space="preserve">      }</w:t>
      </w: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3B2B0B94" w:rsidR="00303C4E" w:rsidRPr="00903DBA" w:rsidRDefault="00140085" w:rsidP="00C61DB4">
      <w:pPr>
        <w:rPr>
          <w:highlight w:val="white"/>
        </w:rPr>
      </w:pPr>
      <w:r>
        <w:rPr>
          <w:highlight w:val="white"/>
        </w:rPr>
        <w:t xml:space="preserve">The </w:t>
      </w:r>
      <w:r w:rsidR="00C61DB4">
        <w:rPr>
          <w:highlight w:val="white"/>
        </w:rPr>
        <w:t xml:space="preserve">Read method mirrors the Write method above. We read the </w:t>
      </w:r>
      <w:r w:rsidR="00DC2D9B">
        <w:rPr>
          <w:highlight w:val="white"/>
        </w:rPr>
        <w:t>unique name, byte list, access map, call map, and return set of the object.</w:t>
      </w: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4CB6F9A5" w:rsidR="00303C4E" w:rsidRPr="00903DBA" w:rsidRDefault="00DC2D9B" w:rsidP="00DC2D9B">
      <w:pPr>
        <w:rPr>
          <w:highlight w:val="white"/>
        </w:rPr>
      </w:pPr>
      <w:r>
        <w:rPr>
          <w:highlight w:val="white"/>
        </w:rPr>
        <w:t>First, we read the size of the byte list, and then its bytes.</w:t>
      </w: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32E512AD" w14:textId="1E05F363" w:rsidR="000618A4" w:rsidRPr="00903DBA" w:rsidRDefault="00C126D0" w:rsidP="000618A4">
      <w:pPr>
        <w:rPr>
          <w:highlight w:val="white"/>
        </w:rPr>
      </w:pPr>
      <w:r>
        <w:rPr>
          <w:highlight w:val="white"/>
        </w:rPr>
        <w:t>In the same way, we read the size of the access map, and then its key-value pairs.</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555" w:name="_Toc59126274"/>
      <w:r w:rsidRPr="00903DBA">
        <w:rPr>
          <w:highlight w:val="white"/>
        </w:rPr>
        <w:t>Static Value</w:t>
      </w:r>
      <w:bookmarkEnd w:id="555"/>
    </w:p>
    <w:p w14:paraId="1CF984F8" w14:textId="478AC283" w:rsidR="00B523C4" w:rsidRPr="00903DBA" w:rsidRDefault="00B523C4" w:rsidP="00B523C4">
      <w:pPr>
        <w:rPr>
          <w:highlight w:val="white"/>
        </w:rPr>
      </w:pPr>
      <w:r w:rsidRPr="00903DBA">
        <w:rPr>
          <w:highlight w:val="white"/>
        </w:rPr>
        <w:t xml:space="preserve">When creating a static value in </w:t>
      </w:r>
      <w:r w:rsidR="00181DA6">
        <w:rPr>
          <w:highlight w:val="white"/>
        </w:rPr>
        <w:t>t</w:t>
      </w:r>
      <w:r w:rsidR="00721ABF">
        <w:rPr>
          <w:highlight w:val="white"/>
        </w:rPr>
        <w:t>he Windows environment</w:t>
      </w:r>
      <w:r w:rsidRPr="00903DBA">
        <w:rPr>
          <w:highlight w:val="white"/>
        </w:rPr>
        <w:t xml:space="preserve">, </w:t>
      </w:r>
      <w:r w:rsidR="008D3024">
        <w:rPr>
          <w:highlight w:val="white"/>
        </w:rPr>
        <w:t xml:space="preserve">the </w:t>
      </w:r>
      <w:r w:rsidRPr="00903DBA">
        <w:rPr>
          <w:highlight w:val="white"/>
        </w:rPr>
        <w:t>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r w:rsidRPr="00903DBA">
        <w:rPr>
          <w:highlight w:val="white"/>
        </w:rPr>
        <w:t>ConstantExpression.cs</w:t>
      </w:r>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556" w:name="_Toc59126275"/>
      <w:r w:rsidRPr="00903DBA">
        <w:rPr>
          <w:highlight w:val="white"/>
        </w:rPr>
        <w:t>Function End</w:t>
      </w:r>
      <w:bookmarkEnd w:id="556"/>
    </w:p>
    <w:p w14:paraId="439B0D61" w14:textId="5415FEFE" w:rsidR="00022F16" w:rsidRPr="00903DBA" w:rsidRDefault="007F65F7" w:rsidP="007F65F7">
      <w:pPr>
        <w:rPr>
          <w:highlight w:val="white"/>
        </w:rPr>
      </w:pPr>
      <w:r w:rsidRPr="00903DBA">
        <w:rPr>
          <w:highlight w:val="white"/>
        </w:rPr>
        <w:t xml:space="preserve">When creating a function in </w:t>
      </w:r>
      <w:r w:rsidR="007A3172">
        <w:rPr>
          <w:highlight w:val="white"/>
        </w:rPr>
        <w:t>the Windows environment</w:t>
      </w:r>
      <w:r w:rsidRPr="00903DBA">
        <w:rPr>
          <w:highlight w:val="white"/>
        </w:rPr>
        <w:t xml:space="preserv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r w:rsidRPr="00903DBA">
        <w:rPr>
          <w:highlight w:val="white"/>
        </w:rPr>
        <w:t>MiddleCodeGenerator.cs</w:t>
      </w:r>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lastRenderedPageBreak/>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557" w:name="_Toc59126276"/>
      <w:r w:rsidRPr="00903DBA">
        <w:rPr>
          <w:highlight w:val="white"/>
        </w:rPr>
        <w:t>Target Code Generation</w:t>
      </w:r>
      <w:bookmarkEnd w:id="557"/>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558" w:name="_Toc59126277"/>
      <w:r w:rsidRPr="00903DBA">
        <w:rPr>
          <w:highlight w:val="white"/>
        </w:rPr>
        <w:t>Exit</w:t>
      </w:r>
      <w:bookmarkEnd w:id="558"/>
    </w:p>
    <w:p w14:paraId="7BCD1BC3" w14:textId="503EACE3"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t>
      </w:r>
      <w:r w:rsidR="007A3172">
        <w:rPr>
          <w:highlight w:val="white"/>
        </w:rPr>
        <w:t>the Windows environment</w:t>
      </w:r>
      <w:r w:rsidR="008A6754" w:rsidRPr="00903DBA">
        <w:rPr>
          <w:highlight w:val="white"/>
        </w:rPr>
        <w:t xml:space="preserv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r w:rsidRPr="00903DBA">
        <w:rPr>
          <w:highlight w:val="white"/>
        </w:rPr>
        <w:t>AssemblyCodeGenerator.cs</w:t>
      </w:r>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559" w:name="_Toc59126278"/>
      <w:r w:rsidRPr="00903DBA">
        <w:rPr>
          <w:highlight w:val="white"/>
        </w:rPr>
        <w:t>Initialization Code</w:t>
      </w:r>
      <w:bookmarkEnd w:id="559"/>
    </w:p>
    <w:p w14:paraId="303A93D2" w14:textId="09D6F8ED" w:rsidR="003D2653" w:rsidRPr="00903DBA" w:rsidRDefault="003D2653" w:rsidP="003D2653">
      <w:pPr>
        <w:rPr>
          <w:highlight w:val="white"/>
        </w:rPr>
      </w:pPr>
      <w:r w:rsidRPr="00903DBA">
        <w:rPr>
          <w:highlight w:val="white"/>
        </w:rPr>
        <w:t xml:space="preserve">The initialization of data blocks differs between the Linux and </w:t>
      </w:r>
      <w:r w:rsidR="007A3172">
        <w:rPr>
          <w:highlight w:val="white"/>
        </w:rPr>
        <w:t>the Windows environment</w:t>
      </w:r>
      <w:r w:rsidRPr="00903DBA">
        <w:rPr>
          <w:highlight w:val="white"/>
        </w:rPr>
        <w:t>.</w:t>
      </w:r>
    </w:p>
    <w:p w14:paraId="2909FD7D" w14:textId="77777777" w:rsidR="000103FB" w:rsidRPr="00903DBA" w:rsidRDefault="000103FB" w:rsidP="000103FB">
      <w:pPr>
        <w:pStyle w:val="CodeHeader"/>
        <w:rPr>
          <w:highlight w:val="white"/>
        </w:rPr>
      </w:pPr>
      <w:r w:rsidRPr="00903DBA">
        <w:rPr>
          <w:highlight w:val="white"/>
        </w:rPr>
        <w:t>AssemblyCodeGenerator.cs</w:t>
      </w:r>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056D7CAB" w:rsidR="008E3DC4" w:rsidRPr="00903DBA" w:rsidRDefault="008E3DC4" w:rsidP="008E3DC4">
      <w:pPr>
        <w:pStyle w:val="Code"/>
        <w:rPr>
          <w:highlight w:val="white"/>
        </w:rPr>
      </w:pPr>
      <w:r w:rsidRPr="00903DBA">
        <w:rPr>
          <w:highlight w:val="white"/>
        </w:rPr>
        <w:lastRenderedPageBreak/>
        <w:t xml:space="preserve">                      AssemblyCode.</w:t>
      </w:r>
      <w:r w:rsidR="00861418">
        <w:rPr>
          <w:highlight w:val="white"/>
        </w:rPr>
        <w:t>RegularFrameRegister</w:t>
      </w:r>
      <w:r w:rsidRPr="00903DBA">
        <w:rPr>
          <w:highlight w:val="white"/>
        </w:rPr>
        <w:t>,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46204885"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6DEFF9F0"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0028D42F"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560" w:name="_Toc59126279"/>
      <w:r w:rsidRPr="00903DBA">
        <w:rPr>
          <w:highlight w:val="white"/>
        </w:rPr>
        <w:t>Command Line Arguments</w:t>
      </w:r>
      <w:bookmarkEnd w:id="560"/>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424985" w:rsidRPr="00DF14A9" w:rsidRDefault="00424985"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424985" w:rsidRPr="00490BCB" w:rsidRDefault="00424985"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424985" w:rsidRPr="00490BCB" w:rsidRDefault="00424985"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424985" w:rsidRPr="00490BCB" w:rsidRDefault="00424985"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424985" w:rsidRPr="00490BCB" w:rsidRDefault="0042498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424985" w:rsidRPr="00090144" w:rsidRDefault="00424985"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424985" w:rsidRPr="00090144" w:rsidRDefault="00424985" w:rsidP="00605AE9">
                              <w:pPr>
                                <w:spacing w:before="0" w:after="0" w:line="240" w:lineRule="auto"/>
                                <w:rPr>
                                  <w:rFonts w:eastAsia="Calibri"/>
                                  <w:color w:val="000000"/>
                                </w:rPr>
                              </w:pPr>
                              <w:r w:rsidRPr="00090144">
                                <w:rPr>
                                  <w:rFonts w:eastAsia="Calibri"/>
                                  <w:color w:val="000000"/>
                                </w:rPr>
                                <w:t>Frame pointer of</w:t>
                              </w:r>
                            </w:p>
                            <w:p w14:paraId="68E90914" w14:textId="77777777" w:rsidR="00424985" w:rsidRPr="00090144" w:rsidRDefault="00424985"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424985" w:rsidRPr="00090144" w:rsidRDefault="0042498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424985" w:rsidRPr="00090144" w:rsidRDefault="00424985"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424985" w:rsidRPr="00090144" w:rsidRDefault="00424985"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424985" w:rsidRPr="00090144" w:rsidRDefault="00424985"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424985" w:rsidRDefault="00424985"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424985" w:rsidRDefault="00424985"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424985" w:rsidRDefault="00424985"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424985" w:rsidRDefault="00424985"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424985" w:rsidRDefault="00424985"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424985" w:rsidRDefault="0042498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424985" w:rsidRPr="00582B75" w:rsidRDefault="00424985"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424985" w:rsidRPr="00490BCB" w:rsidRDefault="00424985"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424985" w:rsidRPr="00490BCB" w:rsidRDefault="00424985"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424985" w:rsidRDefault="00424985"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424985" w:rsidRPr="00E55D4A" w:rsidRDefault="00424985"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424985" w:rsidRDefault="00424985"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424985" w:rsidRDefault="00424985"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424985" w:rsidRDefault="00424985"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424985" w:rsidRDefault="0042498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424985" w:rsidRDefault="0042498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424985" w:rsidRDefault="0042498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424985" w:rsidRDefault="0042498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424985" w:rsidRDefault="00424985"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424985" w:rsidRDefault="0042498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424985" w:rsidRDefault="00424985"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424985" w:rsidRDefault="0042498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424985" w:rsidRDefault="00424985"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424985" w:rsidRDefault="0042498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424985" w:rsidRDefault="0042498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424985" w:rsidRDefault="00424985" w:rsidP="00496983">
                              <w:pPr>
                                <w:spacing w:before="0" w:line="257" w:lineRule="auto"/>
                                <w:jc w:val="center"/>
                                <w:rPr>
                                  <w:sz w:val="24"/>
                                  <w:szCs w:val="24"/>
                                </w:rPr>
                              </w:pPr>
                              <w:r>
                                <w:rPr>
                                  <w:rFonts w:eastAsia="Calibri"/>
                                  <w:color w:val="000000"/>
                                  <w:sz w:val="16"/>
                                  <w:szCs w:val="16"/>
                                </w:rPr>
                                <w:t>129</w:t>
                              </w:r>
                            </w:p>
                            <w:p w14:paraId="3E4A06D3" w14:textId="77777777" w:rsidR="00424985" w:rsidRDefault="00424985"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424985" w:rsidRDefault="00424985"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424985" w:rsidRDefault="0042498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424985" w:rsidRDefault="0042498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424985" w:rsidRDefault="00424985" w:rsidP="006A7496">
                              <w:pPr>
                                <w:spacing w:before="100" w:line="257" w:lineRule="auto"/>
                                <w:jc w:val="left"/>
                                <w:rPr>
                                  <w:sz w:val="24"/>
                                  <w:szCs w:val="24"/>
                                </w:rPr>
                              </w:pPr>
                              <w:r>
                                <w:rPr>
                                  <w:rFonts w:eastAsia="Calibri"/>
                                  <w:color w:val="000000"/>
                                  <w:sz w:val="16"/>
                                  <w:szCs w:val="16"/>
                                </w:rPr>
                                <w:t>Before</w:t>
                              </w:r>
                            </w:p>
                            <w:p w14:paraId="6B197F32" w14:textId="77777777" w:rsidR="00424985" w:rsidRDefault="00424985"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424985" w:rsidRDefault="00424985" w:rsidP="006A7496">
                              <w:pPr>
                                <w:spacing w:before="100" w:line="256" w:lineRule="auto"/>
                                <w:rPr>
                                  <w:sz w:val="24"/>
                                  <w:szCs w:val="24"/>
                                </w:rPr>
                              </w:pPr>
                              <w:r>
                                <w:rPr>
                                  <w:rFonts w:eastAsia="Calibri"/>
                                  <w:color w:val="000000"/>
                                  <w:sz w:val="16"/>
                                  <w:szCs w:val="16"/>
                                </w:rPr>
                                <w:t>After</w:t>
                              </w:r>
                            </w:p>
                            <w:p w14:paraId="7E3E04C8" w14:textId="77777777" w:rsidR="00424985" w:rsidRDefault="00424985"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424985" w:rsidRPr="00DF14A9" w:rsidRDefault="00424985"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424985" w:rsidRPr="00490BCB" w:rsidRDefault="00424985"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424985" w:rsidRPr="00490BCB" w:rsidRDefault="00424985"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424985" w:rsidRPr="00490BCB" w:rsidRDefault="00424985"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424985" w:rsidRPr="00490BCB" w:rsidRDefault="0042498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424985" w:rsidRPr="00490BCB" w:rsidRDefault="0042498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424985" w:rsidRPr="00090144" w:rsidRDefault="00424985"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424985" w:rsidRPr="00090144" w:rsidRDefault="00424985" w:rsidP="00605AE9">
                        <w:pPr>
                          <w:spacing w:before="0" w:after="0" w:line="240" w:lineRule="auto"/>
                          <w:rPr>
                            <w:rFonts w:eastAsia="Calibri"/>
                            <w:color w:val="000000"/>
                          </w:rPr>
                        </w:pPr>
                        <w:r w:rsidRPr="00090144">
                          <w:rPr>
                            <w:rFonts w:eastAsia="Calibri"/>
                            <w:color w:val="000000"/>
                          </w:rPr>
                          <w:t>Frame pointer of</w:t>
                        </w:r>
                      </w:p>
                      <w:p w14:paraId="68E90914" w14:textId="77777777" w:rsidR="00424985" w:rsidRPr="00090144" w:rsidRDefault="00424985"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424985" w:rsidRPr="00090144" w:rsidRDefault="00424985"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424985" w:rsidRPr="00090144" w:rsidRDefault="00424985"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424985" w:rsidRPr="00090144" w:rsidRDefault="00424985"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424985" w:rsidRPr="00090144" w:rsidRDefault="00424985"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424985" w:rsidRDefault="00424985"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424985" w:rsidRDefault="00424985"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424985" w:rsidRDefault="00424985"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424985" w:rsidRDefault="00424985"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424985" w:rsidRDefault="00424985"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424985" w:rsidRDefault="0042498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424985" w:rsidRPr="00582B75" w:rsidRDefault="00424985"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424985" w:rsidRPr="00490BCB" w:rsidRDefault="00424985"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424985" w:rsidRPr="00490BCB" w:rsidRDefault="00424985"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424985" w:rsidRDefault="00424985"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424985" w:rsidRPr="00E55D4A" w:rsidRDefault="00424985"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424985" w:rsidRDefault="00424985"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424985" w:rsidRDefault="00424985"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424985" w:rsidRDefault="00424985"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424985" w:rsidRDefault="00424985"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424985" w:rsidRDefault="00424985"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424985" w:rsidRDefault="00424985"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424985" w:rsidRDefault="00424985"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424985" w:rsidRDefault="00424985"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424985" w:rsidRDefault="00424985"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424985" w:rsidRDefault="00424985"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424985" w:rsidRDefault="00424985"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424985" w:rsidRDefault="00424985"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424985" w:rsidRDefault="00424985"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424985" w:rsidRDefault="00424985"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424985" w:rsidRDefault="00424985" w:rsidP="00496983">
                        <w:pPr>
                          <w:spacing w:before="0" w:line="257" w:lineRule="auto"/>
                          <w:jc w:val="center"/>
                          <w:rPr>
                            <w:sz w:val="24"/>
                            <w:szCs w:val="24"/>
                          </w:rPr>
                        </w:pPr>
                        <w:r>
                          <w:rPr>
                            <w:rFonts w:eastAsia="Calibri"/>
                            <w:color w:val="000000"/>
                            <w:sz w:val="16"/>
                            <w:szCs w:val="16"/>
                          </w:rPr>
                          <w:t>129</w:t>
                        </w:r>
                      </w:p>
                      <w:p w14:paraId="3E4A06D3" w14:textId="77777777" w:rsidR="00424985" w:rsidRDefault="00424985"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424985" w:rsidRDefault="00424985"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424985" w:rsidRDefault="00424985"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424985" w:rsidRDefault="00424985"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424985" w:rsidRDefault="00424985" w:rsidP="006A7496">
                        <w:pPr>
                          <w:spacing w:before="100" w:line="257" w:lineRule="auto"/>
                          <w:jc w:val="left"/>
                          <w:rPr>
                            <w:sz w:val="24"/>
                            <w:szCs w:val="24"/>
                          </w:rPr>
                        </w:pPr>
                        <w:r>
                          <w:rPr>
                            <w:rFonts w:eastAsia="Calibri"/>
                            <w:color w:val="000000"/>
                            <w:sz w:val="16"/>
                            <w:szCs w:val="16"/>
                          </w:rPr>
                          <w:t>Before</w:t>
                        </w:r>
                      </w:p>
                      <w:p w14:paraId="6B197F32" w14:textId="77777777" w:rsidR="00424985" w:rsidRDefault="00424985"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424985" w:rsidRDefault="00424985" w:rsidP="006A7496">
                        <w:pPr>
                          <w:spacing w:before="100" w:line="256" w:lineRule="auto"/>
                          <w:rPr>
                            <w:sz w:val="24"/>
                            <w:szCs w:val="24"/>
                          </w:rPr>
                        </w:pPr>
                        <w:r>
                          <w:rPr>
                            <w:rFonts w:eastAsia="Calibri"/>
                            <w:color w:val="000000"/>
                            <w:sz w:val="16"/>
                            <w:szCs w:val="16"/>
                          </w:rPr>
                          <w:t>After</w:t>
                        </w:r>
                      </w:p>
                      <w:p w14:paraId="7E3E04C8" w14:textId="77777777" w:rsidR="00424985" w:rsidRDefault="00424985"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4DBA4657"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w:t>
      </w:r>
      <w:r w:rsidR="00721ABF">
        <w:rPr>
          <w:highlight w:val="white"/>
        </w:rPr>
        <w:t>the Windows environment</w:t>
      </w:r>
      <w:r w:rsidR="003C054C" w:rsidRPr="00903DBA">
        <w:rPr>
          <w:highlight w:val="white"/>
        </w:rPr>
        <w:t xml:space="preserve">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When we have iterated through the whole list, there are som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r w:rsidR="00336E39" w:rsidRPr="00903DBA">
        <w:rPr>
          <w:rStyle w:val="KeyWord0"/>
          <w:highlight w:val="white"/>
        </w:rPr>
        <w:t>si</w:t>
      </w:r>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r w:rsidRPr="00903DBA">
        <w:rPr>
          <w:highlight w:val="white"/>
        </w:rPr>
        <w:t>AssemblyCodeGenerator.cs</w:t>
      </w:r>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561" w:name="_Toc59126280"/>
      <w:r w:rsidRPr="00903DBA">
        <w:rPr>
          <w:highlight w:val="white"/>
        </w:rPr>
        <w:t>Windows Jump Info</w:t>
      </w:r>
      <w:bookmarkEnd w:id="561"/>
    </w:p>
    <w:p w14:paraId="72B28385" w14:textId="05916C9E"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w:t>
      </w:r>
      <w:r w:rsidR="00C221C4">
        <w:rPr>
          <w:highlight w:val="white"/>
        </w:rPr>
        <w:t xml:space="preserve">first </w:t>
      </w:r>
      <w:r w:rsidRPr="00903DBA">
        <w:rPr>
          <w:highlight w:val="white"/>
        </w:rPr>
        <w:t xml:space="preserve">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r w:rsidRPr="00903DBA">
        <w:rPr>
          <w:highlight w:val="white"/>
        </w:rPr>
        <w:t>AssemblyCodeGenerator.cs</w:t>
      </w:r>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2D3A978D" w:rsidR="00614EB1" w:rsidRPr="00903DBA" w:rsidRDefault="00614EB1" w:rsidP="00614EB1">
      <w:pPr>
        <w:rPr>
          <w:highlight w:val="white"/>
        </w:rPr>
      </w:pPr>
      <w:r w:rsidRPr="00903DBA">
        <w:rPr>
          <w:highlight w:val="white"/>
        </w:rPr>
        <w:t xml:space="preserve">We iterate through the assembly code list and add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lastRenderedPageBreak/>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4CBC7FA1"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w:t>
      </w:r>
      <w:r w:rsidR="006F3B85">
        <w:rPr>
          <w:highlight w:val="white"/>
        </w:rPr>
        <w:t xml:space="preserve"> of</w:t>
      </w:r>
      <w:r w:rsidRPr="00903DBA">
        <w:rPr>
          <w:highlight w:val="white"/>
        </w:rPr>
        <w:t xml:space="preserve"> each instruction. At the moment, all jump instruction</w:t>
      </w:r>
      <w:r w:rsidR="006F3B85">
        <w:rPr>
          <w:highlight w:val="white"/>
        </w:rPr>
        <w:t>s</w:t>
      </w:r>
      <w:r w:rsidRPr="00903DBA">
        <w:rPr>
          <w:highlight w:val="white"/>
        </w:rPr>
        <w:t xml:space="preserve">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lastRenderedPageBreak/>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19C180AC"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r w:rsidR="006F3B85" w:rsidRPr="00903DBA">
        <w:rPr>
          <w:highlight w:val="white"/>
        </w:rPr>
        <w:t>address,</w:t>
      </w:r>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lastRenderedPageBreak/>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562" w:name="_Toc59126281"/>
      <w:r w:rsidRPr="00903DBA">
        <w:rPr>
          <w:highlight w:val="white"/>
        </w:rPr>
        <w:t>Windows Byte List</w:t>
      </w:r>
      <w:bookmarkEnd w:id="562"/>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r w:rsidRPr="00903DBA">
        <w:rPr>
          <w:highlight w:val="white"/>
        </w:rPr>
        <w:t>AssemblyCodeGenerator.cs</w:t>
      </w:r>
    </w:p>
    <w:p w14:paraId="12F241A3" w14:textId="77777777" w:rsidR="00614EB1" w:rsidRPr="00903DBA" w:rsidRDefault="00614EB1" w:rsidP="00614EB1">
      <w:pPr>
        <w:pStyle w:val="Code"/>
        <w:rPr>
          <w:highlight w:val="white"/>
        </w:rPr>
      </w:pPr>
      <w:r w:rsidRPr="00903DBA">
        <w:rPr>
          <w:highlight w:val="white"/>
        </w:rPr>
        <w:t xml:space="preserve">    private void </w:t>
      </w:r>
      <w:bookmarkStart w:id="563" w:name="_Hlk51314142"/>
      <w:r w:rsidRPr="00903DBA">
        <w:rPr>
          <w:highlight w:val="white"/>
        </w:rPr>
        <w:t>WindowsByteList</w:t>
      </w:r>
      <w:bookmarkEnd w:id="563"/>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lastRenderedPageBreak/>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118B1B13" w:rsidR="00614EB1" w:rsidRPr="00903DBA" w:rsidRDefault="00614EB1" w:rsidP="00614EB1">
      <w:pPr>
        <w:rPr>
          <w:highlight w:val="white"/>
        </w:rPr>
      </w:pPr>
      <w:r w:rsidRPr="00903DBA">
        <w:rPr>
          <w:highlight w:val="white"/>
        </w:rPr>
        <w:t xml:space="preserve">If the second or third operand is a string, we add its name </w:t>
      </w:r>
      <w:r w:rsidR="00721ABF">
        <w:rPr>
          <w:highlight w:val="white"/>
        </w:rPr>
        <w:t>the</w:t>
      </w:r>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564" w:name="_Toc59126282"/>
      <w:r w:rsidRPr="00903DBA">
        <w:rPr>
          <w:highlight w:val="white"/>
        </w:rPr>
        <w:t>Byte</w:t>
      </w:r>
      <w:r w:rsidR="00D33B22" w:rsidRPr="00903DBA">
        <w:rPr>
          <w:highlight w:val="white"/>
        </w:rPr>
        <w:t xml:space="preserve"> </w:t>
      </w:r>
      <w:r w:rsidRPr="00903DBA">
        <w:rPr>
          <w:highlight w:val="white"/>
        </w:rPr>
        <w:t>List</w:t>
      </w:r>
      <w:bookmarkEnd w:id="564"/>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r w:rsidRPr="00903DBA">
        <w:rPr>
          <w:highlight w:val="white"/>
        </w:rPr>
        <w:t>AssemblyCode.cs</w:t>
      </w:r>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lastRenderedPageBreak/>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2E495DE9" w:rsidR="008C2FC7" w:rsidRPr="00903DBA" w:rsidRDefault="008C2FC7" w:rsidP="008C2FC7">
      <w:pPr>
        <w:rPr>
          <w:highlight w:val="white"/>
        </w:rPr>
      </w:pPr>
      <w:r w:rsidRPr="00903DBA">
        <w:rPr>
          <w:highlight w:val="white"/>
        </w:rPr>
        <w:t>A value can be a floating value, a string, a static address, a pointer</w:t>
      </w:r>
      <w:r w:rsidR="00A22EB9">
        <w:rPr>
          <w:highlight w:val="white"/>
        </w:rPr>
        <w:t>,</w:t>
      </w:r>
      <w:r w:rsidRPr="00903DBA">
        <w:rPr>
          <w:highlight w:val="white"/>
        </w:rPr>
        <w:t xml:space="preserve">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48204242" w:rsidR="008C2FC7" w:rsidRPr="00903DBA" w:rsidRDefault="008C2FC7" w:rsidP="008C2FC7">
      <w:pPr>
        <w:rPr>
          <w:highlight w:val="white"/>
        </w:rPr>
      </w:pPr>
      <w:r w:rsidRPr="00903DBA">
        <w:rPr>
          <w:highlight w:val="white"/>
        </w:rPr>
        <w:t>In case of float, double, or lon</w:t>
      </w:r>
      <w:r w:rsidR="00A22EB9">
        <w:rPr>
          <w:highlight w:val="white"/>
        </w:rPr>
        <w:t>g</w:t>
      </w:r>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lastRenderedPageBreak/>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lastRenderedPageBreak/>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r w:rsidRPr="00903DBA">
              <w:rPr>
                <w:highlight w:val="white"/>
              </w:rPr>
              <w:t>inc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565"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565"/>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566" w:name="_Ref419646553"/>
      <w:bookmarkStart w:id="567" w:name="_Toc59126283"/>
      <w:r w:rsidRPr="00903DBA">
        <w:t>Linking</w:t>
      </w:r>
      <w:bookmarkEnd w:id="566"/>
      <w:bookmarkEnd w:id="567"/>
    </w:p>
    <w:bookmarkEnd w:id="550"/>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693BCF">
      <w:pPr>
        <w:pStyle w:val="Liststycke"/>
        <w:numPr>
          <w:ilvl w:val="0"/>
          <w:numId w:val="185"/>
        </w:numPr>
      </w:pPr>
      <w:r w:rsidRPr="00903DBA">
        <w:t>To resolve access to static symbols</w:t>
      </w:r>
    </w:p>
    <w:p w14:paraId="68FF425C" w14:textId="69E3A1D9" w:rsidR="00092532" w:rsidRPr="00903DBA" w:rsidRDefault="00092532" w:rsidP="00693BCF">
      <w:pPr>
        <w:pStyle w:val="Liststycke"/>
        <w:numPr>
          <w:ilvl w:val="0"/>
          <w:numId w:val="185"/>
        </w:numPr>
      </w:pPr>
      <w:r w:rsidRPr="00903DBA">
        <w:t>To resolve function calls.</w:t>
      </w:r>
    </w:p>
    <w:p w14:paraId="5CC5045B" w14:textId="4484476A" w:rsidR="00092532" w:rsidRPr="00903DBA" w:rsidRDefault="00092532" w:rsidP="00693BCF">
      <w:pPr>
        <w:pStyle w:val="Liststycke"/>
        <w:numPr>
          <w:ilvl w:val="0"/>
          <w:numId w:val="185"/>
        </w:numPr>
      </w:pPr>
      <w:r w:rsidRPr="00903DBA">
        <w:t>To resolve return addresses.</w:t>
      </w:r>
    </w:p>
    <w:p w14:paraId="21B495BC" w14:textId="13578280" w:rsidR="00EE4EC9" w:rsidRPr="00903DBA" w:rsidRDefault="00EE4EC9" w:rsidP="00EE4EC9">
      <w:pPr>
        <w:pStyle w:val="Rubrik3"/>
      </w:pPr>
      <w:bookmarkStart w:id="568" w:name="_Toc59126284"/>
      <w:r w:rsidRPr="00903DBA">
        <w:lastRenderedPageBreak/>
        <w:t>The Linker Class</w:t>
      </w:r>
      <w:bookmarkEnd w:id="568"/>
    </w:p>
    <w:p w14:paraId="6E403FB9" w14:textId="7D798A20" w:rsidR="007503AC" w:rsidRPr="00903DBA" w:rsidRDefault="007503AC" w:rsidP="007503AC">
      <w:r w:rsidRPr="00903DBA">
        <w:t xml:space="preserve">The </w:t>
      </w:r>
      <w:r w:rsidRPr="00903DBA">
        <w:rPr>
          <w:rStyle w:val="CodeInText"/>
        </w:rPr>
        <w:t>LinkerInfo</w:t>
      </w:r>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693BCF">
      <w:pPr>
        <w:pStyle w:val="Liststycke"/>
        <w:numPr>
          <w:ilvl w:val="0"/>
          <w:numId w:val="186"/>
        </w:numPr>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693BCF">
      <w:pPr>
        <w:pStyle w:val="Liststycke"/>
        <w:numPr>
          <w:ilvl w:val="0"/>
          <w:numId w:val="186"/>
        </w:numPr>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693BCF">
      <w:pPr>
        <w:pStyle w:val="Liststycke"/>
        <w:numPr>
          <w:ilvl w:val="0"/>
          <w:numId w:val="186"/>
        </w:numPr>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693BCF">
      <w:pPr>
        <w:pStyle w:val="Liststycke"/>
        <w:numPr>
          <w:ilvl w:val="0"/>
          <w:numId w:val="186"/>
        </w:numPr>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693BCF">
      <w:pPr>
        <w:pStyle w:val="Liststycke"/>
        <w:numPr>
          <w:ilvl w:val="0"/>
          <w:numId w:val="188"/>
        </w:numPr>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693BCF">
      <w:pPr>
        <w:pStyle w:val="Liststycke"/>
        <w:numPr>
          <w:ilvl w:val="0"/>
          <w:numId w:val="188"/>
        </w:numPr>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693BCF">
      <w:pPr>
        <w:pStyle w:val="Liststycke"/>
        <w:numPr>
          <w:ilvl w:val="0"/>
          <w:numId w:val="188"/>
        </w:numPr>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693BCF">
      <w:pPr>
        <w:pStyle w:val="Liststycke"/>
        <w:numPr>
          <w:ilvl w:val="0"/>
          <w:numId w:val="188"/>
        </w:numPr>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693BCF">
      <w:pPr>
        <w:pStyle w:val="Liststycke"/>
        <w:numPr>
          <w:ilvl w:val="0"/>
          <w:numId w:val="189"/>
        </w:numPr>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693BCF">
      <w:pPr>
        <w:pStyle w:val="Liststycke"/>
        <w:numPr>
          <w:ilvl w:val="0"/>
          <w:numId w:val="189"/>
        </w:numPr>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693BCF">
      <w:pPr>
        <w:pStyle w:val="Liststycke"/>
        <w:numPr>
          <w:ilvl w:val="0"/>
          <w:numId w:val="189"/>
        </w:numPr>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69610FAA" w:rsidR="00237A20" w:rsidRPr="00903DBA" w:rsidRDefault="004C5083" w:rsidP="00693BCF">
      <w:pPr>
        <w:pStyle w:val="Liststycke"/>
        <w:numPr>
          <w:ilvl w:val="0"/>
          <w:numId w:val="189"/>
        </w:numPr>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461860">
        <w:t>13.2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r w:rsidRPr="00903DBA">
        <w:t>Linker.</w:t>
      </w:r>
      <w:r w:rsidR="00E1579E" w:rsidRPr="00903DBA">
        <w:t>cs</w:t>
      </w:r>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w:t>
      </w:r>
      <w:r w:rsidR="0050618D" w:rsidRPr="00903DBA">
        <w:rPr>
          <w:highlight w:val="white"/>
        </w:rPr>
        <w:lastRenderedPageBreak/>
        <w:t xml:space="preserve">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569"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569"/>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lastRenderedPageBreak/>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lastRenderedPageBreak/>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lastRenderedPageBreak/>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lastRenderedPageBreak/>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3ED47AB7" w:rsidR="00AD7B52" w:rsidRDefault="006A31DF" w:rsidP="00461860">
      <w:pPr>
        <w:pStyle w:val="Appendix"/>
      </w:pPr>
      <w:bookmarkStart w:id="570" w:name="_Ref58175578"/>
      <w:bookmarkStart w:id="571" w:name="_Toc59126285"/>
      <w:r w:rsidRPr="00903DBA">
        <w:lastRenderedPageBreak/>
        <w:t xml:space="preserve">The </w:t>
      </w:r>
      <w:r w:rsidR="002554E1" w:rsidRPr="00903DBA">
        <w:t>Standard Library</w:t>
      </w:r>
      <w:bookmarkEnd w:id="570"/>
      <w:bookmarkEnd w:id="571"/>
    </w:p>
    <w:p w14:paraId="78748C54" w14:textId="11DBB669" w:rsidR="004773EA" w:rsidRPr="004773EA" w:rsidRDefault="004773EA" w:rsidP="004773EA">
      <w:r>
        <w:t xml:space="preserve">In the </w:t>
      </w:r>
      <w:r w:rsidR="00392B3E" w:rsidRPr="00392B3E">
        <w:rPr>
          <w:rStyle w:val="KeyWord0"/>
        </w:rPr>
        <w:t>limits</w:t>
      </w:r>
      <w:r w:rsidR="00392B3E">
        <w:t xml:space="preserve">, </w:t>
      </w:r>
      <w:r w:rsidR="00392B3E" w:rsidRPr="00392B3E">
        <w:rPr>
          <w:rStyle w:val="KeyWord0"/>
        </w:rPr>
        <w:t>setjmp</w:t>
      </w:r>
      <w:r w:rsidR="00392B3E">
        <w:t xml:space="preserve">, </w:t>
      </w:r>
      <w:r w:rsidR="00392B3E" w:rsidRPr="00392B3E">
        <w:rPr>
          <w:rStyle w:val="KeyWord0"/>
        </w:rPr>
        <w:t>stdio</w:t>
      </w:r>
      <w:r w:rsidR="00392B3E">
        <w:t xml:space="preserve">, </w:t>
      </w:r>
      <w:r w:rsidR="00392B3E" w:rsidRPr="00392B3E">
        <w:rPr>
          <w:rStyle w:val="KeyWord0"/>
        </w:rPr>
        <w:t>stdlib</w:t>
      </w:r>
      <w:r w:rsidR="00392B3E">
        <w:t xml:space="preserve">, and </w:t>
      </w:r>
      <w:r w:rsidR="00392B3E" w:rsidRPr="00392B3E">
        <w:rPr>
          <w:rStyle w:val="KeyWord0"/>
        </w:rPr>
        <w:t>time</w:t>
      </w:r>
      <w:r w:rsidR="00392B3E">
        <w:t xml:space="preserve"> </w:t>
      </w:r>
      <w:r w:rsidR="005D185E">
        <w:t>standard librar</w:t>
      </w:r>
      <w:r w:rsidR="00392B3E">
        <w:t>ies</w:t>
      </w:r>
      <w:r w:rsidR="005D185E">
        <w:t xml:space="preserve"> there is different C code for the Linux and Windows environment.</w:t>
      </w:r>
      <w:r w:rsidR="00150034">
        <w:t xml:space="preserve"> We use the </w:t>
      </w:r>
      <w:r w:rsidR="00150034" w:rsidRPr="009B513C">
        <w:rPr>
          <w:rStyle w:val="KeyWord0"/>
        </w:rPr>
        <w:t>__LINUX__</w:t>
      </w:r>
      <w:r w:rsidR="00150034">
        <w:t xml:space="preserve"> and </w:t>
      </w:r>
      <w:r w:rsidR="00150034" w:rsidRPr="009B513C">
        <w:rPr>
          <w:rStyle w:val="KeyWord0"/>
        </w:rPr>
        <w:t>__WINDOWS__</w:t>
      </w:r>
      <w:r w:rsidR="00150034">
        <w:t xml:space="preserve"> macros to distinguish</w:t>
      </w:r>
      <w:r w:rsidR="009B513C">
        <w:t xml:space="preserve"> </w:t>
      </w:r>
      <w:r w:rsidR="00150034">
        <w:t>between them.</w:t>
      </w:r>
    </w:p>
    <w:p w14:paraId="21B660CB" w14:textId="0EAC07D4" w:rsidR="00EE220E" w:rsidRPr="00903DBA" w:rsidRDefault="00503728" w:rsidP="00265BDF">
      <w:pPr>
        <w:pStyle w:val="Rubrik2"/>
      </w:pPr>
      <w:bookmarkStart w:id="572" w:name="_Toc59126286"/>
      <w:r w:rsidRPr="00903DBA">
        <w:t>Integral and Floating Limits</w:t>
      </w:r>
      <w:bookmarkEnd w:id="572"/>
    </w:p>
    <w:p w14:paraId="1F710058" w14:textId="1B19076C" w:rsidR="007800D6" w:rsidRPr="00903DBA" w:rsidRDefault="007800D6" w:rsidP="007800D6">
      <w:pPr>
        <w:rPr>
          <w:highlight w:val="white"/>
        </w:rPr>
      </w:pPr>
      <w:r w:rsidRPr="00903DBA">
        <w:rPr>
          <w:highlight w:val="white"/>
        </w:rPr>
        <w:t xml:space="preserve">The file </w:t>
      </w:r>
      <w:r w:rsidRPr="007A3172">
        <w:rPr>
          <w:rStyle w:val="KeyWord0"/>
          <w:highlight w:val="white"/>
        </w:rPr>
        <w:t>limits.h</w:t>
      </w:r>
      <w:r w:rsidRPr="00903DBA">
        <w:rPr>
          <w:highlight w:val="white"/>
        </w:rPr>
        <w:t xml:space="preserve"> holds limits for integral values for the Linux and </w:t>
      </w:r>
      <w:r w:rsidR="007A3172">
        <w:rPr>
          <w:highlight w:val="white"/>
        </w:rPr>
        <w:t>the Windows environment</w:t>
      </w:r>
      <w:r w:rsidRPr="00903DBA">
        <w:rPr>
          <w:highlight w:val="white"/>
        </w:rPr>
        <w:t>.</w:t>
      </w:r>
    </w:p>
    <w:p w14:paraId="2F6FA423" w14:textId="6AFA7B16" w:rsidR="003D1398" w:rsidRPr="00903DBA" w:rsidRDefault="008D6750" w:rsidP="00E65FE6">
      <w:pPr>
        <w:pStyle w:val="CodeHeader"/>
        <w:rPr>
          <w:highlight w:val="white"/>
        </w:rPr>
      </w:pPr>
      <w:r w:rsidRPr="00903DBA">
        <w:rPr>
          <w:highlight w:val="white"/>
        </w:rPr>
        <w:t>l</w:t>
      </w:r>
      <w:r w:rsidR="003D1398" w:rsidRPr="00903DBA">
        <w:rPr>
          <w:highlight w:val="white"/>
        </w:rPr>
        <w:t>imits.h</w:t>
      </w:r>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lastRenderedPageBreak/>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47BC9582" w:rsidR="001A5879" w:rsidRPr="00903DBA" w:rsidRDefault="001A5879" w:rsidP="001A5879">
      <w:pPr>
        <w:rPr>
          <w:highlight w:val="white"/>
        </w:rPr>
      </w:pPr>
      <w:r w:rsidRPr="00903DBA">
        <w:rPr>
          <w:highlight w:val="white"/>
        </w:rPr>
        <w:t xml:space="preserve">The file </w:t>
      </w:r>
      <w:r w:rsidRPr="007A3172">
        <w:rPr>
          <w:rStyle w:val="KeyWord0"/>
          <w:highlight w:val="white"/>
        </w:rPr>
        <w:t>float.h</w:t>
      </w:r>
      <w:r w:rsidRPr="00903DBA">
        <w:rPr>
          <w:highlight w:val="white"/>
        </w:rPr>
        <w:t xml:space="preserve"> holds limits for floating-point values. Note that there is no difference between the Linux and </w:t>
      </w:r>
      <w:r w:rsidR="007A3172">
        <w:rPr>
          <w:highlight w:val="white"/>
        </w:rPr>
        <w:t>the Windows environment</w:t>
      </w:r>
      <w:r w:rsidRPr="00903DBA">
        <w:rPr>
          <w:highlight w:val="white"/>
        </w:rPr>
        <w:t>.</w:t>
      </w:r>
    </w:p>
    <w:p w14:paraId="2576C6FA" w14:textId="54BF9F51" w:rsidR="003D1398" w:rsidRPr="00903DBA" w:rsidRDefault="008D6750" w:rsidP="00E65FE6">
      <w:pPr>
        <w:pStyle w:val="CodeHeader"/>
      </w:pPr>
      <w:r w:rsidRPr="00903DBA">
        <w:t>f</w:t>
      </w:r>
      <w:r w:rsidR="003D1398" w:rsidRPr="00903DBA">
        <w:t>loat.h</w:t>
      </w:r>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4B7204A7" w:rsidR="00EE220E" w:rsidRPr="00903DBA" w:rsidRDefault="00CA0D69" w:rsidP="00265BDF">
      <w:pPr>
        <w:pStyle w:val="Rubrik2"/>
      </w:pPr>
      <w:bookmarkStart w:id="573" w:name="_Toc59126287"/>
      <w:r w:rsidRPr="00903DBA">
        <w:t xml:space="preserve">The </w:t>
      </w:r>
      <w:r w:rsidR="0067328D">
        <w:t>A</w:t>
      </w:r>
      <w:r w:rsidR="00EE220E" w:rsidRPr="00903DBA">
        <w:t>sser</w:t>
      </w:r>
      <w:r w:rsidR="008E5D1A" w:rsidRPr="00903DBA">
        <w:t>t</w:t>
      </w:r>
      <w:r w:rsidRPr="00903DBA">
        <w:t xml:space="preserve"> Macro</w:t>
      </w:r>
      <w:bookmarkEnd w:id="573"/>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r w:rsidRPr="00903DBA">
        <w:t>a</w:t>
      </w:r>
      <w:r w:rsidR="00F65771" w:rsidRPr="00903DBA">
        <w:t>ssert.h</w:t>
      </w:r>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9C02848" w:rsidR="0062113D" w:rsidRPr="00903DBA" w:rsidRDefault="0062113D" w:rsidP="00E94004">
      <w:pPr>
        <w:pStyle w:val="Rubrik2"/>
      </w:pPr>
      <w:bookmarkStart w:id="574" w:name="_Ref55664393"/>
      <w:bookmarkStart w:id="575" w:name="_Toc59126288"/>
      <w:r w:rsidRPr="00903DBA">
        <w:lastRenderedPageBreak/>
        <w:t>Locale Data</w:t>
      </w:r>
      <w:bookmarkEnd w:id="574"/>
      <w:bookmarkEnd w:id="575"/>
      <w:r w:rsidR="00CF334C">
        <w:t xml:space="preserve">                                        </w:t>
      </w:r>
      <w:r w:rsidR="00E61960">
        <w:t xml:space="preserve">     </w:t>
      </w:r>
      <w:r w:rsidR="00753498">
        <w:t xml:space="preserve"> </w:t>
      </w:r>
      <w:r w:rsidR="000B6087">
        <w:t xml:space="preserve">                                              </w:t>
      </w:r>
      <w:r w:rsidR="001063B7">
        <w:t xml:space="preserve">                                                                                                                                                                                                                                                                                                                                                                                                                                                                                                                                                                                                                                                                                                                                                                                                                                                                                                                                                                                                                                                                                                                                                                                                                                                                                                                                                                                                                                                                                                                                                                                                                                                                                                                                                                                                                                                                                                                                                                                                                                                                                                                                                                                                                                                                                                                                                                                                                                                                                                                                                                                                                                                                                                                                                                                                                             </w:t>
      </w:r>
      <w:r w:rsidR="00D9456B">
        <w:t xml:space="preserve">                    </w:t>
      </w:r>
      <w:r w:rsidR="00CC391E">
        <w:t xml:space="preserve">                                                                                                                                                                                                                                                                                                                                           </w:t>
      </w:r>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r w:rsidRPr="00903DBA">
        <w:t>l</w:t>
      </w:r>
      <w:r w:rsidR="00265BDF" w:rsidRPr="00903DBA">
        <w:t>ocale.h</w:t>
      </w:r>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38EB4802" w14:textId="77777777" w:rsidR="00576FC5" w:rsidRDefault="005647E5" w:rsidP="005647E5">
      <w:pPr>
        <w:rPr>
          <w:highlight w:val="white"/>
        </w:rPr>
      </w:pPr>
      <w:r>
        <w:rPr>
          <w:highlight w:val="white"/>
        </w:rPr>
        <w:t xml:space="preserve">The </w:t>
      </w:r>
      <w:r w:rsidRPr="00A4024F">
        <w:rPr>
          <w:rStyle w:val="KeyWord0"/>
          <w:highlight w:val="white"/>
        </w:rPr>
        <w:t>lconv</w:t>
      </w:r>
      <w:r>
        <w:rPr>
          <w:highlight w:val="white"/>
        </w:rPr>
        <w:t xml:space="preserve"> struct holds </w:t>
      </w:r>
      <w:r w:rsidR="00A4024F">
        <w:rPr>
          <w:highlight w:val="white"/>
        </w:rPr>
        <w:t xml:space="preserve">the information of the locale environment. The </w:t>
      </w:r>
      <w:r w:rsidR="00A4024F" w:rsidRPr="00270E61">
        <w:rPr>
          <w:rStyle w:val="KeyWord0"/>
          <w:highlight w:val="white"/>
        </w:rPr>
        <w:t>summerTimeZone</w:t>
      </w:r>
      <w:r w:rsidR="00A4024F">
        <w:rPr>
          <w:highlight w:val="white"/>
        </w:rPr>
        <w:t xml:space="preserve"> and </w:t>
      </w:r>
      <w:r w:rsidR="00A4024F" w:rsidRPr="00270E61">
        <w:rPr>
          <w:rStyle w:val="KeyWord0"/>
          <w:highlight w:val="white"/>
        </w:rPr>
        <w:t>winter</w:t>
      </w:r>
      <w:r w:rsidR="00270E61">
        <w:rPr>
          <w:rStyle w:val="KeyWord0"/>
          <w:highlight w:val="white"/>
        </w:rPr>
        <w:t>-</w:t>
      </w:r>
      <w:r w:rsidR="00A4024F" w:rsidRPr="00270E61">
        <w:rPr>
          <w:rStyle w:val="KeyWord0"/>
          <w:highlight w:val="white"/>
        </w:rPr>
        <w:t>TimeZone</w:t>
      </w:r>
      <w:r w:rsidR="00A4024F">
        <w:rPr>
          <w:highlight w:val="white"/>
        </w:rPr>
        <w:t xml:space="preserve"> holds the number of hours </w:t>
      </w:r>
      <w:r w:rsidR="00270E61">
        <w:rPr>
          <w:highlight w:val="white"/>
        </w:rPr>
        <w:t xml:space="preserve">beyond the Greenwich time for the local summer and winter time zones. To decide whether there actually is winter or summer time at the current time of the year, we need </w:t>
      </w:r>
      <w:r w:rsidR="00576FC5">
        <w:rPr>
          <w:highlight w:val="white"/>
        </w:rPr>
        <w:t xml:space="preserve">the functions of the </w:t>
      </w:r>
      <w:r w:rsidR="00576FC5" w:rsidRPr="00576FC5">
        <w:rPr>
          <w:rStyle w:val="KeyWord0"/>
          <w:highlight w:val="white"/>
        </w:rPr>
        <w:t>time</w:t>
      </w:r>
      <w:r w:rsidR="00576FC5">
        <w:rPr>
          <w:highlight w:val="white"/>
        </w:rPr>
        <w:t xml:space="preserve"> standard library.</w:t>
      </w:r>
    </w:p>
    <w:p w14:paraId="1CEAEBE2" w14:textId="77777777" w:rsidR="0076222C" w:rsidRPr="00903DBA" w:rsidRDefault="0076222C" w:rsidP="0076222C">
      <w:pPr>
        <w:pStyle w:val="Code"/>
        <w:rPr>
          <w:highlight w:val="white"/>
        </w:rPr>
      </w:pPr>
      <w:r w:rsidRPr="00903DBA">
        <w:rPr>
          <w:highlight w:val="white"/>
        </w:rPr>
        <w:t>struct lconv {</w:t>
      </w:r>
    </w:p>
    <w:p w14:paraId="7B67FC30" w14:textId="3536437A" w:rsidR="0076222C" w:rsidRDefault="0076222C" w:rsidP="0076222C">
      <w:pPr>
        <w:pStyle w:val="Code"/>
        <w:rPr>
          <w:highlight w:val="white"/>
        </w:rPr>
      </w:pPr>
      <w:r w:rsidRPr="00903DBA">
        <w:rPr>
          <w:highlight w:val="white"/>
        </w:rPr>
        <w:t xml:space="preserve">  int summerTimeZone, winterTimeZone;</w:t>
      </w:r>
    </w:p>
    <w:p w14:paraId="7DC7757C" w14:textId="42FD9C44" w:rsidR="00576FC5" w:rsidRPr="00903DBA" w:rsidRDefault="00576FC5" w:rsidP="004A7595">
      <w:pPr>
        <w:rPr>
          <w:highlight w:val="white"/>
        </w:rPr>
      </w:pPr>
      <w:r>
        <w:rPr>
          <w:highlight w:val="white"/>
        </w:rPr>
        <w:t xml:space="preserve">The </w:t>
      </w:r>
      <w:r w:rsidR="00E5072E" w:rsidRPr="00B27B0A">
        <w:rPr>
          <w:rStyle w:val="KeyWord0"/>
          <w:highlight w:val="white"/>
        </w:rPr>
        <w:t>shortDayList</w:t>
      </w:r>
      <w:r w:rsidR="00E5072E">
        <w:rPr>
          <w:highlight w:val="white"/>
        </w:rPr>
        <w:t xml:space="preserve">, </w:t>
      </w:r>
      <w:r w:rsidR="00E5072E" w:rsidRPr="00B27B0A">
        <w:rPr>
          <w:rStyle w:val="KeyWord0"/>
          <w:highlight w:val="white"/>
        </w:rPr>
        <w:t>longDaysList</w:t>
      </w:r>
      <w:r w:rsidR="00E5072E">
        <w:rPr>
          <w:highlight w:val="white"/>
        </w:rPr>
        <w:t xml:space="preserve">, </w:t>
      </w:r>
      <w:r w:rsidR="00E5072E" w:rsidRPr="00B27B0A">
        <w:rPr>
          <w:rStyle w:val="KeyWord0"/>
          <w:highlight w:val="white"/>
        </w:rPr>
        <w:t>shortMonthList</w:t>
      </w:r>
      <w:r w:rsidR="00E5072E">
        <w:rPr>
          <w:highlight w:val="white"/>
        </w:rPr>
        <w:t xml:space="preserve">, and </w:t>
      </w:r>
      <w:r w:rsidR="00E5072E" w:rsidRPr="00B27B0A">
        <w:rPr>
          <w:rStyle w:val="KeyWord0"/>
          <w:highlight w:val="white"/>
        </w:rPr>
        <w:t>longMonth</w:t>
      </w:r>
      <w:r w:rsidR="00B27B0A" w:rsidRPr="00B27B0A">
        <w:rPr>
          <w:rStyle w:val="KeyWord0"/>
          <w:highlight w:val="white"/>
        </w:rPr>
        <w:t>List</w:t>
      </w:r>
      <w:r w:rsidR="00B27B0A">
        <w:rPr>
          <w:highlight w:val="white"/>
        </w:rPr>
        <w:t xml:space="preserve"> fields hold the names of the days of the week and the names of the months of the year, abbreviated and in full text.</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1660A35D" w:rsidR="0076222C" w:rsidRDefault="0076222C" w:rsidP="0076222C">
      <w:pPr>
        <w:pStyle w:val="Code"/>
        <w:rPr>
          <w:highlight w:val="white"/>
        </w:rPr>
      </w:pPr>
      <w:r w:rsidRPr="00903DBA">
        <w:rPr>
          <w:highlight w:val="white"/>
        </w:rPr>
        <w:t xml:space="preserve">  char **longMonthList;</w:t>
      </w:r>
    </w:p>
    <w:p w14:paraId="1467E547" w14:textId="61903358" w:rsidR="00B27B0A" w:rsidRPr="00903DBA" w:rsidRDefault="00B27B0A" w:rsidP="00B27B0A">
      <w:pPr>
        <w:rPr>
          <w:highlight w:val="white"/>
        </w:rPr>
      </w:pPr>
      <w:r>
        <w:rPr>
          <w:highlight w:val="white"/>
        </w:rPr>
        <w:t xml:space="preserve">The </w:t>
      </w:r>
      <w:r w:rsidRPr="00B27B0A">
        <w:rPr>
          <w:rStyle w:val="KeyWord0"/>
          <w:highlight w:val="white"/>
        </w:rPr>
        <w:t>lowerCase</w:t>
      </w:r>
      <w:r>
        <w:rPr>
          <w:highlight w:val="white"/>
        </w:rPr>
        <w:t xml:space="preserve"> and </w:t>
      </w:r>
      <w:r w:rsidRPr="00B27B0A">
        <w:rPr>
          <w:rStyle w:val="KeyWord0"/>
          <w:highlight w:val="white"/>
        </w:rPr>
        <w:t>upperCase</w:t>
      </w:r>
      <w:r>
        <w:rPr>
          <w:highlight w:val="white"/>
        </w:rPr>
        <w:t xml:space="preserve"> fields hold </w:t>
      </w:r>
      <w:r w:rsidR="008F21B3">
        <w:rPr>
          <w:highlight w:val="white"/>
        </w:rPr>
        <w:t>the alphabet of the current language.</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40E9A05" w:rsidR="0076222C" w:rsidRDefault="0076222C" w:rsidP="0076222C">
      <w:pPr>
        <w:pStyle w:val="Code"/>
        <w:rPr>
          <w:highlight w:val="white"/>
        </w:rPr>
      </w:pPr>
      <w:r w:rsidRPr="00903DBA">
        <w:rPr>
          <w:highlight w:val="white"/>
        </w:rPr>
        <w:t xml:space="preserve">  char *upperCase;</w:t>
      </w:r>
    </w:p>
    <w:p w14:paraId="436C94D8" w14:textId="69833C4C" w:rsidR="008F21B3" w:rsidRPr="00903DBA" w:rsidRDefault="008F21B3" w:rsidP="008F21B3">
      <w:pPr>
        <w:rPr>
          <w:highlight w:val="white"/>
        </w:rPr>
      </w:pPr>
      <w:r>
        <w:rPr>
          <w:highlight w:val="white"/>
        </w:rPr>
        <w:t xml:space="preserve">The </w:t>
      </w:r>
      <w:r>
        <w:rPr>
          <w:rStyle w:val="KeyWord0"/>
          <w:highlight w:val="white"/>
        </w:rPr>
        <w:t>messageList</w:t>
      </w:r>
      <w:r>
        <w:rPr>
          <w:highlight w:val="white"/>
        </w:rPr>
        <w:t xml:space="preserve"> field holds the error message on the current language.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4256B945" w14:textId="39A769BE" w:rsidR="006B6D00" w:rsidRDefault="006B6D00" w:rsidP="006B6D00">
      <w:pPr>
        <w:rPr>
          <w:highlight w:val="white"/>
        </w:rPr>
      </w:pPr>
      <w:r>
        <w:rPr>
          <w:highlight w:val="white"/>
        </w:rPr>
        <w:t xml:space="preserve">The error message enumeration constants are assigned the values from zero and upwards, which corresponds to the indexes of the </w:t>
      </w:r>
      <w:r w:rsidRPr="00F802D2">
        <w:rPr>
          <w:rStyle w:val="KeyWord0"/>
          <w:highlight w:val="white"/>
        </w:rPr>
        <w:t>enMessageList</w:t>
      </w:r>
      <w:r>
        <w:rPr>
          <w:highlight w:val="white"/>
        </w:rPr>
        <w:t xml:space="preserve"> array</w:t>
      </w:r>
      <w:r w:rsidR="005355CF">
        <w:rPr>
          <w:highlight w:val="white"/>
        </w:rPr>
        <w:t xml:space="preserve"> in the </w:t>
      </w:r>
      <w:r w:rsidR="005355CF" w:rsidRPr="005355CF">
        <w:rPr>
          <w:rStyle w:val="KeyWord0"/>
          <w:highlight w:val="white"/>
        </w:rPr>
        <w:t>locale.c</w:t>
      </w:r>
      <w:r w:rsidR="005355CF">
        <w:rPr>
          <w:highlight w:val="white"/>
        </w:rPr>
        <w:t xml:space="preserve"> file</w:t>
      </w:r>
      <w:r>
        <w:rPr>
          <w:highlight w:val="white"/>
        </w:rPr>
        <w:t>.</w:t>
      </w:r>
    </w:p>
    <w:p w14:paraId="140E57D2" w14:textId="77777777" w:rsidR="006B6D00" w:rsidRPr="00903DBA" w:rsidRDefault="006B6D00" w:rsidP="006B6D00">
      <w:pPr>
        <w:pStyle w:val="Code"/>
        <w:rPr>
          <w:highlight w:val="white"/>
        </w:rPr>
      </w:pPr>
      <w:r w:rsidRPr="00903DBA">
        <w:rPr>
          <w:highlight w:val="white"/>
        </w:rPr>
        <w:t>extern enum {NO_ERROR, NO_FUNCTION, NO_FILE, NO_PATH, NO_HANDLE, NO_ACCESS,</w:t>
      </w:r>
    </w:p>
    <w:p w14:paraId="054BDF45" w14:textId="77777777" w:rsidR="006B6D00" w:rsidRPr="00903DBA" w:rsidRDefault="006B6D00" w:rsidP="006B6D00">
      <w:pPr>
        <w:pStyle w:val="Code"/>
        <w:rPr>
          <w:highlight w:val="white"/>
        </w:rPr>
      </w:pPr>
      <w:r w:rsidRPr="00903DBA">
        <w:rPr>
          <w:highlight w:val="white"/>
        </w:rPr>
        <w:t xml:space="preserve">             EDOM, ERANGE, EILSEQ, FOPEN, FFLUSH, FCLOSE, NO_MODE, FWRITE,</w:t>
      </w:r>
    </w:p>
    <w:p w14:paraId="4AC11496" w14:textId="77777777" w:rsidR="006B6D00" w:rsidRDefault="006B6D00" w:rsidP="006B6D00">
      <w:pPr>
        <w:pStyle w:val="Code"/>
        <w:rPr>
          <w:highlight w:val="white"/>
        </w:rPr>
      </w:pPr>
      <w:r w:rsidRPr="00903DBA">
        <w:rPr>
          <w:highlight w:val="white"/>
        </w:rPr>
        <w:t xml:space="preserve">         </w:t>
      </w:r>
      <w:r>
        <w:rPr>
          <w:highlight w:val="white"/>
        </w:rPr>
        <w:t xml:space="preserve">  </w:t>
      </w:r>
      <w:r w:rsidRPr="00903DBA">
        <w:rPr>
          <w:highlight w:val="white"/>
        </w:rPr>
        <w:t xml:space="preserve">  FREAD, FSEEK, FTELL, FSIZE, FREMOVE,FRENAME, FTEMPNAME,FTEMPFILE};</w:t>
      </w:r>
    </w:p>
    <w:p w14:paraId="5DF7AFBB" w14:textId="77777777" w:rsidR="006B6D00" w:rsidRDefault="006B6D00" w:rsidP="0076222C">
      <w:pPr>
        <w:pStyle w:val="Code"/>
        <w:rPr>
          <w:highlight w:val="white"/>
        </w:rPr>
      </w:pPr>
    </w:p>
    <w:p w14:paraId="2A3D1D65" w14:textId="6C3F9302"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r w:rsidRPr="00903DBA">
        <w:t>l</w:t>
      </w:r>
      <w:r w:rsidR="0062113D" w:rsidRPr="00903DBA">
        <w:t>ocale.c</w:t>
      </w:r>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04E391E4" w:rsidR="0076222C" w:rsidRDefault="0076222C" w:rsidP="001B29FE">
      <w:pPr>
        <w:pStyle w:val="Code"/>
        <w:rPr>
          <w:highlight w:val="white"/>
        </w:rPr>
      </w:pPr>
    </w:p>
    <w:p w14:paraId="29608430" w14:textId="36310237" w:rsidR="001D255A" w:rsidRPr="00903DBA" w:rsidRDefault="001D255A" w:rsidP="001D255A">
      <w:pPr>
        <w:rPr>
          <w:highlight w:val="white"/>
        </w:rPr>
      </w:pPr>
      <w:r>
        <w:rPr>
          <w:highlight w:val="white"/>
        </w:rPr>
        <w:lastRenderedPageBreak/>
        <w:t xml:space="preserve">We initialize the </w:t>
      </w:r>
      <w:r w:rsidRPr="001D255A">
        <w:rPr>
          <w:rStyle w:val="KeyWord0"/>
          <w:highlight w:val="white"/>
        </w:rPr>
        <w:t>enShortDayList</w:t>
      </w:r>
      <w:r>
        <w:rPr>
          <w:highlight w:val="white"/>
        </w:rPr>
        <w:t xml:space="preserve">, </w:t>
      </w:r>
      <w:r w:rsidRPr="001D255A">
        <w:rPr>
          <w:rStyle w:val="KeyWord0"/>
          <w:highlight w:val="white"/>
        </w:rPr>
        <w:t>enLongDayList</w:t>
      </w:r>
      <w:r>
        <w:rPr>
          <w:highlight w:val="white"/>
        </w:rPr>
        <w:t xml:space="preserve">, </w:t>
      </w:r>
      <w:r w:rsidRPr="001D255A">
        <w:rPr>
          <w:rStyle w:val="KeyWord0"/>
          <w:highlight w:val="white"/>
        </w:rPr>
        <w:t>enShortMonthList</w:t>
      </w:r>
      <w:r>
        <w:rPr>
          <w:highlight w:val="white"/>
        </w:rPr>
        <w:t xml:space="preserve">, and </w:t>
      </w:r>
      <w:r w:rsidRPr="001D255A">
        <w:rPr>
          <w:rStyle w:val="KeyWord0"/>
          <w:highlight w:val="white"/>
        </w:rPr>
        <w:t>enLongMonthList</w:t>
      </w:r>
      <w:r>
        <w:rPr>
          <w:highlight w:val="white"/>
        </w:rPr>
        <w:t xml:space="preserve"> with the English names of the days of the week and the month</w:t>
      </w:r>
      <w:r w:rsidR="000A5C61">
        <w:rPr>
          <w:highlight w:val="white"/>
        </w:rPr>
        <w:t>s</w:t>
      </w:r>
      <w:r>
        <w:rPr>
          <w:highlight w:val="white"/>
        </w:rPr>
        <w:t xml:space="preserve"> of the year.</w:t>
      </w: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00FC0D5A" w14:textId="08FDCB73" w:rsidR="00D615C8" w:rsidRPr="00903DBA" w:rsidRDefault="005355CF" w:rsidP="005355CF">
      <w:pPr>
        <w:rPr>
          <w:highlight w:val="white"/>
        </w:rPr>
      </w:pPr>
      <w:r>
        <w:rPr>
          <w:highlight w:val="white"/>
        </w:rPr>
        <w:t xml:space="preserve">The indexes of the error messages of the </w:t>
      </w:r>
      <w:r w:rsidRPr="005355CF">
        <w:rPr>
          <w:rStyle w:val="KeyWord0"/>
          <w:highlight w:val="white"/>
        </w:rPr>
        <w:t>enMessageList</w:t>
      </w:r>
      <w:r>
        <w:rPr>
          <w:highlight w:val="white"/>
        </w:rPr>
        <w:t xml:space="preserve"> array correspond to the enumeration values of the </w:t>
      </w:r>
      <w:r w:rsidRPr="005355CF">
        <w:rPr>
          <w:rStyle w:val="KeyWord0"/>
          <w:highlight w:val="white"/>
        </w:rPr>
        <w:t>locale.h</w:t>
      </w:r>
      <w:r>
        <w:rPr>
          <w:highlight w:val="white"/>
        </w:rPr>
        <w:t xml:space="preserve"> file.</w:t>
      </w:r>
    </w:p>
    <w:p w14:paraId="1D6F7B38" w14:textId="3E42DED1" w:rsidR="0076222C" w:rsidRPr="00903DBA" w:rsidRDefault="0076222C" w:rsidP="001B29FE">
      <w:pPr>
        <w:pStyle w:val="Code"/>
        <w:rPr>
          <w:highlight w:val="white"/>
        </w:rPr>
      </w:pPr>
      <w:r w:rsidRPr="00903DBA">
        <w:rPr>
          <w:highlight w:val="white"/>
        </w:rPr>
        <w:t xml:space="preserve">char* enMessageList[] = {"no error", "function </w:t>
      </w:r>
      <w:r w:rsidR="006B6D00">
        <w:rPr>
          <w:highlight w:val="white"/>
        </w:rPr>
        <w:t>not found",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68C2A361" w:rsidR="0076222C" w:rsidRPr="00903DBA" w:rsidRDefault="00A75737" w:rsidP="00A75737">
      <w:pPr>
        <w:rPr>
          <w:highlight w:val="white"/>
        </w:rPr>
      </w:pPr>
      <w:r>
        <w:rPr>
          <w:highlight w:val="white"/>
        </w:rPr>
        <w:t>We initialize the</w:t>
      </w:r>
      <w:r w:rsidR="00D22616">
        <w:rPr>
          <w:highlight w:val="white"/>
        </w:rPr>
        <w:t xml:space="preserve"> </w:t>
      </w:r>
      <w:r w:rsidR="00D22616" w:rsidRPr="00D22616">
        <w:rPr>
          <w:rStyle w:val="KeyWord0"/>
          <w:highlight w:val="white"/>
        </w:rPr>
        <w:t>en_US_utf8</w:t>
      </w:r>
      <w:r w:rsidR="00D22616">
        <w:rPr>
          <w:highlight w:val="white"/>
        </w:rPr>
        <w:t xml:space="preserve"> structure </w:t>
      </w:r>
      <w:r w:rsidR="00C01663">
        <w:rPr>
          <w:highlight w:val="white"/>
        </w:rPr>
        <w:t>with the information of the English language and the time setting of the American east coast.</w:t>
      </w: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7DA61A76" w14:textId="77F735F6" w:rsidR="000B5CD0" w:rsidRPr="000B5CD0" w:rsidRDefault="000B5CD0" w:rsidP="000B5CD0">
      <w:pPr>
        <w:pStyle w:val="Code"/>
        <w:rPr>
          <w:highlight w:val="white"/>
        </w:rPr>
      </w:pPr>
      <w:r w:rsidRPr="000B5CD0">
        <w:rPr>
          <w:highlight w:val="white"/>
        </w:rPr>
        <w:t xml:space="preserve">static </w:t>
      </w:r>
      <w:r w:rsidR="000A1CAA">
        <w:rPr>
          <w:highlight w:val="white"/>
        </w:rPr>
        <w:t xml:space="preserve">const </w:t>
      </w:r>
      <w:r w:rsidRPr="000B5CD0">
        <w:rPr>
          <w:highlight w:val="white"/>
        </w:rPr>
        <w:t>struct _s {</w:t>
      </w:r>
    </w:p>
    <w:p w14:paraId="685211EF" w14:textId="77777777" w:rsidR="000B5CD0" w:rsidRPr="000B5CD0" w:rsidRDefault="000B5CD0" w:rsidP="000B5CD0">
      <w:pPr>
        <w:pStyle w:val="Code"/>
        <w:rPr>
          <w:highlight w:val="white"/>
        </w:rPr>
      </w:pPr>
      <w:r w:rsidRPr="000B5CD0">
        <w:rPr>
          <w:highlight w:val="white"/>
        </w:rPr>
        <w:t xml:space="preserve">  char* name;</w:t>
      </w:r>
    </w:p>
    <w:p w14:paraId="2F86DB69" w14:textId="77777777" w:rsidR="000B5CD0" w:rsidRPr="000B5CD0" w:rsidRDefault="000B5CD0" w:rsidP="000B5CD0">
      <w:pPr>
        <w:pStyle w:val="Code"/>
        <w:rPr>
          <w:highlight w:val="white"/>
        </w:rPr>
      </w:pPr>
      <w:r w:rsidRPr="000B5CD0">
        <w:rPr>
          <w:highlight w:val="white"/>
        </w:rPr>
        <w:t xml:space="preserve">  struct lconv* localePtr;</w:t>
      </w:r>
    </w:p>
    <w:p w14:paraId="639C1FF6" w14:textId="30C68431" w:rsidR="000B5CD0" w:rsidRDefault="000B5CD0" w:rsidP="000B5CD0">
      <w:pPr>
        <w:pStyle w:val="Code"/>
        <w:rPr>
          <w:highlight w:val="white"/>
        </w:rPr>
      </w:pPr>
      <w:r w:rsidRPr="000B5CD0">
        <w:rPr>
          <w:highlight w:val="white"/>
        </w:rPr>
        <w:t xml:space="preserve">} </w:t>
      </w:r>
      <w:r>
        <w:rPr>
          <w:highlight w:val="white"/>
        </w:rPr>
        <w:t>g_sArray</w:t>
      </w:r>
      <w:r w:rsidRPr="000B5CD0">
        <w:rPr>
          <w:highlight w:val="white"/>
        </w:rPr>
        <w:t>[] = {{"", &amp;en_US_utf8}, {"C", &amp;en_US_utf8}, {"US", &amp;en_US_utf8}};</w:t>
      </w:r>
    </w:p>
    <w:p w14:paraId="471D4687" w14:textId="77777777" w:rsidR="000B5CD0" w:rsidRPr="000B5CD0" w:rsidRDefault="000B5CD0" w:rsidP="000B5CD0">
      <w:pPr>
        <w:pStyle w:val="Code"/>
        <w:rPr>
          <w:highlight w:val="white"/>
        </w:rPr>
      </w:pPr>
    </w:p>
    <w:p w14:paraId="01C12327" w14:textId="1B616EDD" w:rsidR="0076222C" w:rsidRPr="00903DBA" w:rsidRDefault="002F4D56" w:rsidP="002F4D56">
      <w:pPr>
        <w:rPr>
          <w:highlight w:val="white"/>
        </w:rPr>
      </w:pPr>
      <w:r>
        <w:rPr>
          <w:highlight w:val="white"/>
        </w:rPr>
        <w:t xml:space="preserve">The </w:t>
      </w:r>
      <w:r w:rsidR="00D25EF2">
        <w:rPr>
          <w:rStyle w:val="KeyWord0"/>
          <w:highlight w:val="white"/>
        </w:rPr>
        <w:t>g_sSize</w:t>
      </w:r>
      <w:r>
        <w:rPr>
          <w:highlight w:val="white"/>
        </w:rPr>
        <w:t xml:space="preserve"> constant </w:t>
      </w:r>
      <w:r w:rsidR="00665D13">
        <w:rPr>
          <w:highlight w:val="white"/>
        </w:rPr>
        <w:t xml:space="preserve">holds the size of the </w:t>
      </w:r>
      <w:r w:rsidR="000B5CD0">
        <w:rPr>
          <w:rStyle w:val="KeyWord0"/>
          <w:highlight w:val="white"/>
        </w:rPr>
        <w:t>g_sArray</w:t>
      </w:r>
      <w:r w:rsidR="00665D13">
        <w:rPr>
          <w:highlight w:val="white"/>
        </w:rPr>
        <w:t xml:space="preserve"> array, which we calculate by dividing the total size of the array by the size of its first value.</w:t>
      </w:r>
    </w:p>
    <w:p w14:paraId="696E4FD4" w14:textId="4C0541E9" w:rsidR="0076222C" w:rsidRDefault="0076222C" w:rsidP="001B29FE">
      <w:pPr>
        <w:pStyle w:val="Code"/>
        <w:rPr>
          <w:highlight w:val="white"/>
        </w:rPr>
      </w:pPr>
      <w:r w:rsidRPr="00903DBA">
        <w:rPr>
          <w:highlight w:val="white"/>
        </w:rPr>
        <w:t xml:space="preserve">static </w:t>
      </w:r>
      <w:r w:rsidR="002F4D56">
        <w:rPr>
          <w:highlight w:val="white"/>
        </w:rPr>
        <w:t xml:space="preserve">const </w:t>
      </w:r>
      <w:r w:rsidRPr="00903DBA">
        <w:rPr>
          <w:highlight w:val="white"/>
        </w:rPr>
        <w:t xml:space="preserve">int </w:t>
      </w:r>
      <w:r w:rsidR="00D25EF2">
        <w:rPr>
          <w:highlight w:val="white"/>
        </w:rPr>
        <w:t>g_sSize</w:t>
      </w:r>
      <w:r w:rsidRPr="00903DBA">
        <w:rPr>
          <w:highlight w:val="white"/>
        </w:rPr>
        <w:t xml:space="preserve"> = (sizeof </w:t>
      </w:r>
      <w:r w:rsidR="000B5CD0">
        <w:rPr>
          <w:highlight w:val="white"/>
        </w:rPr>
        <w:t>g_sArray</w:t>
      </w:r>
      <w:r w:rsidRPr="00903DBA">
        <w:rPr>
          <w:highlight w:val="white"/>
        </w:rPr>
        <w:t xml:space="preserve">) / (sizeof </w:t>
      </w:r>
      <w:r w:rsidR="000B5CD0">
        <w:rPr>
          <w:highlight w:val="white"/>
        </w:rPr>
        <w:t>g_sArray</w:t>
      </w:r>
      <w:r w:rsidRPr="00903DBA">
        <w:rPr>
          <w:highlight w:val="white"/>
        </w:rPr>
        <w:t>[0]);</w:t>
      </w:r>
    </w:p>
    <w:p w14:paraId="0DC40687" w14:textId="4E03224E" w:rsidR="00792EE1" w:rsidRPr="00903DBA" w:rsidRDefault="00792EE1" w:rsidP="00792EE1">
      <w:pPr>
        <w:rPr>
          <w:highlight w:val="white"/>
        </w:rPr>
      </w:pPr>
      <w:r>
        <w:rPr>
          <w:highlight w:val="white"/>
        </w:rPr>
        <w:t xml:space="preserve">We let the static pointer </w:t>
      </w:r>
      <w:r w:rsidRPr="00792EE1">
        <w:rPr>
          <w:rStyle w:val="KeyWord0"/>
          <w:highlight w:val="white"/>
        </w:rPr>
        <w:t>g_currStructPtr</w:t>
      </w:r>
      <w:r>
        <w:rPr>
          <w:highlight w:val="white"/>
        </w:rPr>
        <w:t xml:space="preserve"> point at the first value of </w:t>
      </w:r>
      <w:r w:rsidR="000B5CD0">
        <w:rPr>
          <w:rStyle w:val="KeyWord0"/>
          <w:highlight w:val="white"/>
        </w:rPr>
        <w:t>g_sArray</w:t>
      </w:r>
      <w:r>
        <w:rPr>
          <w:highlight w:val="white"/>
        </w:rPr>
        <w:t>, we assume that there is always at least one value in the array.</w:t>
      </w:r>
    </w:p>
    <w:p w14:paraId="47F96EDB" w14:textId="045197CF" w:rsidR="0076222C" w:rsidRPr="00903DBA" w:rsidRDefault="0076222C" w:rsidP="001B29FE">
      <w:pPr>
        <w:pStyle w:val="Code"/>
        <w:rPr>
          <w:highlight w:val="white"/>
        </w:rPr>
      </w:pPr>
      <w:r w:rsidRPr="00903DBA">
        <w:rPr>
          <w:highlight w:val="white"/>
        </w:rPr>
        <w:t>static struct _s* g_currStructPtr = &amp;</w:t>
      </w:r>
      <w:r w:rsidR="000B5CD0">
        <w:rPr>
          <w:highlight w:val="white"/>
        </w:rPr>
        <w:t>g_sArray</w:t>
      </w:r>
      <w:r w:rsidRPr="00903DBA">
        <w:rPr>
          <w:highlight w:val="white"/>
        </w:rPr>
        <w:t>[0];</w:t>
      </w:r>
    </w:p>
    <w:p w14:paraId="7410BE49" w14:textId="5AF56C84" w:rsidR="00EA6CC5" w:rsidRDefault="008547B2" w:rsidP="008547B2">
      <w:pPr>
        <w:rPr>
          <w:highlight w:val="white"/>
        </w:rPr>
      </w:pPr>
      <w:r>
        <w:rPr>
          <w:highlight w:val="white"/>
        </w:rPr>
        <w:t xml:space="preserve">The </w:t>
      </w:r>
      <w:r w:rsidRPr="008547B2">
        <w:rPr>
          <w:rStyle w:val="KeyWord0"/>
          <w:highlight w:val="white"/>
        </w:rPr>
        <w:t>setLocale</w:t>
      </w:r>
      <w:r>
        <w:rPr>
          <w:highlight w:val="white"/>
        </w:rPr>
        <w:t xml:space="preserve"> function</w:t>
      </w:r>
      <w:r w:rsidR="002017D0">
        <w:rPr>
          <w:highlight w:val="white"/>
        </w:rPr>
        <w:t xml:space="preserve"> look up the </w:t>
      </w:r>
      <w:r w:rsidR="0095721B">
        <w:rPr>
          <w:highlight w:val="white"/>
        </w:rPr>
        <w:t xml:space="preserve">locale </w:t>
      </w:r>
      <w:r w:rsidR="002017D0">
        <w:rPr>
          <w:highlight w:val="white"/>
        </w:rPr>
        <w:t>setting</w:t>
      </w:r>
      <w:r w:rsidR="0095721B">
        <w:rPr>
          <w:highlight w:val="white"/>
        </w:rPr>
        <w:t>s</w:t>
      </w:r>
      <w:r w:rsidR="002017D0">
        <w:rPr>
          <w:highlight w:val="white"/>
        </w:rPr>
        <w:t xml:space="preserve"> with the given name</w:t>
      </w:r>
      <w:r w:rsidR="00D621A1">
        <w:rPr>
          <w:highlight w:val="white"/>
        </w:rPr>
        <w:t xml:space="preserve">, which is </w:t>
      </w:r>
      <w:r w:rsidR="002017D0">
        <w:rPr>
          <w:highlight w:val="white"/>
        </w:rPr>
        <w:t xml:space="preserve">later returned by </w:t>
      </w:r>
      <w:r w:rsidR="002017D0" w:rsidRPr="002017D0">
        <w:rPr>
          <w:rStyle w:val="KeyWord0"/>
          <w:highlight w:val="white"/>
        </w:rPr>
        <w:t>localeconv</w:t>
      </w:r>
      <w:r w:rsidR="002017D0">
        <w:rPr>
          <w:highlight w:val="white"/>
        </w:rPr>
        <w:t xml:space="preserve"> below.</w:t>
      </w:r>
      <w:r w:rsidR="00BB13F4">
        <w:rPr>
          <w:highlight w:val="white"/>
        </w:rPr>
        <w:t xml:space="preserve"> The function returns the name of the previous name settings, or null if there is no settings.</w:t>
      </w:r>
    </w:p>
    <w:p w14:paraId="5D5901B1" w14:textId="125C2554"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lastRenderedPageBreak/>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23697B51" w:rsidR="0076222C" w:rsidRPr="00903DBA" w:rsidRDefault="0076222C" w:rsidP="0076222C">
      <w:pPr>
        <w:pStyle w:val="Code"/>
        <w:rPr>
          <w:highlight w:val="white"/>
        </w:rPr>
      </w:pPr>
      <w:r w:rsidRPr="00903DBA">
        <w:rPr>
          <w:highlight w:val="white"/>
        </w:rPr>
        <w:t xml:space="preserve">    for (index = 0; index &lt; </w:t>
      </w:r>
      <w:r w:rsidR="00D25EF2">
        <w:rPr>
          <w:highlight w:val="white"/>
        </w:rPr>
        <w:t>g_sSize</w:t>
      </w:r>
      <w:r w:rsidRPr="00903DBA">
        <w:rPr>
          <w:highlight w:val="white"/>
        </w:rPr>
        <w:t>; ++index) {</w:t>
      </w:r>
    </w:p>
    <w:p w14:paraId="757C9D8A" w14:textId="4D188FCC" w:rsidR="0076222C" w:rsidRPr="00903DBA" w:rsidRDefault="0076222C" w:rsidP="0076222C">
      <w:pPr>
        <w:pStyle w:val="Code"/>
        <w:rPr>
          <w:highlight w:val="white"/>
        </w:rPr>
      </w:pPr>
      <w:r w:rsidRPr="00903DBA">
        <w:rPr>
          <w:highlight w:val="white"/>
        </w:rPr>
        <w:t xml:space="preserve">      if (strcmp(newName, </w:t>
      </w:r>
      <w:r w:rsidR="000B5CD0">
        <w:rPr>
          <w:highlight w:val="white"/>
        </w:rPr>
        <w:t>g_sArray</w:t>
      </w:r>
      <w:r w:rsidRPr="00903DBA">
        <w:rPr>
          <w:highlight w:val="white"/>
        </w:rPr>
        <w:t>[index].name) == 0) {</w:t>
      </w:r>
    </w:p>
    <w:p w14:paraId="48B4B4CA" w14:textId="454192A2" w:rsidR="0076222C" w:rsidRPr="00903DBA" w:rsidRDefault="0076222C" w:rsidP="0076222C">
      <w:pPr>
        <w:pStyle w:val="Code"/>
        <w:rPr>
          <w:highlight w:val="white"/>
        </w:rPr>
      </w:pPr>
      <w:r w:rsidRPr="00903DBA">
        <w:rPr>
          <w:highlight w:val="white"/>
        </w:rPr>
        <w:t xml:space="preserve">        g_currStructPtr = &amp;</w:t>
      </w:r>
      <w:r w:rsidR="000B5CD0">
        <w:rPr>
          <w:highlight w:val="white"/>
        </w:rPr>
        <w:t>g_sArray</w:t>
      </w:r>
      <w:r w:rsidRPr="00903DBA">
        <w:rPr>
          <w:highlight w:val="white"/>
        </w:rPr>
        <w:t>[index];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5C081D46" w:rsidR="0076222C" w:rsidRPr="00903DBA" w:rsidRDefault="0095721B" w:rsidP="0095721B">
      <w:pPr>
        <w:rPr>
          <w:highlight w:val="white"/>
        </w:rPr>
      </w:pPr>
      <w:r>
        <w:rPr>
          <w:highlight w:val="white"/>
        </w:rPr>
        <w:t xml:space="preserve">The </w:t>
      </w:r>
      <w:r w:rsidRPr="0095721B">
        <w:rPr>
          <w:rStyle w:val="KeyWord0"/>
          <w:highlight w:val="white"/>
        </w:rPr>
        <w:t>localeconv</w:t>
      </w:r>
      <w:r>
        <w:rPr>
          <w:highlight w:val="white"/>
        </w:rPr>
        <w:t xml:space="preserve"> function returns the current locale settings.</w:t>
      </w: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576" w:name="_Toc59126289"/>
      <w:r w:rsidRPr="00903DBA">
        <w:t>Character Types</w:t>
      </w:r>
      <w:bookmarkEnd w:id="576"/>
    </w:p>
    <w:p w14:paraId="27CAECD2" w14:textId="3233F326" w:rsidR="003203CF" w:rsidRPr="00903DBA" w:rsidRDefault="003203CF" w:rsidP="003203CF">
      <w:r w:rsidRPr="00903DBA">
        <w:t xml:space="preserve">The </w:t>
      </w:r>
      <w:r w:rsidRPr="00461860">
        <w:rPr>
          <w:rStyle w:val="KeyWord0"/>
        </w:rPr>
        <w:t>ctype.h</w:t>
      </w:r>
      <w:r w:rsidRPr="00903DBA">
        <w:t xml:space="preserve"> and </w:t>
      </w:r>
      <w:r w:rsidRPr="00461860">
        <w:rPr>
          <w:rStyle w:val="KeyWord0"/>
        </w:rPr>
        <w:t>ctyp</w:t>
      </w:r>
      <w:r w:rsidR="00461860" w:rsidRPr="00461860">
        <w:rPr>
          <w:rStyle w:val="KeyWord0"/>
        </w:rPr>
        <w:t>e</w:t>
      </w:r>
      <w:r w:rsidRPr="00461860">
        <w:rPr>
          <w:rStyle w:val="KeyWord0"/>
        </w:rPr>
        <w:t>.c</w:t>
      </w:r>
      <w:r w:rsidRPr="00903DBA">
        <w:t xml:space="preserve"> files hold a set functions that test </w:t>
      </w:r>
      <w:r w:rsidR="00BB13F4">
        <w:t xml:space="preserve">different </w:t>
      </w:r>
      <w:r w:rsidRPr="00903DBA">
        <w:t>character conditions.</w:t>
      </w:r>
    </w:p>
    <w:p w14:paraId="243F8CAB" w14:textId="3B82911E" w:rsidR="00EE220E" w:rsidRPr="00903DBA" w:rsidRDefault="008D6750" w:rsidP="00E65FE6">
      <w:pPr>
        <w:pStyle w:val="CodeHeader"/>
      </w:pPr>
      <w:r w:rsidRPr="00903DBA">
        <w:t>ct</w:t>
      </w:r>
      <w:r w:rsidR="00EE220E" w:rsidRPr="00903DBA">
        <w:t>ype.h</w:t>
      </w:r>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r w:rsidRPr="00903DBA">
        <w:t>ct</w:t>
      </w:r>
      <w:r w:rsidR="00FD2002" w:rsidRPr="00903DBA">
        <w:t>ype.c</w:t>
      </w:r>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0153303"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w:t>
      </w:r>
      <w:r w:rsidR="00BA02D6">
        <w:rPr>
          <w:highlight w:val="white"/>
        </w:rPr>
        <w:t>are</w:t>
      </w:r>
      <w:r w:rsidRPr="00903DBA">
        <w:rPr>
          <w:highlight w:val="white"/>
        </w:rPr>
        <w:t xml:space="preserve"> locale </w:t>
      </w:r>
      <w:r w:rsidR="00BA02D6">
        <w:rPr>
          <w:highlight w:val="white"/>
        </w:rPr>
        <w:t>settings</w:t>
      </w:r>
      <w:r w:rsidRPr="00903DBA">
        <w:rPr>
          <w:highlight w:val="white"/>
        </w:rPr>
        <w:t xml:space="preserve">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00461860">
        <w:rPr>
          <w:highlight w:val="white"/>
        </w:rPr>
        <w:t>13.5</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00B925F9">
        <w:rPr>
          <w:highlight w:val="white"/>
        </w:rPr>
        <w:t>s</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lastRenderedPageBreak/>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70956C20"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w:t>
      </w:r>
      <w:r w:rsidR="003031AD">
        <w:rPr>
          <w:highlight w:val="white"/>
        </w:rPr>
        <w:t>n</w:t>
      </w:r>
      <w:r w:rsidRPr="00903DBA">
        <w:rPr>
          <w:highlight w:val="white"/>
        </w:rPr>
        <w:t xml:space="preserve"> uppercase character in the same way as </w:t>
      </w:r>
      <w:r w:rsidRPr="00903DBA">
        <w:rPr>
          <w:rStyle w:val="KeyWord0"/>
          <w:highlight w:val="white"/>
        </w:rPr>
        <w:t>islower</w:t>
      </w:r>
      <w:r w:rsidRPr="00903DBA">
        <w:rPr>
          <w:highlight w:val="white"/>
        </w:rPr>
        <w:t xml:space="preserve"> above. If there </w:t>
      </w:r>
      <w:r w:rsidR="00AB4200">
        <w:rPr>
          <w:highlight w:val="white"/>
        </w:rPr>
        <w:t>are</w:t>
      </w:r>
      <w:r w:rsidRPr="00903DBA">
        <w:rPr>
          <w:highlight w:val="white"/>
        </w:rPr>
        <w:t xml:space="preserve"> locale </w:t>
      </w:r>
      <w:r w:rsidR="00AB4200">
        <w:rPr>
          <w:highlight w:val="white"/>
        </w:rPr>
        <w:t xml:space="preserve">settings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4ECA1867"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w:t>
      </w:r>
      <w:r w:rsidR="00C05CE4">
        <w:rPr>
          <w:highlight w:val="white"/>
        </w:rPr>
        <w:t xml:space="preserve">function tests </w:t>
      </w:r>
      <w:r w:rsidRPr="00903DBA">
        <w:rPr>
          <w:highlight w:val="white"/>
        </w:rPr>
        <w:t xml:space="preserve">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7BF01BB9"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w:t>
      </w:r>
      <w:r w:rsidR="00C05CE4">
        <w:rPr>
          <w:highlight w:val="white"/>
        </w:rPr>
        <w:t xml:space="preserve">function tests </w:t>
      </w:r>
      <w:r w:rsidRPr="00903DBA">
        <w:rPr>
          <w:highlight w:val="white"/>
        </w:rPr>
        <w:t xml:space="preserve">whether the character is a digit. In this case, we do not use a potential </w:t>
      </w:r>
      <w:bookmarkStart w:id="577" w:name="_Hlk55664765"/>
      <w:r w:rsidRPr="00903DBA">
        <w:rPr>
          <w:highlight w:val="white"/>
        </w:rPr>
        <w:t>locale convention</w:t>
      </w:r>
      <w:bookmarkEnd w:id="577"/>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w:t>
      </w:r>
      <w:r w:rsidR="00AB4200">
        <w:rPr>
          <w:highlight w:val="white"/>
        </w:rPr>
        <w:t xml:space="preserve">the ASCIII value of </w:t>
      </w:r>
      <w:r w:rsidR="003C11F7" w:rsidRPr="00903DBA">
        <w:rPr>
          <w:highlight w:val="white"/>
        </w:rPr>
        <w:t>the zero-character (‘\0’)</w:t>
      </w:r>
      <w:r w:rsidR="00AB4200">
        <w:rPr>
          <w:highlight w:val="white"/>
        </w:rPr>
        <w:t xml:space="preserve">, which is </w:t>
      </w:r>
      <w:r w:rsidR="003C11F7" w:rsidRPr="00903DBA">
        <w:rPr>
          <w:highlight w:val="white"/>
        </w:rPr>
        <w:t>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1EF2A2E3"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007421CF">
        <w:rPr>
          <w:rStyle w:val="KeyWord0"/>
          <w:highlight w:val="white"/>
        </w:rPr>
        <w:t xml:space="preserve"> </w:t>
      </w:r>
      <w:r w:rsidR="00C05CE4">
        <w:rPr>
          <w:highlight w:val="white"/>
        </w:rPr>
        <w:t xml:space="preserve">function tests </w:t>
      </w:r>
      <w:r w:rsidRPr="00903DBA">
        <w:rPr>
          <w:highlight w:val="white"/>
        </w:rPr>
        <w:t xml:space="preserve">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38E14008"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w:t>
      </w:r>
      <w:r w:rsidR="00C05CE4">
        <w:rPr>
          <w:highlight w:val="white"/>
        </w:rPr>
        <w:t xml:space="preserve">function tests </w:t>
      </w:r>
      <w:r w:rsidRPr="00903DBA">
        <w:rPr>
          <w:highlight w:val="white"/>
        </w:rPr>
        <w:t>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37AEA983"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w:t>
      </w:r>
      <w:r w:rsidR="00C05CE4">
        <w:rPr>
          <w:highlight w:val="white"/>
        </w:rPr>
        <w:t xml:space="preserve">function tests </w:t>
      </w:r>
      <w:r w:rsidRPr="00903DBA">
        <w:rPr>
          <w:highlight w:val="white"/>
        </w:rPr>
        <w:t xml:space="preserve">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07E606BA" w:rsidR="00094E46" w:rsidRPr="00903DBA" w:rsidRDefault="00094E46" w:rsidP="00094E46">
      <w:pPr>
        <w:rPr>
          <w:highlight w:val="white"/>
        </w:rPr>
      </w:pPr>
      <w:r w:rsidRPr="00903DBA">
        <w:rPr>
          <w:highlight w:val="white"/>
        </w:rPr>
        <w:lastRenderedPageBreak/>
        <w:t xml:space="preserve">The </w:t>
      </w:r>
      <w:r w:rsidRPr="00903DBA">
        <w:rPr>
          <w:rStyle w:val="KeyWord0"/>
          <w:highlight w:val="white"/>
        </w:rPr>
        <w:t>isprint</w:t>
      </w:r>
      <w:r w:rsidRPr="00903DBA">
        <w:rPr>
          <w:highlight w:val="white"/>
        </w:rPr>
        <w:t xml:space="preserve"> </w:t>
      </w:r>
      <w:r w:rsidR="00C05CE4">
        <w:rPr>
          <w:highlight w:val="white"/>
        </w:rPr>
        <w:t xml:space="preserve">function tests </w:t>
      </w:r>
      <w:r w:rsidRPr="00903DBA">
        <w:rPr>
          <w:highlight w:val="white"/>
        </w:rPr>
        <w:t>whether the character is a printable character; that is, a character visible when printed (</w:t>
      </w:r>
      <w:r w:rsidR="009E055A" w:rsidRPr="00903DBA">
        <w:rPr>
          <w:highlight w:val="white"/>
        </w:rPr>
        <w:t>excluding</w:t>
      </w:r>
      <w:r w:rsidRPr="00903DBA">
        <w:rPr>
          <w:highlight w:val="white"/>
        </w:rPr>
        <w:t xml:space="preserve"> space).</w:t>
      </w:r>
    </w:p>
    <w:p w14:paraId="35D73134" w14:textId="77777777" w:rsidR="0014604F" w:rsidRPr="0014604F" w:rsidRDefault="0014604F" w:rsidP="0014604F">
      <w:pPr>
        <w:pStyle w:val="Code"/>
        <w:rPr>
          <w:highlight w:val="white"/>
        </w:rPr>
      </w:pPr>
      <w:r w:rsidRPr="0014604F">
        <w:rPr>
          <w:highlight w:val="white"/>
        </w:rPr>
        <w:t>int isprint(int c) {</w:t>
      </w:r>
    </w:p>
    <w:p w14:paraId="1B876093" w14:textId="77777777" w:rsidR="0014604F" w:rsidRPr="0014604F" w:rsidRDefault="0014604F" w:rsidP="0014604F">
      <w:pPr>
        <w:pStyle w:val="Code"/>
        <w:rPr>
          <w:highlight w:val="white"/>
        </w:rPr>
      </w:pPr>
      <w:r w:rsidRPr="0014604F">
        <w:rPr>
          <w:highlight w:val="white"/>
        </w:rPr>
        <w:t xml:space="preserve">  return isgraph(c) &amp;&amp; (c != ' ');</w:t>
      </w:r>
    </w:p>
    <w:p w14:paraId="3390A239" w14:textId="77777777" w:rsidR="0014604F" w:rsidRPr="0014604F" w:rsidRDefault="0014604F" w:rsidP="0014604F">
      <w:pPr>
        <w:pStyle w:val="Code"/>
        <w:rPr>
          <w:highlight w:val="white"/>
        </w:rPr>
      </w:pPr>
      <w:r w:rsidRPr="0014604F">
        <w:rPr>
          <w:highlight w:val="white"/>
        </w:rPr>
        <w:t>}</w:t>
      </w:r>
    </w:p>
    <w:p w14:paraId="0D6A0B1E" w14:textId="7DA9C669"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w:t>
      </w:r>
      <w:r w:rsidR="00C05CE4">
        <w:rPr>
          <w:highlight w:val="white"/>
        </w:rPr>
        <w:t xml:space="preserve">function tests </w:t>
      </w:r>
      <w:r w:rsidRPr="00903DBA">
        <w:rPr>
          <w:highlight w:val="white"/>
        </w:rPr>
        <w:t xml:space="preserve">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4972FC1D" w14:textId="77777777" w:rsidR="0014604F" w:rsidRPr="0014604F" w:rsidRDefault="0014604F" w:rsidP="0014604F">
      <w:pPr>
        <w:pStyle w:val="Code"/>
        <w:rPr>
          <w:highlight w:val="white"/>
        </w:rPr>
      </w:pPr>
      <w:r w:rsidRPr="0014604F">
        <w:rPr>
          <w:highlight w:val="white"/>
        </w:rPr>
        <w:t>int ispunct(int c) {</w:t>
      </w:r>
    </w:p>
    <w:p w14:paraId="5B3ED321" w14:textId="77777777" w:rsidR="0014604F" w:rsidRPr="0014604F" w:rsidRDefault="0014604F" w:rsidP="0014604F">
      <w:pPr>
        <w:pStyle w:val="Code"/>
        <w:rPr>
          <w:highlight w:val="white"/>
        </w:rPr>
      </w:pPr>
      <w:r w:rsidRPr="0014604F">
        <w:rPr>
          <w:highlight w:val="white"/>
        </w:rPr>
        <w:t xml:space="preserve">  return isgraph(c) &amp;&amp; !isalnum(c);</w:t>
      </w:r>
    </w:p>
    <w:p w14:paraId="143676BA" w14:textId="77777777" w:rsidR="0014604F" w:rsidRPr="0014604F" w:rsidRDefault="0014604F" w:rsidP="0014604F">
      <w:pPr>
        <w:pStyle w:val="Code"/>
        <w:rPr>
          <w:highlight w:val="white"/>
        </w:rPr>
      </w:pPr>
      <w:r w:rsidRPr="0014604F">
        <w:rPr>
          <w:highlight w:val="white"/>
        </w:rPr>
        <w:t>}</w:t>
      </w:r>
    </w:p>
    <w:p w14:paraId="52AF0FE4" w14:textId="70B6CF10"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w:t>
      </w:r>
      <w:r w:rsidR="00C05CE4">
        <w:rPr>
          <w:highlight w:val="white"/>
        </w:rPr>
        <w:t xml:space="preserve">function tests </w:t>
      </w:r>
      <w:r w:rsidRPr="00903DBA">
        <w:rPr>
          <w:highlight w:val="white"/>
        </w:rPr>
        <w:t xml:space="preserve">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1F89C730"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w:t>
      </w:r>
      <w:r w:rsidR="00C05CE4">
        <w:rPr>
          <w:highlight w:val="white"/>
        </w:rPr>
        <w:t xml:space="preserve">function tests </w:t>
      </w:r>
      <w:r w:rsidRPr="00903DBA">
        <w:rPr>
          <w:highlight w:val="white"/>
        </w:rPr>
        <w:t>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1FBE893E"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lastRenderedPageBreak/>
        <w:t>}</w:t>
      </w:r>
    </w:p>
    <w:p w14:paraId="7710607F" w14:textId="28153BDC"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w:t>
      </w:r>
      <w:r w:rsidR="00583CFA">
        <w:rPr>
          <w:highlight w:val="white"/>
        </w:rPr>
        <w:t xml:space="preserve"> </w:t>
      </w:r>
      <w:r w:rsidR="002803B9" w:rsidRPr="00903DBA">
        <w:rPr>
          <w:highlight w:val="white"/>
        </w:rPr>
        <w:t>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5647378F" w:rsidR="00EE220E" w:rsidRDefault="0078214F" w:rsidP="00265BDF">
      <w:pPr>
        <w:pStyle w:val="Rubrik2"/>
      </w:pPr>
      <w:bookmarkStart w:id="578" w:name="_Toc59126290"/>
      <w:r w:rsidRPr="00903DBA">
        <w:t>S</w:t>
      </w:r>
      <w:r w:rsidR="00EE220E" w:rsidRPr="00903DBA">
        <w:t>tring</w:t>
      </w:r>
      <w:r w:rsidRPr="00903DBA">
        <w:t>s</w:t>
      </w:r>
      <w:bookmarkEnd w:id="578"/>
    </w:p>
    <w:p w14:paraId="052B3F45" w14:textId="5A8BDDE3" w:rsidR="00511CA3" w:rsidRPr="00511CA3" w:rsidRDefault="00511CA3" w:rsidP="00511CA3">
      <w:r>
        <w:t xml:space="preserve">The </w:t>
      </w:r>
      <w:r w:rsidRPr="00511CA3">
        <w:rPr>
          <w:rStyle w:val="KeyWord0"/>
        </w:rPr>
        <w:t>string</w:t>
      </w:r>
      <w:r>
        <w:t xml:space="preserve"> standard library holds function for searching and modifying strings.</w:t>
      </w:r>
    </w:p>
    <w:p w14:paraId="14ACCA1E" w14:textId="235BEECD" w:rsidR="0078214F" w:rsidRPr="00903DBA" w:rsidRDefault="008D6750" w:rsidP="00E65FE6">
      <w:pPr>
        <w:pStyle w:val="CodeHeader"/>
      </w:pPr>
      <w:r w:rsidRPr="00903DBA">
        <w:t>s</w:t>
      </w:r>
      <w:r w:rsidR="0078214F" w:rsidRPr="00903DBA">
        <w:t>tring.h</w:t>
      </w:r>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lastRenderedPageBreak/>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r w:rsidRPr="00903DBA">
        <w:t>s</w:t>
      </w:r>
      <w:r w:rsidR="0078214F" w:rsidRPr="00903DBA">
        <w:t>tring.c</w:t>
      </w:r>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6D3C9A1B" w:rsidR="007965E2" w:rsidRDefault="007965E2" w:rsidP="007965E2">
      <w:pPr>
        <w:pStyle w:val="Code"/>
        <w:rPr>
          <w:highlight w:val="white"/>
        </w:rPr>
      </w:pPr>
      <w:r w:rsidRPr="00903DBA">
        <w:rPr>
          <w:highlight w:val="white"/>
        </w:rPr>
        <w:t>#include &lt;locale.h&gt;</w:t>
      </w:r>
    </w:p>
    <w:p w14:paraId="60E02450" w14:textId="77777777" w:rsidR="003678C0" w:rsidRPr="00903DBA" w:rsidRDefault="003678C0" w:rsidP="003678C0">
      <w:pPr>
        <w:rPr>
          <w:highlight w:val="white"/>
        </w:rPr>
      </w:pPr>
      <w:r>
        <w:rPr>
          <w:highlight w:val="white"/>
        </w:rPr>
        <w:t xml:space="preserve">The </w:t>
      </w:r>
      <w:r w:rsidRPr="00206EE8">
        <w:rPr>
          <w:rStyle w:val="KeyWord0"/>
          <w:highlight w:val="white"/>
        </w:rPr>
        <w:t>strlen</w:t>
      </w:r>
      <w:r>
        <w:rPr>
          <w:highlight w:val="white"/>
        </w:rPr>
        <w:t xml:space="preserve"> function returns the number of characters of the string, not counting the terminating zero-character.</w:t>
      </w:r>
    </w:p>
    <w:p w14:paraId="11DE0C66" w14:textId="77777777" w:rsidR="003678C0" w:rsidRPr="00903DBA" w:rsidRDefault="003678C0" w:rsidP="003678C0">
      <w:pPr>
        <w:pStyle w:val="Code"/>
        <w:rPr>
          <w:highlight w:val="white"/>
        </w:rPr>
      </w:pPr>
      <w:r w:rsidRPr="00903DBA">
        <w:rPr>
          <w:highlight w:val="white"/>
        </w:rPr>
        <w:t>size_t strlen(const char* string) {</w:t>
      </w:r>
    </w:p>
    <w:p w14:paraId="0E8E57C9" w14:textId="77777777" w:rsidR="003678C0" w:rsidRPr="00903DBA" w:rsidRDefault="003678C0" w:rsidP="003678C0">
      <w:pPr>
        <w:pStyle w:val="Code"/>
        <w:rPr>
          <w:highlight w:val="white"/>
        </w:rPr>
      </w:pPr>
      <w:r w:rsidRPr="00903DBA">
        <w:rPr>
          <w:highlight w:val="white"/>
        </w:rPr>
        <w:t xml:space="preserve">  int index;</w:t>
      </w:r>
    </w:p>
    <w:p w14:paraId="05CA6C60" w14:textId="77777777" w:rsidR="003678C0" w:rsidRPr="00903DBA" w:rsidRDefault="003678C0" w:rsidP="003678C0">
      <w:pPr>
        <w:rPr>
          <w:highlight w:val="white"/>
        </w:rPr>
      </w:pPr>
      <w:r>
        <w:rPr>
          <w:highlight w:val="white"/>
        </w:rPr>
        <w:t>We simply iterate through the string until we reach the terminating zero-character.</w:t>
      </w:r>
    </w:p>
    <w:p w14:paraId="41AC54C0" w14:textId="77777777" w:rsidR="003678C0" w:rsidRPr="00903DBA" w:rsidRDefault="003678C0" w:rsidP="003678C0">
      <w:pPr>
        <w:pStyle w:val="Code"/>
        <w:rPr>
          <w:highlight w:val="white"/>
        </w:rPr>
      </w:pPr>
      <w:r w:rsidRPr="00903DBA">
        <w:rPr>
          <w:highlight w:val="white"/>
        </w:rPr>
        <w:t xml:space="preserve">  for (index = 0; string[index] != '\0'; ++index) {</w:t>
      </w:r>
    </w:p>
    <w:p w14:paraId="0B3C143B" w14:textId="77777777" w:rsidR="003678C0" w:rsidRPr="00903DBA" w:rsidRDefault="003678C0" w:rsidP="003678C0">
      <w:pPr>
        <w:pStyle w:val="Code"/>
        <w:rPr>
          <w:highlight w:val="white"/>
        </w:rPr>
      </w:pPr>
      <w:r w:rsidRPr="00903DBA">
        <w:rPr>
          <w:highlight w:val="white"/>
        </w:rPr>
        <w:t xml:space="preserve">    // Empty.</w:t>
      </w:r>
    </w:p>
    <w:p w14:paraId="1AE0E40B" w14:textId="77777777" w:rsidR="003678C0" w:rsidRPr="00903DBA" w:rsidRDefault="003678C0" w:rsidP="003678C0">
      <w:pPr>
        <w:pStyle w:val="Code"/>
        <w:rPr>
          <w:highlight w:val="white"/>
        </w:rPr>
      </w:pPr>
      <w:r w:rsidRPr="00903DBA">
        <w:rPr>
          <w:highlight w:val="white"/>
        </w:rPr>
        <w:t xml:space="preserve">  }</w:t>
      </w:r>
    </w:p>
    <w:p w14:paraId="40992DD9" w14:textId="77777777" w:rsidR="003678C0" w:rsidRPr="00903DBA" w:rsidRDefault="003678C0" w:rsidP="003678C0">
      <w:pPr>
        <w:pStyle w:val="Code"/>
        <w:rPr>
          <w:highlight w:val="white"/>
        </w:rPr>
      </w:pPr>
    </w:p>
    <w:p w14:paraId="4F80ABFB" w14:textId="77777777" w:rsidR="003678C0" w:rsidRPr="00903DBA" w:rsidRDefault="003678C0" w:rsidP="003678C0">
      <w:pPr>
        <w:pStyle w:val="Code"/>
        <w:rPr>
          <w:highlight w:val="white"/>
        </w:rPr>
      </w:pPr>
      <w:r w:rsidRPr="00903DBA">
        <w:rPr>
          <w:highlight w:val="white"/>
        </w:rPr>
        <w:t xml:space="preserve">  return index;</w:t>
      </w:r>
    </w:p>
    <w:p w14:paraId="1652A755" w14:textId="77777777" w:rsidR="003678C0" w:rsidRDefault="003678C0" w:rsidP="003678C0">
      <w:pPr>
        <w:pStyle w:val="Code"/>
        <w:rPr>
          <w:highlight w:val="white"/>
        </w:rPr>
      </w:pPr>
      <w:r w:rsidRPr="00903DBA">
        <w:rPr>
          <w:highlight w:val="white"/>
        </w:rPr>
        <w:t>}</w:t>
      </w:r>
    </w:p>
    <w:p w14:paraId="69691FC0" w14:textId="77C2AA5C" w:rsidR="000E1812" w:rsidRPr="00903DBA" w:rsidRDefault="000E1812" w:rsidP="000E1812">
      <w:pPr>
        <w:pStyle w:val="Rubrik3"/>
        <w:rPr>
          <w:highlight w:val="white"/>
        </w:rPr>
      </w:pPr>
      <w:r>
        <w:rPr>
          <w:highlight w:val="white"/>
        </w:rPr>
        <w:t>String Copying</w:t>
      </w:r>
    </w:p>
    <w:p w14:paraId="151FD2AA" w14:textId="2BD5D320" w:rsidR="007965E2" w:rsidRPr="00903DBA" w:rsidRDefault="00EC686F" w:rsidP="00EC686F">
      <w:pPr>
        <w:rPr>
          <w:highlight w:val="white"/>
        </w:rPr>
      </w:pPr>
      <w:r>
        <w:rPr>
          <w:highlight w:val="white"/>
        </w:rPr>
        <w:t xml:space="preserve">The </w:t>
      </w:r>
      <w:r w:rsidRPr="001208E1">
        <w:rPr>
          <w:rStyle w:val="KeyWord0"/>
          <w:highlight w:val="white"/>
        </w:rPr>
        <w:t>strcpy</w:t>
      </w:r>
      <w:r>
        <w:rPr>
          <w:highlight w:val="white"/>
        </w:rPr>
        <w:t xml:space="preserve"> function </w:t>
      </w:r>
      <w:r w:rsidR="0059000E">
        <w:rPr>
          <w:highlight w:val="white"/>
        </w:rPr>
        <w:t xml:space="preserve">copies the text of the </w:t>
      </w:r>
      <w:r w:rsidR="0059000E" w:rsidRPr="0059000E">
        <w:rPr>
          <w:rStyle w:val="KeyWord0"/>
          <w:highlight w:val="white"/>
        </w:rPr>
        <w:t>source</w:t>
      </w:r>
      <w:r w:rsidR="0059000E">
        <w:rPr>
          <w:highlight w:val="white"/>
        </w:rPr>
        <w:t xml:space="preserve"> parameter to the </w:t>
      </w:r>
      <w:r w:rsidR="0059000E" w:rsidRPr="0059000E">
        <w:rPr>
          <w:rStyle w:val="KeyWord0"/>
          <w:highlight w:val="white"/>
        </w:rPr>
        <w:t>target</w:t>
      </w:r>
      <w:r w:rsidR="0059000E">
        <w:rPr>
          <w:highlight w:val="white"/>
        </w:rPr>
        <w:t xml:space="preserve"> parameter.</w:t>
      </w: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020E7F31" w:rsidR="007965E2" w:rsidRPr="00903DBA" w:rsidRDefault="0059000E" w:rsidP="0059000E">
      <w:pPr>
        <w:rPr>
          <w:highlight w:val="white"/>
        </w:rPr>
      </w:pPr>
      <w:r>
        <w:rPr>
          <w:highlight w:val="white"/>
        </w:rPr>
        <w:t xml:space="preserve">We iterate through the </w:t>
      </w:r>
      <w:r w:rsidR="009804C6">
        <w:rPr>
          <w:highlight w:val="white"/>
        </w:rPr>
        <w:t>source text and copies the characters, until we reach the terminating zero character (‘\0’).</w:t>
      </w: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5178B791" w:rsidR="007965E2" w:rsidRPr="00903DBA" w:rsidRDefault="00F10228" w:rsidP="00F10228">
      <w:pPr>
        <w:rPr>
          <w:highlight w:val="white"/>
        </w:rPr>
      </w:pPr>
      <w:r>
        <w:rPr>
          <w:highlight w:val="white"/>
        </w:rPr>
        <w:t>We a</w:t>
      </w:r>
      <w:r w:rsidR="00B06493">
        <w:rPr>
          <w:highlight w:val="white"/>
        </w:rPr>
        <w:t xml:space="preserve">dd </w:t>
      </w:r>
      <w:r w:rsidR="00DD0CC3">
        <w:rPr>
          <w:highlight w:val="white"/>
        </w:rPr>
        <w:t>the terminating</w:t>
      </w:r>
      <w:r w:rsidR="00B06493">
        <w:rPr>
          <w:highlight w:val="white"/>
        </w:rPr>
        <w:t xml:space="preserve"> zero-character </w:t>
      </w:r>
      <w:r>
        <w:rPr>
          <w:highlight w:val="white"/>
        </w:rPr>
        <w:t>to the target string, and return it.</w:t>
      </w: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1D8915DE" w:rsidR="007965E2" w:rsidRPr="00903DBA" w:rsidRDefault="00F10228" w:rsidP="00F10228">
      <w:pPr>
        <w:rPr>
          <w:highlight w:val="white"/>
        </w:rPr>
      </w:pPr>
      <w:r>
        <w:rPr>
          <w:highlight w:val="white"/>
        </w:rPr>
        <w:t xml:space="preserve">The </w:t>
      </w:r>
      <w:r w:rsidRPr="001208E1">
        <w:rPr>
          <w:rStyle w:val="KeyWord0"/>
          <w:highlight w:val="white"/>
        </w:rPr>
        <w:t>strcpy</w:t>
      </w:r>
      <w:r>
        <w:rPr>
          <w:highlight w:val="white"/>
        </w:rPr>
        <w:t xml:space="preserve"> function copies the text of the </w:t>
      </w:r>
      <w:r w:rsidRPr="0059000E">
        <w:rPr>
          <w:rStyle w:val="KeyWord0"/>
          <w:highlight w:val="white"/>
        </w:rPr>
        <w:t>source</w:t>
      </w:r>
      <w:r>
        <w:rPr>
          <w:highlight w:val="white"/>
        </w:rPr>
        <w:t xml:space="preserve"> parameter to the </w:t>
      </w:r>
      <w:r w:rsidRPr="0059000E">
        <w:rPr>
          <w:rStyle w:val="KeyWord0"/>
          <w:highlight w:val="white"/>
        </w:rPr>
        <w:t>target</w:t>
      </w:r>
      <w:r>
        <w:rPr>
          <w:highlight w:val="white"/>
        </w:rPr>
        <w:t xml:space="preserve"> parameter, with </w:t>
      </w:r>
      <w:r w:rsidR="00886FB7" w:rsidRPr="00411CAA">
        <w:rPr>
          <w:rStyle w:val="KeyWord0"/>
          <w:highlight w:val="white"/>
        </w:rPr>
        <w:t>size</w:t>
      </w:r>
      <w:r w:rsidR="00886FB7">
        <w:rPr>
          <w:highlight w:val="white"/>
        </w:rPr>
        <w:t xml:space="preserve"> as the</w:t>
      </w:r>
      <w:r>
        <w:rPr>
          <w:highlight w:val="white"/>
        </w:rPr>
        <w:t xml:space="preserve"> maximum</w:t>
      </w:r>
      <w:r w:rsidR="00886FB7">
        <w:rPr>
          <w:highlight w:val="white"/>
        </w:rPr>
        <w:t xml:space="preserve"> number of copied characters.</w:t>
      </w: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2D060509" w:rsidR="007965E2" w:rsidRDefault="00DD0CC3" w:rsidP="00564B3F">
      <w:pPr>
        <w:rPr>
          <w:highlight w:val="white"/>
        </w:rPr>
      </w:pPr>
      <w:r>
        <w:rPr>
          <w:highlight w:val="white"/>
        </w:rPr>
        <w:lastRenderedPageBreak/>
        <w:t>We add the termina</w:t>
      </w:r>
      <w:r w:rsidR="00564B3F">
        <w:rPr>
          <w:highlight w:val="white"/>
        </w:rPr>
        <w:t>ting zero character</w:t>
      </w:r>
      <w:r w:rsidR="002026C5">
        <w:rPr>
          <w:highlight w:val="white"/>
        </w:rPr>
        <w:t xml:space="preserve"> only if there is room in the target string</w:t>
      </w:r>
      <w:r w:rsidR="002033EE">
        <w:rPr>
          <w:highlight w:val="white"/>
        </w:rPr>
        <w:t xml:space="preserve">; that is, if we have not already copied </w:t>
      </w:r>
      <w:r w:rsidR="002033EE" w:rsidRPr="002033EE">
        <w:rPr>
          <w:rStyle w:val="KeyWord0"/>
          <w:highlight w:val="white"/>
        </w:rPr>
        <w:t>size</w:t>
      </w:r>
      <w:r w:rsidR="002033EE">
        <w:rPr>
          <w:highlight w:val="white"/>
        </w:rPr>
        <w:t xml:space="preserve"> characters.</w:t>
      </w:r>
    </w:p>
    <w:p w14:paraId="619B8DE8" w14:textId="25E95970" w:rsidR="00DD0CC3" w:rsidRPr="00903DBA" w:rsidRDefault="00DD0CC3" w:rsidP="007965E2">
      <w:pPr>
        <w:pStyle w:val="Code"/>
        <w:rPr>
          <w:highlight w:val="white"/>
        </w:rPr>
      </w:pPr>
      <w:r>
        <w:rPr>
          <w:highlight w:val="white"/>
        </w:rPr>
        <w:t xml:space="preserve">  if (index &lt; size)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65D00E28" w:rsidR="007965E2" w:rsidRDefault="007965E2" w:rsidP="007965E2">
      <w:pPr>
        <w:pStyle w:val="Code"/>
        <w:rPr>
          <w:highlight w:val="white"/>
        </w:rPr>
      </w:pPr>
      <w:r w:rsidRPr="00903DBA">
        <w:rPr>
          <w:highlight w:val="white"/>
        </w:rPr>
        <w:t>}</w:t>
      </w:r>
    </w:p>
    <w:p w14:paraId="79BC0DC3" w14:textId="25900357" w:rsidR="000E1812" w:rsidRPr="000E1812" w:rsidRDefault="000E1812" w:rsidP="000E1812">
      <w:pPr>
        <w:pStyle w:val="Rubrik3"/>
        <w:rPr>
          <w:highlight w:val="white"/>
        </w:rPr>
      </w:pPr>
      <w:r w:rsidRPr="000E1812">
        <w:rPr>
          <w:highlight w:val="white"/>
        </w:rPr>
        <w:t xml:space="preserve">String </w:t>
      </w:r>
      <w:r w:rsidR="00404662">
        <w:t>C</w:t>
      </w:r>
      <w:r w:rsidR="00404662" w:rsidRPr="00404662">
        <w:rPr>
          <w:rStyle w:val="Rubrik3Char"/>
          <w:b/>
        </w:rPr>
        <w:t>oncatenation</w:t>
      </w:r>
    </w:p>
    <w:p w14:paraId="349765C1" w14:textId="5CDB7A6D" w:rsidR="007965E2" w:rsidRPr="00903DBA" w:rsidRDefault="002033EE" w:rsidP="002033EE">
      <w:pPr>
        <w:rPr>
          <w:highlight w:val="white"/>
        </w:rPr>
      </w:pPr>
      <w:r>
        <w:rPr>
          <w:highlight w:val="white"/>
        </w:rPr>
        <w:t xml:space="preserve">The </w:t>
      </w:r>
      <w:r w:rsidRPr="002033EE">
        <w:rPr>
          <w:rStyle w:val="KeyWord0"/>
          <w:highlight w:val="white"/>
        </w:rPr>
        <w:t>strcat</w:t>
      </w:r>
      <w:r>
        <w:rPr>
          <w:highlight w:val="white"/>
        </w:rPr>
        <w:t xml:space="preserve"> function adds </w:t>
      </w:r>
      <w:r w:rsidR="00460E63">
        <w:rPr>
          <w:highlight w:val="white"/>
        </w:rPr>
        <w:t>the source string to the target string.</w:t>
      </w: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6DFF4DFF" w:rsidR="007965E2" w:rsidRPr="00903DBA" w:rsidRDefault="00B664ED" w:rsidP="00B664ED">
      <w:pPr>
        <w:rPr>
          <w:highlight w:val="white"/>
        </w:rPr>
      </w:pPr>
      <w:r>
        <w:rPr>
          <w:highlight w:val="white"/>
        </w:rPr>
        <w:t>We add the terminating zero-character at the end of the target string.</w:t>
      </w: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088BA56" w14:textId="55ACEB69" w:rsidR="00B664ED" w:rsidRPr="00903DBA" w:rsidRDefault="00B664ED" w:rsidP="00B664ED">
      <w:pPr>
        <w:rPr>
          <w:highlight w:val="white"/>
        </w:rPr>
      </w:pPr>
      <w:r>
        <w:rPr>
          <w:highlight w:val="white"/>
        </w:rPr>
        <w:t xml:space="preserve">The </w:t>
      </w:r>
      <w:r w:rsidRPr="001208E1">
        <w:rPr>
          <w:rStyle w:val="KeyWord0"/>
          <w:highlight w:val="white"/>
        </w:rPr>
        <w:t>str</w:t>
      </w:r>
      <w:r w:rsidR="000E1812">
        <w:rPr>
          <w:rStyle w:val="KeyWord0"/>
          <w:highlight w:val="white"/>
        </w:rPr>
        <w:t>ncat</w:t>
      </w:r>
      <w:r>
        <w:rPr>
          <w:highlight w:val="white"/>
        </w:rPr>
        <w:t xml:space="preserve"> function copies the text of the </w:t>
      </w:r>
      <w:r w:rsidRPr="0059000E">
        <w:rPr>
          <w:rStyle w:val="KeyWord0"/>
          <w:highlight w:val="white"/>
        </w:rPr>
        <w:t>source</w:t>
      </w:r>
      <w:r>
        <w:rPr>
          <w:highlight w:val="white"/>
        </w:rPr>
        <w:t xml:space="preserve"> parameter to the </w:t>
      </w:r>
      <w:r w:rsidRPr="0059000E">
        <w:rPr>
          <w:rStyle w:val="KeyWord0"/>
          <w:highlight w:val="white"/>
        </w:rPr>
        <w:t>target</w:t>
      </w:r>
      <w:r>
        <w:rPr>
          <w:highlight w:val="white"/>
        </w:rPr>
        <w:t xml:space="preserve"> parameter, with </w:t>
      </w:r>
      <w:r w:rsidRPr="00411CAA">
        <w:rPr>
          <w:rStyle w:val="KeyWord0"/>
          <w:highlight w:val="white"/>
        </w:rPr>
        <w:t>size</w:t>
      </w:r>
      <w:r>
        <w:rPr>
          <w:highlight w:val="white"/>
        </w:rPr>
        <w:t xml:space="preserve"> as the maximum number of copied characters.</w:t>
      </w: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6FE7E6B6" w14:textId="77777777" w:rsidR="00845B50" w:rsidRPr="00845B50" w:rsidRDefault="00845B50" w:rsidP="00845B50">
      <w:pPr>
        <w:pStyle w:val="Code"/>
        <w:rPr>
          <w:highlight w:val="white"/>
        </w:rPr>
      </w:pPr>
      <w:r w:rsidRPr="00845B50">
        <w:rPr>
          <w:highlight w:val="white"/>
        </w:rPr>
        <w:t xml:space="preserve">  int index;</w:t>
      </w:r>
    </w:p>
    <w:p w14:paraId="2E8ACB08" w14:textId="77777777" w:rsidR="00845B50" w:rsidRPr="00845B50" w:rsidRDefault="00845B50" w:rsidP="00845B50">
      <w:pPr>
        <w:pStyle w:val="Code"/>
        <w:rPr>
          <w:highlight w:val="white"/>
        </w:rPr>
      </w:pPr>
      <w:r w:rsidRPr="00845B50">
        <w:rPr>
          <w:highlight w:val="white"/>
        </w:rPr>
        <w:t xml:space="preserve">  const int targetLength = strlen(target);</w:t>
      </w:r>
    </w:p>
    <w:p w14:paraId="6DE7154B" w14:textId="77777777" w:rsidR="007965E2" w:rsidRPr="00845B50" w:rsidRDefault="007965E2" w:rsidP="00845B50">
      <w:pPr>
        <w:pStyle w:val="Code"/>
        <w:rPr>
          <w:highlight w:val="white"/>
        </w:rPr>
      </w:pPr>
    </w:p>
    <w:p w14:paraId="5528E21E" w14:textId="14714A91" w:rsidR="007965E2" w:rsidRPr="00903DBA" w:rsidRDefault="007965E2" w:rsidP="007965E2">
      <w:pPr>
        <w:pStyle w:val="Code"/>
        <w:rPr>
          <w:highlight w:val="white"/>
        </w:rPr>
      </w:pPr>
      <w:r w:rsidRPr="00903DBA">
        <w:rPr>
          <w:highlight w:val="white"/>
        </w:rPr>
        <w:t xml:space="preserve">  for (index = 0; (index &lt; size)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5B931C55" w:rsidR="007965E2" w:rsidRDefault="007965E2" w:rsidP="007965E2">
      <w:pPr>
        <w:pStyle w:val="Code"/>
        <w:rPr>
          <w:highlight w:val="white"/>
        </w:rPr>
      </w:pPr>
    </w:p>
    <w:p w14:paraId="35B2DDEB" w14:textId="24710D29" w:rsidR="00411CAA" w:rsidRPr="00903DBA" w:rsidRDefault="00411CAA" w:rsidP="007965E2">
      <w:pPr>
        <w:pStyle w:val="Code"/>
        <w:rPr>
          <w:highlight w:val="white"/>
        </w:rPr>
      </w:pPr>
      <w:r>
        <w:rPr>
          <w:highlight w:val="white"/>
        </w:rPr>
        <w:t xml:space="preserve">  if ((</w:t>
      </w:r>
      <w:r w:rsidRPr="00903DBA">
        <w:rPr>
          <w:highlight w:val="white"/>
        </w:rPr>
        <w:t xml:space="preserve">targetLength + </w:t>
      </w:r>
      <w:r>
        <w:rPr>
          <w:highlight w:val="white"/>
        </w:rPr>
        <w:t>index) &lt; size) {</w:t>
      </w:r>
    </w:p>
    <w:p w14:paraId="2CDB68AB" w14:textId="4EA7EC8D" w:rsidR="007965E2" w:rsidRDefault="00411CAA" w:rsidP="007965E2">
      <w:pPr>
        <w:pStyle w:val="Code"/>
        <w:rPr>
          <w:highlight w:val="white"/>
        </w:rPr>
      </w:pPr>
      <w:r>
        <w:rPr>
          <w:highlight w:val="white"/>
        </w:rPr>
        <w:t xml:space="preserve">  </w:t>
      </w:r>
      <w:r w:rsidR="007965E2" w:rsidRPr="00903DBA">
        <w:rPr>
          <w:highlight w:val="white"/>
        </w:rPr>
        <w:t xml:space="preserve">  target[targetLength + </w:t>
      </w:r>
      <w:r>
        <w:rPr>
          <w:highlight w:val="white"/>
        </w:rPr>
        <w:t>index</w:t>
      </w:r>
      <w:r w:rsidR="007965E2" w:rsidRPr="00903DBA">
        <w:rPr>
          <w:highlight w:val="white"/>
        </w:rPr>
        <w:t>] = '\0';</w:t>
      </w:r>
    </w:p>
    <w:p w14:paraId="03D875C2" w14:textId="21BD8BC2" w:rsidR="00411CAA" w:rsidRPr="00903DBA" w:rsidRDefault="00411CAA" w:rsidP="007965E2">
      <w:pPr>
        <w:pStyle w:val="Code"/>
        <w:rPr>
          <w:highlight w:val="white"/>
        </w:rPr>
      </w:pPr>
      <w:r>
        <w:rPr>
          <w:highlight w:val="white"/>
        </w:rPr>
        <w:t xml:space="preserve">  }</w:t>
      </w:r>
    </w:p>
    <w:p w14:paraId="0D1AE59C" w14:textId="77777777" w:rsidR="00BB6924" w:rsidRDefault="00BB6924" w:rsidP="007965E2">
      <w:pPr>
        <w:pStyle w:val="Code"/>
        <w:rPr>
          <w:highlight w:val="white"/>
        </w:rPr>
      </w:pPr>
    </w:p>
    <w:p w14:paraId="784B27E2" w14:textId="659E832B" w:rsidR="007965E2" w:rsidRPr="00903DBA" w:rsidRDefault="007965E2" w:rsidP="007965E2">
      <w:pPr>
        <w:pStyle w:val="Code"/>
        <w:rPr>
          <w:highlight w:val="white"/>
        </w:rPr>
      </w:pPr>
      <w:r w:rsidRPr="00903DBA">
        <w:rPr>
          <w:highlight w:val="white"/>
        </w:rPr>
        <w:t xml:space="preserve">  return target;</w:t>
      </w:r>
    </w:p>
    <w:p w14:paraId="7645F90B" w14:textId="6681DEAF" w:rsidR="007965E2" w:rsidRDefault="007965E2" w:rsidP="007965E2">
      <w:pPr>
        <w:pStyle w:val="Code"/>
        <w:rPr>
          <w:highlight w:val="white"/>
        </w:rPr>
      </w:pPr>
      <w:r w:rsidRPr="00903DBA">
        <w:rPr>
          <w:highlight w:val="white"/>
        </w:rPr>
        <w:t>}</w:t>
      </w:r>
    </w:p>
    <w:p w14:paraId="1F48C09C" w14:textId="4F56C6FD" w:rsidR="00F72E99" w:rsidRPr="00903DBA" w:rsidRDefault="00F72E99" w:rsidP="00F72E99">
      <w:pPr>
        <w:pStyle w:val="Rubrik3"/>
        <w:rPr>
          <w:highlight w:val="white"/>
        </w:rPr>
      </w:pPr>
      <w:r>
        <w:rPr>
          <w:highlight w:val="white"/>
        </w:rPr>
        <w:t>String Comparation</w:t>
      </w:r>
    </w:p>
    <w:p w14:paraId="75700338" w14:textId="70ED41A1" w:rsidR="007965E2" w:rsidRPr="00903DBA" w:rsidRDefault="00BB6924" w:rsidP="00BB6924">
      <w:pPr>
        <w:rPr>
          <w:highlight w:val="white"/>
        </w:rPr>
      </w:pPr>
      <w:r>
        <w:rPr>
          <w:highlight w:val="white"/>
        </w:rPr>
        <w:t xml:space="preserve">The </w:t>
      </w:r>
      <w:r w:rsidRPr="00BB6924">
        <w:rPr>
          <w:rStyle w:val="KeyWord0"/>
          <w:highlight w:val="white"/>
        </w:rPr>
        <w:t>strcmp</w:t>
      </w:r>
      <w:r>
        <w:rPr>
          <w:highlight w:val="white"/>
        </w:rPr>
        <w:t xml:space="preserve"> function</w:t>
      </w:r>
      <w:r w:rsidR="003376A0">
        <w:rPr>
          <w:highlight w:val="white"/>
        </w:rPr>
        <w:t xml:space="preserve"> compares the left and right string. It return</w:t>
      </w:r>
      <w:r w:rsidR="00045AA7">
        <w:rPr>
          <w:highlight w:val="white"/>
        </w:rPr>
        <w:t>s</w:t>
      </w:r>
      <w:r w:rsidR="003376A0">
        <w:rPr>
          <w:highlight w:val="white"/>
        </w:rPr>
        <w:t xml:space="preserve"> minus oner if the left string is smaller than the right string, zero if they are equal, and one if the right string is smaller than the left string.</w:t>
      </w: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403C8A5B" w:rsidR="007965E2" w:rsidRPr="00903DBA" w:rsidRDefault="002C0445" w:rsidP="002C0445">
      <w:pPr>
        <w:rPr>
          <w:highlight w:val="white"/>
        </w:rPr>
      </w:pPr>
      <w:r>
        <w:rPr>
          <w:highlight w:val="white"/>
        </w:rPr>
        <w:t>The only way the regard the two string as equal is if they both reach the terminating zero-character at the same time.</w:t>
      </w: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FE68A66" w:rsidR="007965E2" w:rsidRDefault="007965E2" w:rsidP="007965E2">
      <w:pPr>
        <w:pStyle w:val="Code"/>
        <w:rPr>
          <w:highlight w:val="white"/>
        </w:rPr>
      </w:pPr>
      <w:r w:rsidRPr="00903DBA">
        <w:rPr>
          <w:highlight w:val="white"/>
        </w:rPr>
        <w:t xml:space="preserve">    }</w:t>
      </w:r>
    </w:p>
    <w:p w14:paraId="4A586423" w14:textId="265D038F" w:rsidR="008D571F" w:rsidRDefault="008D571F" w:rsidP="008D571F">
      <w:pPr>
        <w:rPr>
          <w:highlight w:val="white"/>
        </w:rPr>
      </w:pPr>
      <w:r>
        <w:rPr>
          <w:highlight w:val="white"/>
        </w:rPr>
        <w:lastRenderedPageBreak/>
        <w:t>If one of the strings reaches the zero-character first, it is the smaller string.</w:t>
      </w:r>
      <w:r w:rsidR="0092616A">
        <w:rPr>
          <w:highlight w:val="white"/>
        </w:rPr>
        <w:t xml:space="preserve"> Technically, we could omit these two </w:t>
      </w:r>
      <w:r w:rsidR="0092616A" w:rsidRPr="0092616A">
        <w:rPr>
          <w:rStyle w:val="KeyWord0"/>
          <w:highlight w:val="white"/>
        </w:rPr>
        <w:t>if</w:t>
      </w:r>
      <w:r w:rsidR="0092616A">
        <w:rPr>
          <w:highlight w:val="white"/>
        </w:rPr>
        <w:t xml:space="preserve"> statements, since the zero character has ASCII value zero and thereby less than all other characters.</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3975F4AC" w:rsidR="007965E2" w:rsidRDefault="007965E2" w:rsidP="007965E2">
      <w:pPr>
        <w:pStyle w:val="Code"/>
        <w:rPr>
          <w:highlight w:val="white"/>
        </w:rPr>
      </w:pPr>
      <w:r w:rsidRPr="00903DBA">
        <w:rPr>
          <w:highlight w:val="white"/>
        </w:rPr>
        <w:t xml:space="preserve">    }</w:t>
      </w:r>
    </w:p>
    <w:p w14:paraId="6B3480CC" w14:textId="098407D4" w:rsidR="00781E52" w:rsidRDefault="008D571F" w:rsidP="00781E52">
      <w:pPr>
        <w:rPr>
          <w:highlight w:val="white"/>
        </w:rPr>
      </w:pPr>
      <w:r>
        <w:rPr>
          <w:highlight w:val="white"/>
        </w:rPr>
        <w:t xml:space="preserve">Until one or </w:t>
      </w:r>
      <w:r w:rsidR="003B43D1">
        <w:rPr>
          <w:highlight w:val="white"/>
        </w:rPr>
        <w:t>both strings</w:t>
      </w:r>
      <w:r>
        <w:rPr>
          <w:highlight w:val="white"/>
        </w:rPr>
        <w:t xml:space="preserve"> has reached the zero-character</w:t>
      </w:r>
      <w:r w:rsidR="00781E52">
        <w:rPr>
          <w:highlight w:val="white"/>
        </w:rPr>
        <w:t>, we compare the current characters. If the left character is smaller the right character, the left string is smaller. If the right character is smaller the left character, the right string is smaller</w:t>
      </w:r>
      <w:r w:rsidR="00321571">
        <w:rPr>
          <w:highlight w:val="white"/>
        </w:rPr>
        <w:t>. When comparing two characters, their ASCII values are compared.</w:t>
      </w:r>
    </w:p>
    <w:p w14:paraId="08856B8A" w14:textId="4F939128" w:rsidR="007965E2" w:rsidRPr="00903DBA" w:rsidRDefault="007965E2" w:rsidP="00781E5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4407F044" w:rsidR="007965E2" w:rsidRDefault="007965E2" w:rsidP="007965E2">
      <w:pPr>
        <w:pStyle w:val="Code"/>
        <w:rPr>
          <w:highlight w:val="white"/>
        </w:rPr>
      </w:pPr>
      <w:r w:rsidRPr="00903DBA">
        <w:rPr>
          <w:highlight w:val="white"/>
        </w:rPr>
        <w:t xml:space="preserve">    }</w:t>
      </w:r>
    </w:p>
    <w:p w14:paraId="1D334C62" w14:textId="54061628" w:rsidR="007C67B3" w:rsidRDefault="00791C81" w:rsidP="005866ED">
      <w:pPr>
        <w:rPr>
          <w:highlight w:val="white"/>
        </w:rPr>
      </w:pPr>
      <w:r>
        <w:rPr>
          <w:highlight w:val="white"/>
        </w:rPr>
        <w:t xml:space="preserve">When we have reached this point, where </w:t>
      </w:r>
      <w:r w:rsidR="005866ED">
        <w:rPr>
          <w:highlight w:val="white"/>
        </w:rPr>
        <w:t xml:space="preserve">we have not yet reached the end of either of the string, and they have so far been equal, we just iterate </w:t>
      </w:r>
      <w:r w:rsidR="0055467F">
        <w:rPr>
          <w:highlight w:val="white"/>
        </w:rPr>
        <w:t>afresh</w:t>
      </w:r>
      <w:r w:rsidR="007C67B3">
        <w:rPr>
          <w:highlight w:val="white"/>
        </w:rPr>
        <w:t xml:space="preserve"> and compare the next characters of the strings.</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1CDC49B5" w14:textId="1ED36992" w:rsidR="007C67B3" w:rsidRPr="00903DBA" w:rsidRDefault="007C67B3" w:rsidP="000B77EF">
      <w:pPr>
        <w:rPr>
          <w:highlight w:val="white"/>
        </w:rPr>
      </w:pPr>
      <w:r>
        <w:rPr>
          <w:highlight w:val="white"/>
        </w:rPr>
        <w:t xml:space="preserve">The </w:t>
      </w:r>
      <w:r w:rsidRPr="00BB6924">
        <w:rPr>
          <w:rStyle w:val="KeyWord0"/>
          <w:highlight w:val="white"/>
        </w:rPr>
        <w:t>str</w:t>
      </w:r>
      <w:r w:rsidR="003678C0">
        <w:rPr>
          <w:rStyle w:val="KeyWord0"/>
          <w:highlight w:val="white"/>
        </w:rPr>
        <w:t>n</w:t>
      </w:r>
      <w:r w:rsidRPr="00BB6924">
        <w:rPr>
          <w:rStyle w:val="KeyWord0"/>
          <w:highlight w:val="white"/>
        </w:rPr>
        <w:t>cmp</w:t>
      </w:r>
      <w:r>
        <w:rPr>
          <w:highlight w:val="white"/>
        </w:rPr>
        <w:t xml:space="preserve"> function compares the left and right string</w:t>
      </w:r>
      <w:r w:rsidR="000B77EF">
        <w:rPr>
          <w:highlight w:val="white"/>
        </w:rPr>
        <w:t xml:space="preserve"> as </w:t>
      </w:r>
      <w:r w:rsidR="000B77EF" w:rsidRPr="000B77EF">
        <w:rPr>
          <w:rStyle w:val="KeyWord0"/>
          <w:highlight w:val="white"/>
        </w:rPr>
        <w:t>strcmp</w:t>
      </w:r>
      <w:r w:rsidR="000B77EF">
        <w:rPr>
          <w:highlight w:val="white"/>
        </w:rPr>
        <w:t xml:space="preserve"> above. The difference is that it compares up until size number of characters. If the first </w:t>
      </w:r>
      <w:r w:rsidR="000B77EF" w:rsidRPr="000B77EF">
        <w:rPr>
          <w:rStyle w:val="KeyWord0"/>
          <w:highlight w:val="white"/>
        </w:rPr>
        <w:t>size</w:t>
      </w:r>
      <w:r w:rsidR="000B77EF">
        <w:rPr>
          <w:highlight w:val="white"/>
        </w:rPr>
        <w:t xml:space="preserve"> number of characters are equal, the strings are regarded equal.</w:t>
      </w: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4C7E72C2" w14:textId="2F8A2980" w:rsidR="00554757" w:rsidRPr="00903DBA" w:rsidRDefault="00554757" w:rsidP="00597D2A">
      <w:pPr>
        <w:rPr>
          <w:highlight w:val="white"/>
        </w:rPr>
      </w:pPr>
      <w:r>
        <w:rPr>
          <w:highlight w:val="white"/>
        </w:rPr>
        <w:t xml:space="preserve">If </w:t>
      </w:r>
      <w:r w:rsidR="00755D61">
        <w:rPr>
          <w:highlight w:val="white"/>
        </w:rPr>
        <w:t>we</w:t>
      </w:r>
      <w:r>
        <w:rPr>
          <w:highlight w:val="white"/>
        </w:rPr>
        <w:t xml:space="preserve"> have iterated size number of times withou</w:t>
      </w:r>
      <w:r w:rsidR="00755D61">
        <w:rPr>
          <w:highlight w:val="white"/>
        </w:rPr>
        <w:t>t</w:t>
      </w:r>
      <w:r>
        <w:rPr>
          <w:highlight w:val="white"/>
        </w:rPr>
        <w:t xml:space="preserve"> finding any </w:t>
      </w:r>
      <w:r w:rsidR="00755D61">
        <w:rPr>
          <w:highlight w:val="white"/>
        </w:rPr>
        <w:t>differe</w:t>
      </w:r>
      <w:r w:rsidR="00732C94">
        <w:rPr>
          <w:highlight w:val="white"/>
        </w:rPr>
        <w:t xml:space="preserve">nce between the </w:t>
      </w:r>
      <w:r w:rsidR="00755D61">
        <w:rPr>
          <w:highlight w:val="white"/>
        </w:rPr>
        <w:t>character</w:t>
      </w:r>
      <w:r w:rsidR="00732C94">
        <w:rPr>
          <w:highlight w:val="white"/>
        </w:rPr>
        <w:t>s</w:t>
      </w:r>
      <w:r w:rsidR="00755D61">
        <w:rPr>
          <w:highlight w:val="white"/>
        </w:rPr>
        <w:t>, the string</w:t>
      </w:r>
      <w:r w:rsidR="00732C94">
        <w:rPr>
          <w:highlight w:val="white"/>
        </w:rPr>
        <w:t>s</w:t>
      </w:r>
      <w:r w:rsidR="00755D61">
        <w:rPr>
          <w:highlight w:val="white"/>
        </w:rPr>
        <w:t xml:space="preserve"> are regarded equal, and we return zero.</w:t>
      </w: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2F85D025" w:rsidR="007965E2" w:rsidRDefault="007965E2" w:rsidP="007965E2">
      <w:pPr>
        <w:pStyle w:val="Code"/>
        <w:rPr>
          <w:highlight w:val="white"/>
        </w:rPr>
      </w:pPr>
      <w:r w:rsidRPr="00903DBA">
        <w:rPr>
          <w:highlight w:val="white"/>
        </w:rPr>
        <w:t>}</w:t>
      </w:r>
    </w:p>
    <w:p w14:paraId="3B8EE792" w14:textId="6499C393" w:rsidR="003678C0" w:rsidRPr="00903DBA" w:rsidRDefault="003678C0" w:rsidP="003678C0">
      <w:pPr>
        <w:pStyle w:val="Rubrik3"/>
        <w:rPr>
          <w:highlight w:val="white"/>
        </w:rPr>
      </w:pPr>
      <w:r>
        <w:rPr>
          <w:highlight w:val="white"/>
        </w:rPr>
        <w:lastRenderedPageBreak/>
        <w:t>String Searching</w:t>
      </w:r>
    </w:p>
    <w:p w14:paraId="663B17C2" w14:textId="506F63ED" w:rsidR="007965E2" w:rsidRPr="00903DBA" w:rsidRDefault="00110CE4" w:rsidP="00110CE4">
      <w:pPr>
        <w:rPr>
          <w:highlight w:val="white"/>
        </w:rPr>
      </w:pPr>
      <w:r>
        <w:rPr>
          <w:highlight w:val="white"/>
        </w:rPr>
        <w:t xml:space="preserve">The </w:t>
      </w:r>
      <w:r w:rsidRPr="00110CE4">
        <w:rPr>
          <w:rStyle w:val="KeyWord0"/>
          <w:highlight w:val="white"/>
        </w:rPr>
        <w:t>strchr</w:t>
      </w:r>
      <w:r>
        <w:rPr>
          <w:highlight w:val="white"/>
        </w:rPr>
        <w:t xml:space="preserve"> function looks up the character and returns the address its first occurrence in the string if it is present, and null if it is not present.</w:t>
      </w: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6B27A0D4" w14:textId="48E0C30C" w:rsidR="00110CE4" w:rsidRPr="00903DBA" w:rsidRDefault="00110CE4" w:rsidP="00110CE4">
      <w:pPr>
        <w:rPr>
          <w:highlight w:val="white"/>
        </w:rPr>
      </w:pPr>
      <w:r>
        <w:rPr>
          <w:highlight w:val="white"/>
        </w:rPr>
        <w:t xml:space="preserve">The </w:t>
      </w:r>
      <w:r w:rsidRPr="00110CE4">
        <w:rPr>
          <w:rStyle w:val="KeyWord0"/>
          <w:highlight w:val="white"/>
        </w:rPr>
        <w:t>str</w:t>
      </w:r>
      <w:r>
        <w:rPr>
          <w:rStyle w:val="KeyWord0"/>
          <w:highlight w:val="white"/>
        </w:rPr>
        <w:t>r</w:t>
      </w:r>
      <w:r w:rsidRPr="00110CE4">
        <w:rPr>
          <w:rStyle w:val="KeyWord0"/>
          <w:highlight w:val="white"/>
        </w:rPr>
        <w:t>chr</w:t>
      </w:r>
      <w:r>
        <w:rPr>
          <w:highlight w:val="white"/>
        </w:rPr>
        <w:t xml:space="preserve"> function looks up the character and returns the address its </w:t>
      </w:r>
      <w:r w:rsidR="00426360">
        <w:rPr>
          <w:highlight w:val="white"/>
        </w:rPr>
        <w:t>last</w:t>
      </w:r>
      <w:r>
        <w:rPr>
          <w:highlight w:val="white"/>
        </w:rPr>
        <w:t xml:space="preserve"> occurrence in the string if it is present, and null if it is not present.</w:t>
      </w: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237BC4F3" w:rsidR="007965E2" w:rsidRPr="00903DBA" w:rsidRDefault="00EB4602" w:rsidP="00EB4602">
      <w:pPr>
        <w:rPr>
          <w:highlight w:val="white"/>
        </w:rPr>
      </w:pPr>
      <w:r>
        <w:rPr>
          <w:highlight w:val="white"/>
        </w:rPr>
        <w:t xml:space="preserve">Note that we do not return any value inside the loop in this function. Instead we assign </w:t>
      </w:r>
      <w:r w:rsidRPr="007A5BE8">
        <w:rPr>
          <w:rStyle w:val="KeyWord0"/>
          <w:highlight w:val="white"/>
        </w:rPr>
        <w:t>result</w:t>
      </w:r>
      <w:r>
        <w:rPr>
          <w:highlight w:val="white"/>
        </w:rPr>
        <w:t xml:space="preserve"> the address of each occurrence. In this way,</w:t>
      </w:r>
      <w:r w:rsidR="007A5BE8">
        <w:rPr>
          <w:highlight w:val="white"/>
        </w:rPr>
        <w:t xml:space="preserve"> result will eventually be given the address of the last occurrence of the character, if it is present in the string.</w:t>
      </w: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63E35678" w:rsidR="007965E2" w:rsidRPr="00903DBA" w:rsidRDefault="007A5BE8" w:rsidP="007A5BE8">
      <w:pPr>
        <w:rPr>
          <w:highlight w:val="white"/>
        </w:rPr>
      </w:pPr>
      <w:r>
        <w:rPr>
          <w:highlight w:val="white"/>
        </w:rPr>
        <w:t>As result was initialized by null, null is return if there was no occurrence of the character in the string.</w:t>
      </w: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2B36ACBE" w14:textId="6B8DB8C2" w:rsidR="00F610D2" w:rsidRDefault="00F610D2" w:rsidP="00F610D2">
      <w:r w:rsidRPr="00F610D2">
        <w:t xml:space="preserve">The </w:t>
      </w:r>
      <w:bookmarkStart w:id="579" w:name="_Hlk59628289"/>
      <w:r w:rsidRPr="00F610D2">
        <w:rPr>
          <w:rStyle w:val="KeyWord0"/>
        </w:rPr>
        <w:t>strspn</w:t>
      </w:r>
      <w:r w:rsidRPr="00F610D2">
        <w:t xml:space="preserve"> </w:t>
      </w:r>
      <w:bookmarkEnd w:id="579"/>
      <w:r w:rsidRPr="00F610D2">
        <w:t xml:space="preserve">function returns </w:t>
      </w:r>
      <w:r>
        <w:t>number of initial characters of the main string made up of the characters of the character set.</w:t>
      </w: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632D1F2A" w:rsidR="007965E2" w:rsidRPr="00903DBA" w:rsidRDefault="0084327F" w:rsidP="0084327F">
      <w:pPr>
        <w:rPr>
          <w:highlight w:val="white"/>
        </w:rPr>
      </w:pPr>
      <w:r w:rsidRPr="0003394F">
        <w:rPr>
          <w:highlight w:val="white"/>
        </w:rPr>
        <w:t xml:space="preserve">The </w:t>
      </w:r>
      <w:bookmarkStart w:id="580" w:name="_Hlk59628295"/>
      <w:r w:rsidRPr="0084327F">
        <w:rPr>
          <w:rStyle w:val="KeyWord0"/>
          <w:highlight w:val="white"/>
        </w:rPr>
        <w:t>strcspn</w:t>
      </w:r>
      <w:r w:rsidRPr="0003394F">
        <w:rPr>
          <w:highlight w:val="white"/>
        </w:rPr>
        <w:t xml:space="preserve"> </w:t>
      </w:r>
      <w:bookmarkEnd w:id="580"/>
      <w:r w:rsidRPr="0003394F">
        <w:rPr>
          <w:highlight w:val="white"/>
        </w:rPr>
        <w:t xml:space="preserve">function return the index in the string of the first occurrence of </w:t>
      </w:r>
      <w:r>
        <w:rPr>
          <w:highlight w:val="white"/>
        </w:rPr>
        <w:t>one of the</w:t>
      </w:r>
      <w:r w:rsidRPr="0003394F">
        <w:rPr>
          <w:highlight w:val="white"/>
        </w:rPr>
        <w:t xml:space="preserve"> character</w:t>
      </w:r>
      <w:r>
        <w:rPr>
          <w:highlight w:val="white"/>
        </w:rPr>
        <w:t>s not</w:t>
      </w:r>
      <w:r w:rsidR="002A3058">
        <w:rPr>
          <w:highlight w:val="white"/>
        </w:rPr>
        <w:t xml:space="preserve"> </w:t>
      </w:r>
      <w:r>
        <w:rPr>
          <w:highlight w:val="white"/>
        </w:rPr>
        <w:t>present in the character set</w:t>
      </w:r>
      <w:r w:rsidRPr="0003394F">
        <w:rPr>
          <w:highlight w:val="white"/>
        </w:rPr>
        <w:t xml:space="preserve">, or minus one if </w:t>
      </w:r>
      <w:r>
        <w:rPr>
          <w:highlight w:val="white"/>
        </w:rPr>
        <w:t>there is no such occurrence.</w:t>
      </w:r>
    </w:p>
    <w:p w14:paraId="3962425A" w14:textId="77777777" w:rsidR="007965E2" w:rsidRPr="00903DBA" w:rsidRDefault="007965E2" w:rsidP="007965E2">
      <w:pPr>
        <w:pStyle w:val="Code"/>
        <w:rPr>
          <w:highlight w:val="white"/>
        </w:rPr>
      </w:pPr>
      <w:r w:rsidRPr="00903DBA">
        <w:rPr>
          <w:highlight w:val="white"/>
        </w:rPr>
        <w:lastRenderedPageBreak/>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2DBDB39D" w:rsidR="007965E2" w:rsidRPr="00903DBA" w:rsidRDefault="00E56FFD" w:rsidP="00E56FFD">
      <w:pPr>
        <w:rPr>
          <w:highlight w:val="white"/>
        </w:rPr>
      </w:pPr>
      <w:r>
        <w:rPr>
          <w:highlight w:val="white"/>
        </w:rPr>
        <w:t xml:space="preserve">The </w:t>
      </w:r>
      <w:bookmarkStart w:id="581" w:name="_Hlk59628313"/>
      <w:r w:rsidRPr="00E56FFD">
        <w:rPr>
          <w:rStyle w:val="KeyWord0"/>
          <w:highlight w:val="white"/>
        </w:rPr>
        <w:t>strpbrk</w:t>
      </w:r>
      <w:r>
        <w:rPr>
          <w:highlight w:val="white"/>
        </w:rPr>
        <w:t xml:space="preserve"> </w:t>
      </w:r>
      <w:bookmarkEnd w:id="581"/>
      <w:r>
        <w:rPr>
          <w:highlight w:val="white"/>
        </w:rPr>
        <w:t>function</w:t>
      </w:r>
      <w:r w:rsidR="00D4054B">
        <w:rPr>
          <w:highlight w:val="white"/>
        </w:rPr>
        <w:t xml:space="preserve"> </w:t>
      </w: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3DB527DE" w:rsidR="007965E2" w:rsidRPr="00903DBA" w:rsidRDefault="00EE0148" w:rsidP="00EE0148">
      <w:pPr>
        <w:rPr>
          <w:highlight w:val="white"/>
        </w:rPr>
      </w:pPr>
      <w:r>
        <w:rPr>
          <w:highlight w:val="white"/>
        </w:rPr>
        <w:t xml:space="preserve">The </w:t>
      </w:r>
      <w:r w:rsidRPr="00206EE8">
        <w:rPr>
          <w:rStyle w:val="KeyWord0"/>
          <w:highlight w:val="white"/>
        </w:rPr>
        <w:t>strstr</w:t>
      </w:r>
      <w:r>
        <w:rPr>
          <w:highlight w:val="white"/>
        </w:rPr>
        <w:t xml:space="preserve"> function returns the index of the first </w:t>
      </w:r>
      <w:r w:rsidR="003678C0">
        <w:rPr>
          <w:highlight w:val="white"/>
        </w:rPr>
        <w:t>occurrence</w:t>
      </w:r>
      <w:r>
        <w:rPr>
          <w:highlight w:val="white"/>
        </w:rPr>
        <w:t xml:space="preserve"> of the substring in the main string, or null if there is no </w:t>
      </w:r>
      <w:r w:rsidR="00912E9F">
        <w:rPr>
          <w:highlight w:val="white"/>
        </w:rPr>
        <w:t>occurrence</w:t>
      </w:r>
      <w:r>
        <w:rPr>
          <w:highlight w:val="white"/>
        </w:rPr>
        <w:t>.</w:t>
      </w:r>
    </w:p>
    <w:p w14:paraId="4FCF719E" w14:textId="77777777" w:rsidR="006A3AF0" w:rsidRPr="006A3AF0" w:rsidRDefault="006A3AF0" w:rsidP="006A3AF0">
      <w:pPr>
        <w:pStyle w:val="Code"/>
        <w:rPr>
          <w:highlight w:val="white"/>
        </w:rPr>
      </w:pPr>
      <w:r w:rsidRPr="006A3AF0">
        <w:rPr>
          <w:highlight w:val="white"/>
        </w:rPr>
        <w:t>char* strstr(const char* mainString, const char* subString) {</w:t>
      </w:r>
    </w:p>
    <w:p w14:paraId="30A75E99" w14:textId="77777777" w:rsidR="00312ED4" w:rsidRDefault="006A3AF0" w:rsidP="006A3AF0">
      <w:pPr>
        <w:pStyle w:val="Code"/>
        <w:rPr>
          <w:highlight w:val="white"/>
        </w:rPr>
      </w:pPr>
      <w:r w:rsidRPr="006A3AF0">
        <w:rPr>
          <w:highlight w:val="white"/>
        </w:rPr>
        <w:t xml:space="preserve">  int index</w:t>
      </w:r>
      <w:r w:rsidR="00312ED4">
        <w:rPr>
          <w:highlight w:val="white"/>
        </w:rPr>
        <w:t>;</w:t>
      </w:r>
    </w:p>
    <w:p w14:paraId="6446AB9D" w14:textId="1521E31A" w:rsidR="006A3AF0" w:rsidRPr="006A3AF0" w:rsidRDefault="00312ED4" w:rsidP="006A3AF0">
      <w:pPr>
        <w:pStyle w:val="Code"/>
        <w:rPr>
          <w:highlight w:val="white"/>
        </w:rPr>
      </w:pPr>
      <w:r>
        <w:rPr>
          <w:highlight w:val="white"/>
        </w:rPr>
        <w:t xml:space="preserve">  const int </w:t>
      </w:r>
      <w:r w:rsidR="006A3AF0" w:rsidRPr="006A3AF0">
        <w:rPr>
          <w:highlight w:val="white"/>
        </w:rPr>
        <w:t>subStringSize = strlen(subString);</w:t>
      </w:r>
    </w:p>
    <w:p w14:paraId="0DFF6451" w14:textId="61CBA602" w:rsidR="007965E2" w:rsidRPr="006A3AF0" w:rsidRDefault="00912E9F" w:rsidP="006A3AF0">
      <w:pPr>
        <w:rPr>
          <w:highlight w:val="white"/>
        </w:rPr>
      </w:pPr>
      <w:r w:rsidRPr="006A3AF0">
        <w:rPr>
          <w:highlight w:val="white"/>
        </w:rPr>
        <w:t>We iterate thro</w:t>
      </w:r>
      <w:r w:rsidR="006A3AF0" w:rsidRPr="006A3AF0">
        <w:rPr>
          <w:highlight w:val="white"/>
        </w:rPr>
        <w:t xml:space="preserve">ugh the </w:t>
      </w:r>
      <w:r w:rsidR="00E31622">
        <w:rPr>
          <w:highlight w:val="white"/>
        </w:rPr>
        <w:t xml:space="preserve">main string and call </w:t>
      </w:r>
      <w:r w:rsidR="00E31622" w:rsidRPr="00206EE8">
        <w:rPr>
          <w:rStyle w:val="KeyWord0"/>
          <w:highlight w:val="white"/>
        </w:rPr>
        <w:t>strncmp</w:t>
      </w:r>
      <w:r w:rsidR="00E31622">
        <w:rPr>
          <w:highlight w:val="white"/>
        </w:rPr>
        <w:t xml:space="preserve"> for each index to test whether </w:t>
      </w:r>
      <w:r w:rsidR="00206EE8">
        <w:rPr>
          <w:highlight w:val="white"/>
        </w:rPr>
        <w:t>the sub stirng is indeed a sub string of the main string.</w:t>
      </w:r>
    </w:p>
    <w:p w14:paraId="4F7700A2" w14:textId="77777777" w:rsidR="006A3AF0" w:rsidRPr="006A3AF0" w:rsidRDefault="006A3AF0" w:rsidP="006A3AF0">
      <w:pPr>
        <w:pStyle w:val="Code"/>
        <w:rPr>
          <w:highlight w:val="white"/>
        </w:rPr>
      </w:pPr>
      <w:r w:rsidRPr="006A3AF0">
        <w:rPr>
          <w:highlight w:val="white"/>
        </w:rPr>
        <w:t xml:space="preserve">  for (index = 0; mainString[index] != '\0'; ++index) {</w:t>
      </w:r>
    </w:p>
    <w:p w14:paraId="2360275C" w14:textId="77777777" w:rsidR="006A3AF0" w:rsidRPr="006A3AF0" w:rsidRDefault="006A3AF0" w:rsidP="006A3AF0">
      <w:pPr>
        <w:pStyle w:val="Code"/>
        <w:rPr>
          <w:highlight w:val="white"/>
        </w:rPr>
      </w:pPr>
      <w:r w:rsidRPr="006A3AF0">
        <w:rPr>
          <w:highlight w:val="white"/>
        </w:rPr>
        <w:t xml:space="preserve">    if (strncmp(mainString + index, subString, subStringSize) == 0) {</w:t>
      </w:r>
    </w:p>
    <w:p w14:paraId="3AD2CC77" w14:textId="77777777" w:rsidR="006A3AF0" w:rsidRPr="006A3AF0" w:rsidRDefault="006A3AF0" w:rsidP="006A3AF0">
      <w:pPr>
        <w:pStyle w:val="Code"/>
        <w:rPr>
          <w:highlight w:val="white"/>
        </w:rPr>
      </w:pPr>
      <w:r w:rsidRPr="006A3AF0">
        <w:rPr>
          <w:highlight w:val="white"/>
        </w:rPr>
        <w:t xml:space="preserve">      return &amp;mainString[index];</w:t>
      </w:r>
    </w:p>
    <w:p w14:paraId="43FAB51E" w14:textId="77777777" w:rsidR="006A3AF0" w:rsidRPr="006A3AF0" w:rsidRDefault="006A3AF0" w:rsidP="006A3AF0">
      <w:pPr>
        <w:pStyle w:val="Code"/>
        <w:rPr>
          <w:highlight w:val="white"/>
        </w:rPr>
      </w:pPr>
      <w:r w:rsidRPr="006A3AF0">
        <w:rPr>
          <w:highlight w:val="white"/>
        </w:rPr>
        <w:t xml:space="preserve">    }</w:t>
      </w:r>
    </w:p>
    <w:p w14:paraId="0403091B" w14:textId="77777777" w:rsidR="006A3AF0" w:rsidRPr="006A3AF0" w:rsidRDefault="006A3AF0" w:rsidP="006A3AF0">
      <w:pPr>
        <w:pStyle w:val="Code"/>
        <w:rPr>
          <w:highlight w:val="white"/>
        </w:rPr>
      </w:pPr>
      <w:r w:rsidRPr="006A3AF0">
        <w:rPr>
          <w:highlight w:val="white"/>
        </w:rPr>
        <w:t xml:space="preserve">  }</w:t>
      </w:r>
    </w:p>
    <w:p w14:paraId="0381160C" w14:textId="77777777" w:rsidR="006A3AF0" w:rsidRPr="006A3AF0" w:rsidRDefault="006A3AF0" w:rsidP="006A3AF0">
      <w:pPr>
        <w:pStyle w:val="Code"/>
        <w:rPr>
          <w:highlight w:val="white"/>
        </w:rPr>
      </w:pPr>
    </w:p>
    <w:p w14:paraId="0A37778B" w14:textId="77777777" w:rsidR="006A3AF0" w:rsidRPr="006A3AF0" w:rsidRDefault="006A3AF0" w:rsidP="006A3AF0">
      <w:pPr>
        <w:pStyle w:val="Code"/>
        <w:rPr>
          <w:highlight w:val="white"/>
        </w:rPr>
      </w:pPr>
      <w:r w:rsidRPr="006A3AF0">
        <w:rPr>
          <w:highlight w:val="white"/>
        </w:rPr>
        <w:t xml:space="preserve">  return NULL;</w:t>
      </w:r>
    </w:p>
    <w:p w14:paraId="0CF1D748" w14:textId="77777777" w:rsidR="006A3AF0" w:rsidRPr="006A3AF0" w:rsidRDefault="006A3AF0" w:rsidP="006A3AF0">
      <w:pPr>
        <w:pStyle w:val="Code"/>
        <w:rPr>
          <w:highlight w:val="white"/>
        </w:rPr>
      </w:pPr>
      <w:r w:rsidRPr="006A3AF0">
        <w:rPr>
          <w:highlight w:val="white"/>
        </w:rPr>
        <w:t>}</w:t>
      </w:r>
    </w:p>
    <w:p w14:paraId="5295690F" w14:textId="2CFB9ECD" w:rsidR="000E1812" w:rsidRPr="00903DBA" w:rsidRDefault="000E1812" w:rsidP="000E1812">
      <w:pPr>
        <w:pStyle w:val="Rubrik3"/>
        <w:rPr>
          <w:highlight w:val="white"/>
        </w:rPr>
      </w:pPr>
      <w:r>
        <w:rPr>
          <w:highlight w:val="white"/>
        </w:rPr>
        <w:t>Error Messages</w:t>
      </w:r>
    </w:p>
    <w:p w14:paraId="5647F9AC" w14:textId="748A6087" w:rsidR="004A45F5" w:rsidRPr="00BD3656" w:rsidRDefault="004A45F5" w:rsidP="00BD3656">
      <w:pPr>
        <w:rPr>
          <w:highlight w:val="white"/>
        </w:rPr>
      </w:pPr>
      <w:r w:rsidRPr="00BD3656">
        <w:rPr>
          <w:highlight w:val="white"/>
        </w:rPr>
        <w:t xml:space="preserve">The </w:t>
      </w:r>
      <w:r w:rsidRPr="00BD3656">
        <w:rPr>
          <w:rStyle w:val="KeyWord0"/>
          <w:highlight w:val="white"/>
        </w:rPr>
        <w:t>strerror</w:t>
      </w:r>
      <w:r w:rsidRPr="00BD3656">
        <w:rPr>
          <w:highlight w:val="white"/>
        </w:rPr>
        <w:t xml:space="preserve"> function return the error message </w:t>
      </w:r>
      <w:r w:rsidR="00FC45EC">
        <w:rPr>
          <w:highlight w:val="white"/>
        </w:rPr>
        <w:t>corresponding to the error value in the local settings if there are locale settings</w:t>
      </w:r>
      <w:r w:rsidR="00DF119F">
        <w:rPr>
          <w:highlight w:val="white"/>
        </w:rPr>
        <w:t xml:space="preserve"> with an error message list</w:t>
      </w:r>
      <w:r w:rsidR="00FC45EC">
        <w:rPr>
          <w:highlight w:val="white"/>
        </w:rPr>
        <w:t>, otherwise null.</w:t>
      </w:r>
    </w:p>
    <w:p w14:paraId="08F05860" w14:textId="77777777" w:rsidR="00BD3656" w:rsidRPr="00BD3656" w:rsidRDefault="00BD3656" w:rsidP="00BD3656">
      <w:pPr>
        <w:pStyle w:val="Code"/>
        <w:rPr>
          <w:highlight w:val="white"/>
        </w:rPr>
      </w:pPr>
      <w:r w:rsidRPr="00BD3656">
        <w:rPr>
          <w:highlight w:val="white"/>
        </w:rPr>
        <w:t>char* strerror(int errno) {</w:t>
      </w:r>
    </w:p>
    <w:p w14:paraId="077B182C" w14:textId="77777777" w:rsidR="00BD3656" w:rsidRPr="00BD3656" w:rsidRDefault="00BD3656" w:rsidP="00BD3656">
      <w:pPr>
        <w:pStyle w:val="Code"/>
        <w:rPr>
          <w:highlight w:val="white"/>
        </w:rPr>
      </w:pPr>
      <w:r w:rsidRPr="00BD3656">
        <w:rPr>
          <w:highlight w:val="white"/>
        </w:rPr>
        <w:t xml:space="preserve">  struct lconv* localeConvPtr = localeconv();</w:t>
      </w:r>
    </w:p>
    <w:p w14:paraId="185AF36E" w14:textId="77777777" w:rsidR="00BD3656" w:rsidRPr="00BD3656" w:rsidRDefault="00BD3656" w:rsidP="00BD3656">
      <w:pPr>
        <w:pStyle w:val="Code"/>
        <w:rPr>
          <w:highlight w:val="white"/>
        </w:rPr>
      </w:pPr>
    </w:p>
    <w:p w14:paraId="74397336" w14:textId="77777777" w:rsidR="00BD3656" w:rsidRPr="00BD3656" w:rsidRDefault="00BD3656" w:rsidP="00BD3656">
      <w:pPr>
        <w:pStyle w:val="Code"/>
        <w:rPr>
          <w:highlight w:val="white"/>
        </w:rPr>
      </w:pPr>
      <w:r w:rsidRPr="00BD3656">
        <w:rPr>
          <w:highlight w:val="white"/>
        </w:rPr>
        <w:t xml:space="preserve">  if (localeConvPtr != NULL) {</w:t>
      </w:r>
    </w:p>
    <w:p w14:paraId="5B05DDEB" w14:textId="77777777" w:rsidR="00BD3656" w:rsidRPr="00BD3656" w:rsidRDefault="00BD3656" w:rsidP="00BD3656">
      <w:pPr>
        <w:pStyle w:val="Code"/>
        <w:rPr>
          <w:highlight w:val="white"/>
        </w:rPr>
      </w:pPr>
      <w:r w:rsidRPr="00BD3656">
        <w:rPr>
          <w:highlight w:val="white"/>
        </w:rPr>
        <w:t xml:space="preserve">    char** messageList = localeConvPtr-&gt;messageList;</w:t>
      </w:r>
    </w:p>
    <w:p w14:paraId="0B1F7197" w14:textId="77777777" w:rsidR="00BD3656" w:rsidRPr="00BD3656" w:rsidRDefault="00BD3656" w:rsidP="00BD3656">
      <w:pPr>
        <w:pStyle w:val="Code"/>
        <w:rPr>
          <w:highlight w:val="white"/>
        </w:rPr>
      </w:pPr>
    </w:p>
    <w:p w14:paraId="505572F0" w14:textId="77777777" w:rsidR="00BD3656" w:rsidRPr="00BD3656" w:rsidRDefault="00BD3656" w:rsidP="00BD3656">
      <w:pPr>
        <w:pStyle w:val="Code"/>
        <w:rPr>
          <w:highlight w:val="white"/>
        </w:rPr>
      </w:pPr>
      <w:r w:rsidRPr="00BD3656">
        <w:rPr>
          <w:highlight w:val="white"/>
        </w:rPr>
        <w:t xml:space="preserve">    if (messageList != NULL) {</w:t>
      </w:r>
    </w:p>
    <w:p w14:paraId="79274D28" w14:textId="77777777" w:rsidR="00BD3656" w:rsidRPr="00BD3656" w:rsidRDefault="00BD3656" w:rsidP="00BD3656">
      <w:pPr>
        <w:pStyle w:val="Code"/>
        <w:rPr>
          <w:highlight w:val="white"/>
        </w:rPr>
      </w:pPr>
      <w:r w:rsidRPr="00BD3656">
        <w:rPr>
          <w:highlight w:val="white"/>
        </w:rPr>
        <w:t xml:space="preserve">      return messageList[errno];</w:t>
      </w:r>
    </w:p>
    <w:p w14:paraId="73C7EDEA" w14:textId="77777777" w:rsidR="00BD3656" w:rsidRPr="00BD3656" w:rsidRDefault="00BD3656" w:rsidP="00BD3656">
      <w:pPr>
        <w:pStyle w:val="Code"/>
        <w:rPr>
          <w:highlight w:val="white"/>
        </w:rPr>
      </w:pPr>
      <w:r w:rsidRPr="00BD3656">
        <w:rPr>
          <w:highlight w:val="white"/>
        </w:rPr>
        <w:t xml:space="preserve">    }</w:t>
      </w:r>
    </w:p>
    <w:p w14:paraId="57FF29E9" w14:textId="77777777" w:rsidR="00BD3656" w:rsidRPr="00BD3656" w:rsidRDefault="00BD3656" w:rsidP="00BD3656">
      <w:pPr>
        <w:pStyle w:val="Code"/>
        <w:rPr>
          <w:highlight w:val="white"/>
        </w:rPr>
      </w:pPr>
      <w:r w:rsidRPr="00BD3656">
        <w:rPr>
          <w:highlight w:val="white"/>
        </w:rPr>
        <w:lastRenderedPageBreak/>
        <w:t xml:space="preserve">  }</w:t>
      </w:r>
    </w:p>
    <w:p w14:paraId="72F7ABE1" w14:textId="77777777" w:rsidR="00BD3656" w:rsidRPr="00BD3656" w:rsidRDefault="00BD3656" w:rsidP="00BD3656">
      <w:pPr>
        <w:pStyle w:val="Code"/>
        <w:rPr>
          <w:highlight w:val="white"/>
        </w:rPr>
      </w:pPr>
    </w:p>
    <w:p w14:paraId="2289C795" w14:textId="77777777" w:rsidR="00BD3656" w:rsidRPr="00BD3656" w:rsidRDefault="00BD3656" w:rsidP="00BD3656">
      <w:pPr>
        <w:pStyle w:val="Code"/>
        <w:rPr>
          <w:highlight w:val="white"/>
        </w:rPr>
      </w:pPr>
      <w:r w:rsidRPr="00BD3656">
        <w:rPr>
          <w:highlight w:val="white"/>
        </w:rPr>
        <w:t xml:space="preserve">  return NULL;</w:t>
      </w:r>
    </w:p>
    <w:p w14:paraId="1ABA67E3" w14:textId="3A65DBC5" w:rsidR="00BD3656" w:rsidRDefault="00BD3656" w:rsidP="00BD3656">
      <w:pPr>
        <w:pStyle w:val="Code"/>
        <w:rPr>
          <w:highlight w:val="white"/>
        </w:rPr>
      </w:pPr>
      <w:r w:rsidRPr="00BD3656">
        <w:rPr>
          <w:highlight w:val="white"/>
        </w:rPr>
        <w:t>}</w:t>
      </w:r>
    </w:p>
    <w:p w14:paraId="70ACDD78" w14:textId="0BABB9D4" w:rsidR="00DB06E7" w:rsidRPr="00BD3656" w:rsidRDefault="00DA5DC2" w:rsidP="00DA5DC2">
      <w:pPr>
        <w:pStyle w:val="Rubrik3"/>
        <w:rPr>
          <w:highlight w:val="white"/>
        </w:rPr>
      </w:pPr>
      <w:hyperlink r:id="rId8" w:history="1">
        <w:r w:rsidRPr="00DA5DC2">
          <w:rPr>
            <w:rStyle w:val="Hyperlnk"/>
            <w:color w:val="000000" w:themeColor="text1"/>
            <w:u w:val="none"/>
          </w:rPr>
          <w:t>Tokenization</w:t>
        </w:r>
      </w:hyperlink>
    </w:p>
    <w:p w14:paraId="4BD1377B" w14:textId="475697AD" w:rsidR="00973655" w:rsidRPr="00BD3656" w:rsidRDefault="00DF119F" w:rsidP="00DF119F">
      <w:pPr>
        <w:rPr>
          <w:highlight w:val="white"/>
        </w:rPr>
      </w:pPr>
      <w:r>
        <w:rPr>
          <w:highlight w:val="white"/>
        </w:rPr>
        <w:t xml:space="preserve">The </w:t>
      </w:r>
      <w:r w:rsidRPr="00973655">
        <w:rPr>
          <w:rStyle w:val="KeyWord0"/>
          <w:highlight w:val="white"/>
        </w:rPr>
        <w:t>strtok</w:t>
      </w:r>
      <w:r>
        <w:rPr>
          <w:highlight w:val="white"/>
        </w:rPr>
        <w:t xml:space="preserve"> function</w:t>
      </w:r>
      <w:r w:rsidR="00973655">
        <w:rPr>
          <w:highlight w:val="white"/>
        </w:rPr>
        <w:t xml:space="preserve"> divide the string in tokens, separated by any of the characters in character set. The static global variable token holds the address of the first token of the string.</w:t>
      </w:r>
    </w:p>
    <w:p w14:paraId="7A8146B9" w14:textId="011F9306" w:rsidR="007965E2" w:rsidRPr="00903DBA" w:rsidRDefault="00BD3656" w:rsidP="007965E2">
      <w:pPr>
        <w:pStyle w:val="Code"/>
        <w:rPr>
          <w:highlight w:val="white"/>
        </w:rPr>
      </w:pPr>
      <w:r>
        <w:rPr>
          <w:highlight w:val="white"/>
        </w:rPr>
        <w:t xml:space="preserve">static </w:t>
      </w:r>
      <w:r w:rsidR="007965E2"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04B480DF" w:rsidR="007965E2" w:rsidRDefault="007965E2" w:rsidP="007965E2">
      <w:pPr>
        <w:pStyle w:val="Code"/>
        <w:rPr>
          <w:highlight w:val="white"/>
        </w:rPr>
      </w:pPr>
      <w:r w:rsidRPr="00903DBA">
        <w:rPr>
          <w:highlight w:val="white"/>
        </w:rPr>
        <w:t>}</w:t>
      </w:r>
    </w:p>
    <w:p w14:paraId="1BC097BF" w14:textId="7DB2409E" w:rsidR="00DB06E7" w:rsidRPr="00903DBA" w:rsidRDefault="00DB06E7" w:rsidP="00DB06E7">
      <w:pPr>
        <w:pStyle w:val="Rubrik3"/>
        <w:rPr>
          <w:highlight w:val="white"/>
        </w:rPr>
      </w:pPr>
      <w:r>
        <w:rPr>
          <w:highlight w:val="white"/>
        </w:rPr>
        <w:lastRenderedPageBreak/>
        <w:t>Memory Functions</w:t>
      </w:r>
    </w:p>
    <w:p w14:paraId="095CC54C" w14:textId="0FCC0825" w:rsidR="007965E2" w:rsidRPr="00321444" w:rsidRDefault="00321444" w:rsidP="00321444">
      <w:pPr>
        <w:rPr>
          <w:rStyle w:val="KeyWord0"/>
          <w:highlight w:val="white"/>
        </w:rPr>
      </w:pPr>
      <w:r>
        <w:rPr>
          <w:highlight w:val="white"/>
        </w:rPr>
        <w:t xml:space="preserve">Finally, we have the three memory functions </w:t>
      </w:r>
      <w:r w:rsidRPr="00321444">
        <w:rPr>
          <w:rStyle w:val="KeyWord0"/>
          <w:highlight w:val="white"/>
        </w:rPr>
        <w:t>memcpy</w:t>
      </w:r>
      <w:r>
        <w:rPr>
          <w:highlight w:val="white"/>
        </w:rPr>
        <w:t xml:space="preserve">, </w:t>
      </w:r>
      <w:r w:rsidRPr="00321444">
        <w:rPr>
          <w:rStyle w:val="KeyWord0"/>
          <w:highlight w:val="white"/>
        </w:rPr>
        <w:t>memmove</w:t>
      </w:r>
      <w:r>
        <w:rPr>
          <w:highlight w:val="white"/>
        </w:rPr>
        <w:t xml:space="preserve">, </w:t>
      </w:r>
      <w:r w:rsidRPr="00321444">
        <w:rPr>
          <w:rStyle w:val="KeyWord0"/>
          <w:highlight w:val="white"/>
        </w:rPr>
        <w:t>memcmp</w:t>
      </w:r>
      <w:r>
        <w:rPr>
          <w:highlight w:val="white"/>
        </w:rPr>
        <w:t xml:space="preserve">, </w:t>
      </w:r>
      <w:r w:rsidRPr="00321444">
        <w:rPr>
          <w:rStyle w:val="KeyWord0"/>
          <w:highlight w:val="white"/>
        </w:rPr>
        <w:t>memchr</w:t>
      </w:r>
      <w:r>
        <w:rPr>
          <w:highlight w:val="white"/>
        </w:rPr>
        <w:t xml:space="preserve">, and </w:t>
      </w:r>
      <w:r w:rsidRPr="00321444">
        <w:rPr>
          <w:rStyle w:val="KeyWord0"/>
          <w:highlight w:val="white"/>
        </w:rPr>
        <w:t>memset</w:t>
      </w:r>
      <w:r>
        <w:rPr>
          <w:highlight w:val="white"/>
        </w:rPr>
        <w:t>.</w:t>
      </w:r>
      <w:r w:rsidR="00845CED">
        <w:rPr>
          <w:highlight w:val="white"/>
        </w:rPr>
        <w:t xml:space="preserve"> </w:t>
      </w:r>
      <w:r w:rsidR="00CD46D1">
        <w:rPr>
          <w:highlight w:val="white"/>
        </w:rPr>
        <w:t xml:space="preserve">Basically, the do the same thing as their string function counterparts. However, </w:t>
      </w:r>
      <w:r w:rsidR="002C5B07">
        <w:rPr>
          <w:highlight w:val="white"/>
        </w:rPr>
        <w:t xml:space="preserve">there is no </w:t>
      </w:r>
      <w:r w:rsidR="00F63AE9">
        <w:rPr>
          <w:highlight w:val="white"/>
        </w:rPr>
        <w:t>terminating</w:t>
      </w:r>
      <w:r w:rsidR="002C5B07">
        <w:rPr>
          <w:highlight w:val="white"/>
        </w:rPr>
        <w:t xml:space="preserve"> zero-character. Instead, there is always a size in bytes. </w:t>
      </w:r>
      <w:r w:rsidR="00CD46D1">
        <w:rPr>
          <w:highlight w:val="white"/>
        </w:rPr>
        <w:t xml:space="preserve">The </w:t>
      </w:r>
      <w:r w:rsidR="00CD46D1" w:rsidRPr="00CD46D1">
        <w:rPr>
          <w:rStyle w:val="KeyWord0"/>
          <w:highlight w:val="white"/>
        </w:rPr>
        <w:t>memcpy</w:t>
      </w:r>
      <w:r w:rsidR="00CD46D1">
        <w:rPr>
          <w:highlight w:val="white"/>
        </w:rPr>
        <w:t xml:space="preserve"> function copies a memory block of a certain size (in bytes) from a source address to a target address.</w:t>
      </w:r>
      <w:r w:rsidR="00F63AE9">
        <w:rPr>
          <w:highlight w:val="white"/>
        </w:rPr>
        <w:t xml:space="preserve"> However, it takes no consideration in whether the memory blocks overlaps.</w:t>
      </w: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FAF6FB1" w14:textId="05E45F92" w:rsidR="00095427" w:rsidRPr="00321444" w:rsidRDefault="00095427" w:rsidP="00095427">
      <w:pPr>
        <w:rPr>
          <w:rStyle w:val="KeyWord0"/>
          <w:highlight w:val="white"/>
        </w:rPr>
      </w:pPr>
      <w:r>
        <w:rPr>
          <w:highlight w:val="white"/>
        </w:rPr>
        <w:t xml:space="preserve">Similar to the </w:t>
      </w:r>
      <w:r w:rsidRPr="00CD46D1">
        <w:rPr>
          <w:rStyle w:val="KeyWord0"/>
          <w:highlight w:val="white"/>
        </w:rPr>
        <w:t>memcpy</w:t>
      </w:r>
      <w:r>
        <w:rPr>
          <w:highlight w:val="white"/>
        </w:rPr>
        <w:t xml:space="preserve"> function above, </w:t>
      </w:r>
      <w:r w:rsidRPr="00095427">
        <w:rPr>
          <w:rStyle w:val="KeyWord0"/>
          <w:highlight w:val="white"/>
        </w:rPr>
        <w:t>memmove</w:t>
      </w:r>
      <w:r>
        <w:rPr>
          <w:highlight w:val="white"/>
        </w:rPr>
        <w:t xml:space="preserve"> copies a memory block of a certain size (in bytes) from a source address to a target address. </w:t>
      </w:r>
      <w:r w:rsidR="00196807">
        <w:rPr>
          <w:highlight w:val="white"/>
        </w:rPr>
        <w:t>T</w:t>
      </w:r>
      <w:r>
        <w:rPr>
          <w:highlight w:val="white"/>
        </w:rPr>
        <w:t xml:space="preserve">he difference is that </w:t>
      </w:r>
      <w:r w:rsidRPr="00095427">
        <w:rPr>
          <w:rStyle w:val="KeyWord0"/>
          <w:highlight w:val="white"/>
        </w:rPr>
        <w:t>memmove</w:t>
      </w:r>
      <w:r>
        <w:rPr>
          <w:highlight w:val="white"/>
        </w:rPr>
        <w:t xml:space="preserve"> takes consideration in whether the memory blocks overlaps.</w:t>
      </w: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17750F66" w:rsidR="007965E2" w:rsidRPr="00903DBA" w:rsidRDefault="00196807" w:rsidP="00196807">
      <w:pPr>
        <w:rPr>
          <w:highlight w:val="white"/>
        </w:rPr>
      </w:pPr>
      <w:r>
        <w:rPr>
          <w:highlight w:val="white"/>
        </w:rPr>
        <w:t>If the source address is lower than the target address, we copy the bytes in reversed order</w:t>
      </w:r>
      <w:r w:rsidR="004A411B">
        <w:rPr>
          <w:highlight w:val="white"/>
        </w:rPr>
        <w:t xml:space="preserve"> to make sure the bytes are copied in valid order in case of overlapping.</w:t>
      </w: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3D9FCE63" w:rsidR="007965E2" w:rsidRPr="00903DBA" w:rsidRDefault="004A411B" w:rsidP="00924C1E">
      <w:pPr>
        <w:rPr>
          <w:highlight w:val="white"/>
        </w:rPr>
      </w:pPr>
      <w:r>
        <w:rPr>
          <w:highlight w:val="white"/>
        </w:rPr>
        <w:t xml:space="preserve">The </w:t>
      </w:r>
      <w:r w:rsidRPr="00924C1E">
        <w:rPr>
          <w:rStyle w:val="KeyWord0"/>
          <w:highlight w:val="white"/>
        </w:rPr>
        <w:t>memcmp</w:t>
      </w:r>
      <w:r>
        <w:rPr>
          <w:highlight w:val="white"/>
        </w:rPr>
        <w:t xml:space="preserve"> </w:t>
      </w:r>
      <w:r w:rsidR="005727B2">
        <w:rPr>
          <w:highlight w:val="white"/>
        </w:rPr>
        <w:t xml:space="preserve">function </w:t>
      </w:r>
      <w:r w:rsidR="00924C1E">
        <w:rPr>
          <w:highlight w:val="white"/>
        </w:rPr>
        <w:t>compares the two memory block, and return minus one if the left block is the smaller on</w:t>
      </w:r>
      <w:r w:rsidR="00530452">
        <w:rPr>
          <w:highlight w:val="white"/>
        </w:rPr>
        <w:t>e</w:t>
      </w:r>
      <w:r w:rsidR="00924C1E">
        <w:rPr>
          <w:highlight w:val="white"/>
        </w:rPr>
        <w:t>, zero if the</w:t>
      </w:r>
      <w:r w:rsidR="00A925A0">
        <w:rPr>
          <w:highlight w:val="white"/>
        </w:rPr>
        <w:t>y</w:t>
      </w:r>
      <w:r w:rsidR="00924C1E">
        <w:rPr>
          <w:highlight w:val="white"/>
        </w:rPr>
        <w:t xml:space="preserve"> are equal, and plus one if the right block is the smaller one.</w:t>
      </w: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lastRenderedPageBreak/>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44F336F7" w14:textId="4A4A335F" w:rsidR="00924C1E" w:rsidRPr="00903DBA" w:rsidRDefault="00924C1E" w:rsidP="00924C1E">
      <w:pPr>
        <w:rPr>
          <w:highlight w:val="white"/>
        </w:rPr>
      </w:pPr>
      <w:r>
        <w:rPr>
          <w:highlight w:val="white"/>
        </w:rPr>
        <w:t xml:space="preserve">The </w:t>
      </w:r>
      <w:r w:rsidRPr="00924C1E">
        <w:rPr>
          <w:rStyle w:val="KeyWord0"/>
          <w:highlight w:val="white"/>
        </w:rPr>
        <w:t>memc</w:t>
      </w:r>
      <w:r>
        <w:rPr>
          <w:rStyle w:val="KeyWord0"/>
          <w:highlight w:val="white"/>
        </w:rPr>
        <w:t>hr</w:t>
      </w:r>
      <w:r>
        <w:rPr>
          <w:highlight w:val="white"/>
        </w:rPr>
        <w:t xml:space="preserve"> </w:t>
      </w:r>
      <w:r w:rsidR="00530452">
        <w:rPr>
          <w:highlight w:val="white"/>
        </w:rPr>
        <w:t xml:space="preserve">function </w:t>
      </w:r>
      <w:r w:rsidR="004404BF">
        <w:rPr>
          <w:highlight w:val="white"/>
        </w:rPr>
        <w:t xml:space="preserve">searches the </w:t>
      </w:r>
      <w:r w:rsidR="007C7A53">
        <w:rPr>
          <w:highlight w:val="white"/>
        </w:rPr>
        <w:t>memory block after a byte and returns the address of the first occurrence if it is present in the block, otherwise null.</w:t>
      </w: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36F3C237" w:rsidR="007965E2" w:rsidRPr="00903DBA" w:rsidRDefault="007C7A53" w:rsidP="007C7A53">
      <w:pPr>
        <w:rPr>
          <w:highlight w:val="white"/>
        </w:rPr>
      </w:pPr>
      <w:r>
        <w:rPr>
          <w:highlight w:val="white"/>
        </w:rPr>
        <w:t xml:space="preserve">The </w:t>
      </w:r>
      <w:r w:rsidRPr="007C7A53">
        <w:rPr>
          <w:rStyle w:val="KeyWord0"/>
          <w:highlight w:val="white"/>
        </w:rPr>
        <w:t>memset</w:t>
      </w:r>
      <w:r>
        <w:rPr>
          <w:highlight w:val="white"/>
        </w:rPr>
        <w:t xml:space="preserve"> function </w:t>
      </w:r>
      <w:r w:rsidR="00C140A2">
        <w:rPr>
          <w:highlight w:val="white"/>
        </w:rPr>
        <w:t>sets the memory block with the value.</w:t>
      </w: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82" w:name="_Toc59126291"/>
      <w:r w:rsidRPr="00903DBA">
        <w:t>Long Jumps</w:t>
      </w:r>
      <w:bookmarkEnd w:id="582"/>
    </w:p>
    <w:p w14:paraId="6EA92421" w14:textId="1665C216" w:rsidR="00104383" w:rsidRPr="00903DBA" w:rsidRDefault="00104383" w:rsidP="00104383">
      <w:r w:rsidRPr="00903DBA">
        <w:t xml:space="preserve">The </w:t>
      </w:r>
      <w:r w:rsidRPr="008C48C8">
        <w:rPr>
          <w:rStyle w:val="KeyWord0"/>
        </w:rPr>
        <w:t>setjmp</w:t>
      </w:r>
      <w:r w:rsidR="008C48C8">
        <w:t xml:space="preserve"> standard library holds </w:t>
      </w:r>
      <w:r w:rsidRPr="00903DBA">
        <w:t xml:space="preserve">functions for </w:t>
      </w:r>
      <w:r w:rsidR="00E025E9" w:rsidRPr="00903DBA">
        <w:t xml:space="preserve">preparing and performing long jumps; that is, jumps through </w:t>
      </w:r>
      <w:r w:rsidR="008C48C8">
        <w:t>the</w:t>
      </w:r>
      <w:r w:rsidR="00E025E9" w:rsidRPr="00903DBA">
        <w:t xml:space="preserve"> function call chain.</w:t>
      </w:r>
    </w:p>
    <w:p w14:paraId="00D8C1C3" w14:textId="741F579B" w:rsidR="00D62A8B" w:rsidRPr="00903DBA" w:rsidRDefault="004D52EF" w:rsidP="00E65FE6">
      <w:pPr>
        <w:pStyle w:val="CodeHeader"/>
      </w:pPr>
      <w:r w:rsidRPr="00903DBA">
        <w:t>setjmp.h</w:t>
      </w:r>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r w:rsidRPr="00903DBA">
        <w:t>s</w:t>
      </w:r>
      <w:r w:rsidR="0004451D" w:rsidRPr="00903DBA">
        <w:t>et</w:t>
      </w:r>
      <w:r w:rsidRPr="00903DBA">
        <w:t>j</w:t>
      </w:r>
      <w:r w:rsidR="0004451D" w:rsidRPr="00903DBA">
        <w:t>mp.c</w:t>
      </w:r>
    </w:p>
    <w:p w14:paraId="672157B5" w14:textId="65291B64" w:rsidR="00972057" w:rsidRDefault="00972057" w:rsidP="00972057">
      <w:pPr>
        <w:pStyle w:val="Code"/>
        <w:rPr>
          <w:highlight w:val="white"/>
        </w:rPr>
      </w:pPr>
      <w:r w:rsidRPr="00903DBA">
        <w:rPr>
          <w:highlight w:val="white"/>
        </w:rPr>
        <w:t>#include &lt;setjmp.h&gt;</w:t>
      </w:r>
    </w:p>
    <w:p w14:paraId="052EB005" w14:textId="6561400E"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w:t>
      </w:r>
      <w:r w:rsidR="0016674F">
        <w:rPr>
          <w:highlight w:val="white"/>
        </w:rPr>
        <w:t>variadic frame pointer</w:t>
      </w:r>
      <w:r w:rsidR="000465AA" w:rsidRPr="00903DBA">
        <w:rPr>
          <w:highlight w:val="white"/>
        </w:rPr>
        <w:t xml:space="preserve">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lastRenderedPageBreak/>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424FE27C" w:rsidR="002B38CD" w:rsidRDefault="002B38CD" w:rsidP="002B38CD">
      <w:pPr>
        <w:pStyle w:val="Code"/>
        <w:rPr>
          <w:highlight w:val="white"/>
        </w:rPr>
      </w:pPr>
      <w:r w:rsidRPr="00903DBA">
        <w:rPr>
          <w:highlight w:val="white"/>
        </w:rPr>
        <w:t xml:space="preserve">  }</w:t>
      </w:r>
    </w:p>
    <w:p w14:paraId="3726A403" w14:textId="4EC92CE3"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w:t>
      </w:r>
      <w:r w:rsidR="0016674F">
        <w:rPr>
          <w:highlight w:val="white"/>
        </w:rPr>
        <w:t>variadic frame pointer</w:t>
      </w:r>
      <w:r w:rsidRPr="00903DBA">
        <w:rPr>
          <w:highlight w:val="white"/>
        </w:rPr>
        <w:t xml:space="preserve">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1DC8B40A" w:rsidR="002B38CD" w:rsidRPr="00903DBA" w:rsidRDefault="00D27DE7" w:rsidP="00D27DE7">
      <w:pPr>
        <w:rPr>
          <w:highlight w:val="white"/>
        </w:rPr>
      </w:pPr>
      <w:r w:rsidRPr="00903DBA">
        <w:rPr>
          <w:highlight w:val="white"/>
        </w:rPr>
        <w:t xml:space="preserve">The code for </w:t>
      </w:r>
      <w:r w:rsidR="00721ABF">
        <w:rPr>
          <w:highlight w:val="white"/>
        </w:rPr>
        <w:t>the Windows environment</w:t>
      </w:r>
      <w:r w:rsidRPr="00903DBA">
        <w:rPr>
          <w:highlight w:val="white"/>
        </w:rPr>
        <w:t xml:space="preserve">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r w:rsidRPr="00903DBA">
        <w:t>setjmptest.c</w:t>
      </w:r>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t>In case of a non-zero denom</w:t>
      </w:r>
      <w:r w:rsidR="005F6427" w:rsidRPr="00903DBA">
        <w:rPr>
          <w:highlight w:val="white"/>
        </w:rPr>
        <w:t>in</w:t>
      </w:r>
      <w:r w:rsidRPr="00903DBA">
        <w:rPr>
          <w:highlight w:val="white"/>
        </w:rPr>
        <w:t>ator, we return the quitent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83" w:name="_Toc59126292"/>
      <w:r w:rsidRPr="00903DBA">
        <w:t>Mathematical Functions</w:t>
      </w:r>
      <w:bookmarkEnd w:id="583"/>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r w:rsidRPr="00903DBA">
        <w:t>m</w:t>
      </w:r>
      <w:r w:rsidR="00D62A8B" w:rsidRPr="00903DBA">
        <w:t>ath.h</w:t>
      </w:r>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lastRenderedPageBreak/>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84" w:name="_Toc59126293"/>
      <w:r w:rsidRPr="00903DBA">
        <w:rPr>
          <w:highlight w:val="white"/>
        </w:rPr>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84"/>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r w:rsidRPr="00903DBA">
        <w:rPr>
          <w:highlight w:val="white"/>
        </w:rPr>
        <w:t>m</w:t>
      </w:r>
      <w:r w:rsidR="00555D55" w:rsidRPr="00903DBA">
        <w:rPr>
          <w:highlight w:val="white"/>
        </w:rPr>
        <w:t>ath.c</w:t>
      </w:r>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DB06E7"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DB06E7"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DB06E7"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DB06E7"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lastRenderedPageBreak/>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DB06E7"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585" w:name="_Toc59126294"/>
      <w:r w:rsidRPr="00903DBA">
        <w:rPr>
          <w:highlight w:val="white"/>
        </w:rPr>
        <w:t>Power</w:t>
      </w:r>
      <w:r w:rsidR="0083365C" w:rsidRPr="00903DBA">
        <w:rPr>
          <w:highlight w:val="white"/>
        </w:rPr>
        <w:t xml:space="preserve"> Functions</w:t>
      </w:r>
      <w:bookmarkEnd w:id="585"/>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DB06E7"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DB06E7"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lastRenderedPageBreak/>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86" w:name="_Toc59126295"/>
      <w:r w:rsidRPr="00903DBA">
        <w:rPr>
          <w:highlight w:val="white"/>
        </w:rPr>
        <w:t>Square Root</w:t>
      </w:r>
      <w:bookmarkEnd w:id="586"/>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DB06E7"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lastRenderedPageBreak/>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87" w:name="_Toc59126296"/>
      <w:r w:rsidRPr="00903DBA">
        <w:rPr>
          <w:highlight w:val="white"/>
        </w:rPr>
        <w:t>Modulo Functions</w:t>
      </w:r>
      <w:bookmarkEnd w:id="587"/>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a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88" w:name="_Toc59126297"/>
      <w:r w:rsidRPr="00903DBA">
        <w:rPr>
          <w:highlight w:val="white"/>
        </w:rPr>
        <w:t>Trigonometric Functions</w:t>
      </w:r>
      <w:bookmarkEnd w:id="588"/>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DB06E7"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DB06E7"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lastRenderedPageBreak/>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DB06E7"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DB06E7"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89" w:name="_Toc59126298"/>
      <w:r w:rsidRPr="00903DBA">
        <w:rPr>
          <w:highlight w:val="white"/>
        </w:rPr>
        <w:lastRenderedPageBreak/>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89"/>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DB06E7"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DB06E7"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DB06E7"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DB06E7"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DB06E7"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lastRenderedPageBreak/>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DB06E7"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DB06E7"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lastRenderedPageBreak/>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90" w:name="_Toc59126299"/>
      <w:r w:rsidRPr="00903DBA">
        <w:rPr>
          <w:shd w:val="clear" w:color="auto" w:fill="FFFFFF"/>
        </w:rPr>
        <w:t>Hyperbolic Trigonometric Functions</w:t>
      </w:r>
      <w:bookmarkEnd w:id="590"/>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DB06E7"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DB06E7"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DB06E7"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91" w:name="_Toc59126300"/>
      <w:r w:rsidRPr="00903DBA">
        <w:rPr>
          <w:highlight w:val="white"/>
        </w:rPr>
        <w:t>Floor, Ceiling, Absolute, and Rounding</w:t>
      </w:r>
      <w:r w:rsidR="0083365C" w:rsidRPr="00903DBA">
        <w:rPr>
          <w:highlight w:val="white"/>
        </w:rPr>
        <w:t xml:space="preserve"> Functions</w:t>
      </w:r>
      <w:bookmarkEnd w:id="591"/>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lastRenderedPageBreak/>
        <w:t>}</w:t>
      </w:r>
    </w:p>
    <w:p w14:paraId="2972668E" w14:textId="5BCC1813" w:rsidR="00204AAF" w:rsidRPr="00903DBA" w:rsidRDefault="00DB06E7"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376A6A9B" w:rsidR="00CE2940" w:rsidRDefault="00CE2940" w:rsidP="001307F7">
      <w:pPr>
        <w:pStyle w:val="Rubrik2"/>
      </w:pPr>
      <w:bookmarkStart w:id="592" w:name="_Toc59126301"/>
      <w:bookmarkStart w:id="593" w:name="_Hlk55231095"/>
      <w:r w:rsidRPr="00903DBA">
        <w:t xml:space="preserve">Standard </w:t>
      </w:r>
      <w:bookmarkEnd w:id="592"/>
      <w:r w:rsidR="00A67CC7">
        <w:t>Output</w:t>
      </w:r>
    </w:p>
    <w:bookmarkEnd w:id="593"/>
    <w:p w14:paraId="3C220EF3" w14:textId="1124625B" w:rsidR="00F67D04" w:rsidRPr="00903DBA" w:rsidRDefault="008D6750" w:rsidP="00E65FE6">
      <w:pPr>
        <w:pStyle w:val="CodeHeader"/>
      </w:pPr>
      <w:r w:rsidRPr="00903DBA">
        <w:t>s</w:t>
      </w:r>
      <w:r w:rsidR="00F67D04" w:rsidRPr="00903DBA">
        <w:t>td</w:t>
      </w:r>
      <w:r w:rsidRPr="00903DBA">
        <w:t>io</w:t>
      </w:r>
      <w:r w:rsidR="00F67D04" w:rsidRPr="00903DBA">
        <w:t>.h</w:t>
      </w:r>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07321D9D" w14:textId="007993F5" w:rsidR="00F67D04" w:rsidRPr="00903DBA" w:rsidRDefault="008D6750" w:rsidP="00E65FE6">
      <w:pPr>
        <w:pStyle w:val="CodeHeader"/>
      </w:pPr>
      <w:r w:rsidRPr="00903DBA">
        <w:t>p</w:t>
      </w:r>
      <w:r w:rsidR="00957919" w:rsidRPr="00903DBA">
        <w:t>rintf.h</w:t>
      </w:r>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r w:rsidRPr="00903DBA">
        <w:t>p</w:t>
      </w:r>
      <w:r w:rsidR="006048AF" w:rsidRPr="00903DBA">
        <w:t>rintf.c</w:t>
      </w:r>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0D435256" w:rsidR="00442030" w:rsidRPr="00903DBA" w:rsidRDefault="00412A4F" w:rsidP="00412A4F">
      <w:pPr>
        <w:pStyle w:val="Rubrik3"/>
        <w:rPr>
          <w:highlight w:val="white"/>
        </w:rPr>
      </w:pPr>
      <w:r>
        <w:rPr>
          <w:highlight w:val="white"/>
        </w:rPr>
        <w:t>Print Character</w:t>
      </w:r>
      <w:r w:rsidR="006F44C2">
        <w:rPr>
          <w:highlight w:val="white"/>
        </w:rPr>
        <w:t xml:space="preserve"> and String</w:t>
      </w: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lastRenderedPageBreak/>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10503B2E" w14:textId="77777777" w:rsidR="00704ACA" w:rsidRPr="00704ACA" w:rsidRDefault="00704ACA" w:rsidP="00704ACA">
      <w:pPr>
        <w:pStyle w:val="Rubrik3"/>
        <w:numPr>
          <w:ilvl w:val="2"/>
          <w:numId w:val="190"/>
        </w:numPr>
        <w:rPr>
          <w:highlight w:val="white"/>
        </w:rPr>
      </w:pPr>
      <w:r w:rsidRPr="00704ACA">
        <w:rPr>
          <w:highlight w:val="white"/>
        </w:rPr>
        <w:t>Print Values</w:t>
      </w: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lastRenderedPageBreak/>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lastRenderedPageBreak/>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lastRenderedPageBreak/>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303C9FD3" w:rsidR="00442030" w:rsidRPr="00903DBA" w:rsidRDefault="00412A4F" w:rsidP="00412A4F">
      <w:pPr>
        <w:pStyle w:val="Rubrik3"/>
        <w:rPr>
          <w:highlight w:val="white"/>
        </w:rPr>
      </w:pPr>
      <w:r>
        <w:rPr>
          <w:highlight w:val="white"/>
        </w:rPr>
        <w:t>Print Argument</w:t>
      </w: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lastRenderedPageBreak/>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lastRenderedPageBreak/>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60067BFC" w:rsidR="00442030" w:rsidRPr="00903DBA" w:rsidRDefault="00A30592" w:rsidP="00A30592">
      <w:pPr>
        <w:pStyle w:val="Rubrik3"/>
        <w:rPr>
          <w:highlight w:val="white"/>
        </w:rPr>
      </w:pPr>
      <w:r>
        <w:rPr>
          <w:highlight w:val="white"/>
        </w:rPr>
        <w:t>Print Format</w:t>
      </w: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lastRenderedPageBreak/>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lastRenderedPageBreak/>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lastRenderedPageBreak/>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A30592">
      <w:pPr>
        <w:pStyle w:val="Code"/>
        <w:rPr>
          <w:highlight w:val="white"/>
        </w:rPr>
      </w:pPr>
    </w:p>
    <w:p w14:paraId="29C68EFC" w14:textId="77777777" w:rsidR="00442030" w:rsidRPr="00903DBA" w:rsidRDefault="00442030" w:rsidP="00A30592">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A30592">
      <w:pPr>
        <w:pStyle w:val="Code"/>
        <w:rPr>
          <w:highlight w:val="white"/>
        </w:rPr>
      </w:pPr>
      <w:r w:rsidRPr="00903DBA">
        <w:rPr>
          <w:highlight w:val="white"/>
        </w:rPr>
        <w:t xml:space="preserve">                g_outChars = startChars;</w:t>
      </w:r>
    </w:p>
    <w:p w14:paraId="50A5C6E5" w14:textId="77777777" w:rsidR="00442030" w:rsidRPr="00903DBA" w:rsidRDefault="00442030" w:rsidP="00A30592">
      <w:pPr>
        <w:pStyle w:val="Code"/>
        <w:rPr>
          <w:highlight w:val="white"/>
        </w:rPr>
      </w:pPr>
    </w:p>
    <w:p w14:paraId="02CC0E2B" w14:textId="77777777" w:rsidR="00442030" w:rsidRPr="00903DBA" w:rsidRDefault="00442030" w:rsidP="00A30592">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A30592">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A30592">
      <w:pPr>
        <w:pStyle w:val="Code"/>
        <w:rPr>
          <w:highlight w:val="white"/>
        </w:rPr>
      </w:pPr>
      <w:r w:rsidRPr="00903DBA">
        <w:rPr>
          <w:highlight w:val="white"/>
        </w:rPr>
        <w:t xml:space="preserve">                }</w:t>
      </w:r>
    </w:p>
    <w:p w14:paraId="7B16A25B" w14:textId="77777777" w:rsidR="00442030" w:rsidRPr="00903DBA" w:rsidRDefault="00442030" w:rsidP="00A30592">
      <w:pPr>
        <w:pStyle w:val="Code"/>
        <w:rPr>
          <w:highlight w:val="white"/>
        </w:rPr>
      </w:pPr>
    </w:p>
    <w:p w14:paraId="2E5F7206" w14:textId="77777777" w:rsidR="00442030" w:rsidRPr="00903DBA" w:rsidRDefault="00442030" w:rsidP="00A30592">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A30592">
      <w:pPr>
        <w:pStyle w:val="Code"/>
        <w:rPr>
          <w:highlight w:val="white"/>
        </w:rPr>
      </w:pPr>
      <w:r w:rsidRPr="00903DBA">
        <w:rPr>
          <w:highlight w:val="white"/>
        </w:rPr>
        <w:t xml:space="preserve">                                         grid, NULL, precision, shortInt,</w:t>
      </w:r>
    </w:p>
    <w:p w14:paraId="650631C0" w14:textId="77777777" w:rsidR="00442030" w:rsidRPr="00903DBA" w:rsidRDefault="00442030" w:rsidP="00A30592">
      <w:pPr>
        <w:pStyle w:val="Code"/>
        <w:rPr>
          <w:highlight w:val="white"/>
        </w:rPr>
      </w:pPr>
      <w:r w:rsidRPr="00903DBA">
        <w:rPr>
          <w:highlight w:val="white"/>
        </w:rPr>
        <w:t xml:space="preserve">                                         longInt, longDouble, TRUE, NULL);</w:t>
      </w:r>
    </w:p>
    <w:p w14:paraId="39AF7163" w14:textId="77777777" w:rsidR="00442030" w:rsidRPr="00903DBA" w:rsidRDefault="00442030" w:rsidP="00A30592">
      <w:pPr>
        <w:pStyle w:val="Code"/>
        <w:rPr>
          <w:highlight w:val="white"/>
        </w:rPr>
      </w:pPr>
      <w:r w:rsidRPr="00903DBA">
        <w:rPr>
          <w:highlight w:val="white"/>
        </w:rPr>
        <w:t xml:space="preserve">              }</w:t>
      </w:r>
    </w:p>
    <w:p w14:paraId="1A9DA641" w14:textId="77777777" w:rsidR="00442030" w:rsidRPr="00903DBA" w:rsidRDefault="00442030" w:rsidP="00A30592">
      <w:pPr>
        <w:pStyle w:val="Code"/>
        <w:rPr>
          <w:highlight w:val="white"/>
        </w:rPr>
      </w:pPr>
      <w:r w:rsidRPr="00903DBA">
        <w:rPr>
          <w:highlight w:val="white"/>
        </w:rPr>
        <w:t xml:space="preserve">            }</w:t>
      </w:r>
    </w:p>
    <w:p w14:paraId="2CFFC370" w14:textId="77777777" w:rsidR="00442030" w:rsidRPr="00903DBA" w:rsidRDefault="00442030" w:rsidP="00A30592">
      <w:pPr>
        <w:pStyle w:val="Code"/>
        <w:rPr>
          <w:highlight w:val="white"/>
        </w:rPr>
      </w:pPr>
    </w:p>
    <w:p w14:paraId="6AF95F86" w14:textId="77777777" w:rsidR="00442030" w:rsidRPr="00903DBA" w:rsidRDefault="00442030" w:rsidP="00A30592">
      <w:pPr>
        <w:pStyle w:val="Code"/>
        <w:rPr>
          <w:highlight w:val="white"/>
        </w:rPr>
      </w:pPr>
      <w:r w:rsidRPr="00903DBA">
        <w:rPr>
          <w:highlight w:val="white"/>
        </w:rPr>
        <w:t xml:space="preserve">            percent = FALSE;</w:t>
      </w:r>
    </w:p>
    <w:p w14:paraId="7BD28E96" w14:textId="77777777" w:rsidR="00442030" w:rsidRPr="00903DBA" w:rsidRDefault="00442030" w:rsidP="00A30592">
      <w:pPr>
        <w:pStyle w:val="Code"/>
        <w:rPr>
          <w:highlight w:val="white"/>
        </w:rPr>
      </w:pPr>
      <w:r w:rsidRPr="00903DBA">
        <w:rPr>
          <w:highlight w:val="white"/>
        </w:rPr>
        <w:t xml:space="preserve">          }</w:t>
      </w:r>
    </w:p>
    <w:p w14:paraId="57B51AE2" w14:textId="77777777" w:rsidR="00442030" w:rsidRPr="00903DBA" w:rsidRDefault="00442030" w:rsidP="00A30592">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A30592">
      <w:pPr>
        <w:pStyle w:val="Code"/>
        <w:rPr>
          <w:highlight w:val="white"/>
        </w:rPr>
      </w:pPr>
    </w:p>
    <w:p w14:paraId="648B33A1" w14:textId="77777777" w:rsidR="00442030" w:rsidRPr="00903DBA" w:rsidRDefault="00442030" w:rsidP="00A30592">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A30592">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A30592">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A30592">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A30592">
      <w:pPr>
        <w:pStyle w:val="Code"/>
        <w:rPr>
          <w:highlight w:val="white"/>
        </w:rPr>
      </w:pPr>
      <w:r w:rsidRPr="00903DBA">
        <w:rPr>
          <w:highlight w:val="white"/>
        </w:rPr>
        <w:t xml:space="preserve">              c = format[++index];</w:t>
      </w:r>
    </w:p>
    <w:p w14:paraId="225A17B5" w14:textId="77777777" w:rsidR="00442030" w:rsidRPr="00903DBA" w:rsidRDefault="00442030" w:rsidP="00A30592">
      <w:pPr>
        <w:pStyle w:val="Code"/>
        <w:rPr>
          <w:highlight w:val="white"/>
        </w:rPr>
      </w:pPr>
      <w:r w:rsidRPr="00903DBA">
        <w:rPr>
          <w:highlight w:val="white"/>
        </w:rPr>
        <w:t xml:space="preserve">            }</w:t>
      </w:r>
    </w:p>
    <w:p w14:paraId="754C35CB" w14:textId="77777777" w:rsidR="00442030" w:rsidRPr="00903DBA" w:rsidRDefault="00442030" w:rsidP="00A30592">
      <w:pPr>
        <w:pStyle w:val="Code"/>
        <w:rPr>
          <w:highlight w:val="white"/>
        </w:rPr>
      </w:pPr>
      <w:r w:rsidRPr="00903DBA">
        <w:rPr>
          <w:highlight w:val="white"/>
        </w:rPr>
        <w:t xml:space="preserve">            --index;</w:t>
      </w:r>
    </w:p>
    <w:p w14:paraId="07B8B20C" w14:textId="77777777" w:rsidR="00442030" w:rsidRPr="00903DBA" w:rsidRDefault="00442030" w:rsidP="00A30592">
      <w:pPr>
        <w:pStyle w:val="Code"/>
        <w:rPr>
          <w:highlight w:val="white"/>
        </w:rPr>
      </w:pPr>
      <w:r w:rsidRPr="00903DBA">
        <w:rPr>
          <w:highlight w:val="white"/>
        </w:rPr>
        <w:t xml:space="preserve">            </w:t>
      </w:r>
    </w:p>
    <w:p w14:paraId="53932F3B" w14:textId="77777777" w:rsidR="00442030" w:rsidRPr="00903DBA" w:rsidRDefault="00442030" w:rsidP="00A30592">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A30592">
      <w:pPr>
        <w:pStyle w:val="Code"/>
        <w:rPr>
          <w:highlight w:val="white"/>
        </w:rPr>
      </w:pPr>
      <w:r w:rsidRPr="00903DBA">
        <w:rPr>
          <w:highlight w:val="white"/>
        </w:rPr>
        <w:t xml:space="preserve">              width = value;</w:t>
      </w:r>
    </w:p>
    <w:p w14:paraId="02BB2C07" w14:textId="77777777" w:rsidR="00442030" w:rsidRPr="00903DBA" w:rsidRDefault="00442030" w:rsidP="00A30592">
      <w:pPr>
        <w:pStyle w:val="Code"/>
        <w:rPr>
          <w:highlight w:val="white"/>
        </w:rPr>
      </w:pPr>
      <w:r w:rsidRPr="00903DBA">
        <w:rPr>
          <w:highlight w:val="white"/>
        </w:rPr>
        <w:t xml:space="preserve">            }</w:t>
      </w:r>
    </w:p>
    <w:p w14:paraId="6194CB61" w14:textId="77777777" w:rsidR="00442030" w:rsidRPr="00903DBA" w:rsidRDefault="00442030" w:rsidP="00A30592">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A30592">
      <w:pPr>
        <w:pStyle w:val="Code"/>
        <w:rPr>
          <w:highlight w:val="white"/>
        </w:rPr>
      </w:pPr>
      <w:r w:rsidRPr="00903DBA">
        <w:rPr>
          <w:highlight w:val="white"/>
        </w:rPr>
        <w:t xml:space="preserve">              precision = value;</w:t>
      </w:r>
    </w:p>
    <w:p w14:paraId="7189C063" w14:textId="77777777" w:rsidR="00442030" w:rsidRPr="00903DBA" w:rsidRDefault="00442030" w:rsidP="00A30592">
      <w:pPr>
        <w:pStyle w:val="Code"/>
        <w:rPr>
          <w:highlight w:val="white"/>
        </w:rPr>
      </w:pPr>
      <w:r w:rsidRPr="00903DBA">
        <w:rPr>
          <w:highlight w:val="white"/>
        </w:rPr>
        <w:t xml:space="preserve">           }</w:t>
      </w:r>
    </w:p>
    <w:p w14:paraId="4CA68190" w14:textId="77777777" w:rsidR="00442030" w:rsidRPr="00903DBA" w:rsidRDefault="00442030" w:rsidP="00A30592">
      <w:pPr>
        <w:pStyle w:val="Code"/>
        <w:rPr>
          <w:highlight w:val="white"/>
        </w:rPr>
      </w:pPr>
      <w:r w:rsidRPr="00903DBA">
        <w:rPr>
          <w:highlight w:val="white"/>
        </w:rPr>
        <w:t xml:space="preserve">          }</w:t>
      </w:r>
    </w:p>
    <w:p w14:paraId="2AC544DC" w14:textId="77777777" w:rsidR="00442030" w:rsidRPr="00903DBA" w:rsidRDefault="00442030" w:rsidP="00A30592">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A30592">
      <w:pPr>
        <w:pStyle w:val="Code"/>
        <w:rPr>
          <w:highlight w:val="white"/>
        </w:rPr>
      </w:pPr>
      <w:r w:rsidRPr="00903DBA">
        <w:rPr>
          <w:highlight w:val="white"/>
        </w:rPr>
        <w:t xml:space="preserve">      }</w:t>
      </w:r>
    </w:p>
    <w:p w14:paraId="39369AAE" w14:textId="77777777" w:rsidR="00442030" w:rsidRPr="00903DBA" w:rsidRDefault="00442030" w:rsidP="00A30592">
      <w:pPr>
        <w:pStyle w:val="Code"/>
        <w:rPr>
          <w:highlight w:val="white"/>
        </w:rPr>
      </w:pPr>
      <w:r w:rsidRPr="00903DBA">
        <w:rPr>
          <w:highlight w:val="white"/>
        </w:rPr>
        <w:t xml:space="preserve">    }</w:t>
      </w:r>
    </w:p>
    <w:p w14:paraId="7ED8DA67" w14:textId="77777777" w:rsidR="00442030" w:rsidRPr="00903DBA" w:rsidRDefault="00442030" w:rsidP="00A30592">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A30592">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A30592">
      <w:pPr>
        <w:pStyle w:val="Code"/>
        <w:rPr>
          <w:highlight w:val="white"/>
        </w:rPr>
      </w:pPr>
      <w:r w:rsidRPr="00903DBA">
        <w:rPr>
          <w:highlight w:val="white"/>
        </w:rPr>
        <w:t xml:space="preserve">        percent = TRUE;</w:t>
      </w:r>
    </w:p>
    <w:p w14:paraId="65E75248" w14:textId="77777777" w:rsidR="00442030" w:rsidRPr="00903DBA" w:rsidRDefault="00442030" w:rsidP="00A30592">
      <w:pPr>
        <w:pStyle w:val="Code"/>
        <w:rPr>
          <w:highlight w:val="white"/>
        </w:rPr>
      </w:pPr>
      <w:r w:rsidRPr="00903DBA">
        <w:rPr>
          <w:highlight w:val="white"/>
        </w:rPr>
        <w:lastRenderedPageBreak/>
        <w:t xml:space="preserve">        plus = FALSE;</w:t>
      </w:r>
    </w:p>
    <w:p w14:paraId="764C7A6E" w14:textId="77777777" w:rsidR="00442030" w:rsidRPr="00903DBA" w:rsidRDefault="00442030" w:rsidP="00A30592">
      <w:pPr>
        <w:pStyle w:val="Code"/>
        <w:rPr>
          <w:highlight w:val="white"/>
        </w:rPr>
      </w:pPr>
      <w:r w:rsidRPr="00903DBA">
        <w:rPr>
          <w:highlight w:val="white"/>
        </w:rPr>
        <w:t xml:space="preserve">        minus = FALSE;</w:t>
      </w:r>
    </w:p>
    <w:p w14:paraId="6F01D74D" w14:textId="77777777" w:rsidR="00442030" w:rsidRPr="00903DBA" w:rsidRDefault="00442030" w:rsidP="00A30592">
      <w:pPr>
        <w:pStyle w:val="Code"/>
        <w:rPr>
          <w:highlight w:val="white"/>
        </w:rPr>
      </w:pPr>
      <w:r w:rsidRPr="00903DBA">
        <w:rPr>
          <w:highlight w:val="white"/>
        </w:rPr>
        <w:t xml:space="preserve">        space = FALSE;</w:t>
      </w:r>
    </w:p>
    <w:p w14:paraId="34ADA33A" w14:textId="77777777" w:rsidR="00442030" w:rsidRPr="00903DBA" w:rsidRDefault="00442030" w:rsidP="00A30592">
      <w:pPr>
        <w:pStyle w:val="Code"/>
        <w:rPr>
          <w:highlight w:val="white"/>
        </w:rPr>
      </w:pPr>
      <w:r w:rsidRPr="00903DBA">
        <w:rPr>
          <w:highlight w:val="white"/>
        </w:rPr>
        <w:t xml:space="preserve">        zero = FALSE;</w:t>
      </w:r>
    </w:p>
    <w:p w14:paraId="045BC476" w14:textId="77777777" w:rsidR="00442030" w:rsidRPr="00903DBA" w:rsidRDefault="00442030" w:rsidP="00A30592">
      <w:pPr>
        <w:pStyle w:val="Code"/>
        <w:rPr>
          <w:highlight w:val="white"/>
        </w:rPr>
      </w:pPr>
      <w:r w:rsidRPr="00903DBA">
        <w:rPr>
          <w:highlight w:val="white"/>
        </w:rPr>
        <w:t xml:space="preserve">        grid = FALSE;</w:t>
      </w:r>
    </w:p>
    <w:p w14:paraId="4F8C94EB" w14:textId="77777777" w:rsidR="00442030" w:rsidRPr="00903DBA" w:rsidRDefault="00442030" w:rsidP="00A30592">
      <w:pPr>
        <w:pStyle w:val="Code"/>
        <w:rPr>
          <w:highlight w:val="white"/>
        </w:rPr>
      </w:pPr>
      <w:r w:rsidRPr="00903DBA">
        <w:rPr>
          <w:highlight w:val="white"/>
        </w:rPr>
        <w:t xml:space="preserve">        widthStar = FALSE;</w:t>
      </w:r>
    </w:p>
    <w:p w14:paraId="5F39E219" w14:textId="77777777" w:rsidR="00442030" w:rsidRPr="00903DBA" w:rsidRDefault="00442030" w:rsidP="00A30592">
      <w:pPr>
        <w:pStyle w:val="Code"/>
        <w:rPr>
          <w:highlight w:val="white"/>
        </w:rPr>
      </w:pPr>
      <w:r w:rsidRPr="00903DBA">
        <w:rPr>
          <w:highlight w:val="white"/>
        </w:rPr>
        <w:t xml:space="preserve">        period = FALSE;</w:t>
      </w:r>
    </w:p>
    <w:p w14:paraId="4AA3B40B" w14:textId="77777777" w:rsidR="00442030" w:rsidRPr="00903DBA" w:rsidRDefault="00442030" w:rsidP="00A30592">
      <w:pPr>
        <w:pStyle w:val="Code"/>
        <w:rPr>
          <w:highlight w:val="white"/>
        </w:rPr>
      </w:pPr>
      <w:r w:rsidRPr="00903DBA">
        <w:rPr>
          <w:highlight w:val="white"/>
        </w:rPr>
        <w:t xml:space="preserve">        precisionStar = FALSE;</w:t>
      </w:r>
    </w:p>
    <w:p w14:paraId="053EF778" w14:textId="77777777" w:rsidR="00442030" w:rsidRPr="00903DBA" w:rsidRDefault="00442030" w:rsidP="00A30592">
      <w:pPr>
        <w:pStyle w:val="Code"/>
        <w:rPr>
          <w:highlight w:val="white"/>
        </w:rPr>
      </w:pPr>
      <w:r w:rsidRPr="00903DBA">
        <w:rPr>
          <w:highlight w:val="white"/>
        </w:rPr>
        <w:t xml:space="preserve">        shortInt = FALSE;</w:t>
      </w:r>
    </w:p>
    <w:p w14:paraId="5BA87887" w14:textId="77777777" w:rsidR="00442030" w:rsidRPr="00903DBA" w:rsidRDefault="00442030" w:rsidP="00A30592">
      <w:pPr>
        <w:pStyle w:val="Code"/>
        <w:rPr>
          <w:highlight w:val="white"/>
        </w:rPr>
      </w:pPr>
      <w:r w:rsidRPr="00903DBA">
        <w:rPr>
          <w:highlight w:val="white"/>
        </w:rPr>
        <w:t xml:space="preserve">        longInt = FALSE;</w:t>
      </w:r>
    </w:p>
    <w:p w14:paraId="6924CD40" w14:textId="77777777" w:rsidR="00442030" w:rsidRPr="00903DBA" w:rsidRDefault="00442030" w:rsidP="00A30592">
      <w:pPr>
        <w:pStyle w:val="Code"/>
        <w:rPr>
          <w:highlight w:val="white"/>
        </w:rPr>
      </w:pPr>
      <w:r w:rsidRPr="00903DBA">
        <w:rPr>
          <w:highlight w:val="white"/>
        </w:rPr>
        <w:t xml:space="preserve">        longDouble = FALSE;</w:t>
      </w:r>
    </w:p>
    <w:p w14:paraId="43E2F3E8" w14:textId="77777777" w:rsidR="00442030" w:rsidRPr="00903DBA" w:rsidRDefault="00442030" w:rsidP="00A30592">
      <w:pPr>
        <w:pStyle w:val="Code"/>
        <w:rPr>
          <w:highlight w:val="white"/>
        </w:rPr>
      </w:pPr>
      <w:r w:rsidRPr="00903DBA">
        <w:rPr>
          <w:highlight w:val="white"/>
        </w:rPr>
        <w:t xml:space="preserve">        width = 0;</w:t>
      </w:r>
    </w:p>
    <w:p w14:paraId="74B3D515" w14:textId="77777777" w:rsidR="00442030" w:rsidRPr="00903DBA" w:rsidRDefault="00442030" w:rsidP="00A30592">
      <w:pPr>
        <w:pStyle w:val="Code"/>
        <w:rPr>
          <w:highlight w:val="white"/>
        </w:rPr>
      </w:pPr>
      <w:r w:rsidRPr="00903DBA">
        <w:rPr>
          <w:highlight w:val="white"/>
        </w:rPr>
        <w:t xml:space="preserve">        precision = 0;</w:t>
      </w:r>
    </w:p>
    <w:p w14:paraId="3202839C" w14:textId="77777777" w:rsidR="00442030" w:rsidRPr="00903DBA" w:rsidRDefault="00442030" w:rsidP="00A30592">
      <w:pPr>
        <w:pStyle w:val="Code"/>
        <w:rPr>
          <w:highlight w:val="white"/>
        </w:rPr>
      </w:pPr>
      <w:r w:rsidRPr="00903DBA">
        <w:rPr>
          <w:highlight w:val="white"/>
        </w:rPr>
        <w:t xml:space="preserve">      }</w:t>
      </w:r>
    </w:p>
    <w:p w14:paraId="257FD09D" w14:textId="77777777" w:rsidR="00442030" w:rsidRPr="00903DBA" w:rsidRDefault="00442030" w:rsidP="00A30592">
      <w:pPr>
        <w:pStyle w:val="Code"/>
        <w:rPr>
          <w:highlight w:val="white"/>
        </w:rPr>
      </w:pPr>
      <w:r w:rsidRPr="00903DBA">
        <w:rPr>
          <w:highlight w:val="white"/>
        </w:rPr>
        <w:t xml:space="preserve">      else {</w:t>
      </w:r>
    </w:p>
    <w:p w14:paraId="3372E1D1" w14:textId="77777777" w:rsidR="00442030" w:rsidRPr="00903DBA" w:rsidRDefault="00442030" w:rsidP="00A30592">
      <w:pPr>
        <w:pStyle w:val="Code"/>
        <w:rPr>
          <w:highlight w:val="white"/>
        </w:rPr>
      </w:pPr>
      <w:r w:rsidRPr="00903DBA">
        <w:rPr>
          <w:highlight w:val="white"/>
        </w:rPr>
        <w:t xml:space="preserve">        printChar(c);</w:t>
      </w:r>
    </w:p>
    <w:p w14:paraId="594DCD0A" w14:textId="77777777" w:rsidR="00442030" w:rsidRPr="00903DBA" w:rsidRDefault="00442030" w:rsidP="00A30592">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632BE959" w:rsidR="00442030" w:rsidRPr="00903DBA" w:rsidRDefault="00A30592" w:rsidP="00A30592">
      <w:pPr>
        <w:pStyle w:val="Rubrik3"/>
        <w:rPr>
          <w:highlight w:val="white"/>
        </w:rPr>
      </w:pPr>
      <w:r>
        <w:rPr>
          <w:highlight w:val="white"/>
        </w:rPr>
        <w:t>printf</w:t>
      </w: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103700B4" w:rsidR="00265BDF" w:rsidRPr="00903DBA" w:rsidRDefault="00D30C46" w:rsidP="00D30C46">
      <w:pPr>
        <w:pStyle w:val="Rubrik2"/>
      </w:pPr>
      <w:bookmarkStart w:id="594" w:name="_Toc59126303"/>
      <w:r>
        <w:t>Standard Input</w:t>
      </w:r>
      <w:bookmarkEnd w:id="594"/>
    </w:p>
    <w:p w14:paraId="29AFA940" w14:textId="74759390" w:rsidR="00594DB0" w:rsidRPr="00903DBA" w:rsidRDefault="008D6750" w:rsidP="00E65FE6">
      <w:pPr>
        <w:pStyle w:val="CodeHeader"/>
      </w:pPr>
      <w:r w:rsidRPr="00903DBA">
        <w:t>s</w:t>
      </w:r>
      <w:r w:rsidR="00594DB0" w:rsidRPr="00903DBA">
        <w:t>canf.h</w:t>
      </w:r>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r w:rsidRPr="00903DBA">
        <w:t>s</w:t>
      </w:r>
      <w:r w:rsidR="008361EE" w:rsidRPr="00903DBA">
        <w:t>canf.c</w:t>
      </w:r>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1AFBD015" w:rsidR="00442030" w:rsidRPr="00903DBA" w:rsidRDefault="006F44C2" w:rsidP="006F44C2">
      <w:pPr>
        <w:pStyle w:val="Rubrik3"/>
        <w:rPr>
          <w:highlight w:val="white"/>
        </w:rPr>
      </w:pPr>
      <w:r>
        <w:rPr>
          <w:highlight w:val="white"/>
        </w:rPr>
        <w:t>Scan Character and String</w:t>
      </w: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lastRenderedPageBreak/>
        <w:t>}</w:t>
      </w:r>
    </w:p>
    <w:p w14:paraId="3343FDFE" w14:textId="51535F67" w:rsidR="00F113EB" w:rsidRPr="00903DBA" w:rsidRDefault="00722053" w:rsidP="00722053">
      <w:pPr>
        <w:pStyle w:val="Rubrik3"/>
        <w:rPr>
          <w:highlight w:val="white"/>
        </w:rPr>
      </w:pPr>
      <w:r>
        <w:rPr>
          <w:highlight w:val="white"/>
        </w:rPr>
        <w:t>Scan Pattern</w:t>
      </w: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lastRenderedPageBreak/>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lastRenderedPageBreak/>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lastRenderedPageBreak/>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lastRenderedPageBreak/>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526C525A" w:rsidR="00442030" w:rsidRPr="00903DBA" w:rsidRDefault="00722053" w:rsidP="00722053">
      <w:pPr>
        <w:pStyle w:val="Rubrik3"/>
        <w:rPr>
          <w:highlight w:val="white"/>
        </w:rPr>
      </w:pPr>
      <w:r>
        <w:rPr>
          <w:highlight w:val="white"/>
        </w:rPr>
        <w:t>Scan Format</w:t>
      </w: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lastRenderedPageBreak/>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lastRenderedPageBreak/>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lastRenderedPageBreak/>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lastRenderedPageBreak/>
        <w:t>}</w:t>
      </w:r>
    </w:p>
    <w:p w14:paraId="14E234AA" w14:textId="6A6282F0" w:rsidR="00442030" w:rsidRPr="00903DBA" w:rsidRDefault="00722053" w:rsidP="00722053">
      <w:pPr>
        <w:pStyle w:val="Rubrik3"/>
        <w:rPr>
          <w:highlight w:val="white"/>
        </w:rPr>
      </w:pPr>
      <w:r>
        <w:rPr>
          <w:highlight w:val="white"/>
        </w:rPr>
        <w:t>scanf</w:t>
      </w: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EC97702" w14:textId="77777777" w:rsidR="00A67CC7" w:rsidRPr="00A67CC7" w:rsidRDefault="00A67CC7" w:rsidP="00A67CC7">
      <w:pPr>
        <w:pStyle w:val="Rubrik2"/>
      </w:pPr>
      <w:bookmarkStart w:id="595" w:name="_Toc59126304"/>
      <w:r>
        <w:t>File Management</w:t>
      </w:r>
    </w:p>
    <w:bookmarkEnd w:id="595"/>
    <w:p w14:paraId="174C04F8" w14:textId="1B67F95A" w:rsidR="00577582" w:rsidRPr="00903DBA" w:rsidRDefault="008D6750" w:rsidP="00E65FE6">
      <w:pPr>
        <w:pStyle w:val="CodeHeader"/>
      </w:pPr>
      <w:r w:rsidRPr="00903DBA">
        <w:t>f</w:t>
      </w:r>
      <w:r w:rsidR="006217C5" w:rsidRPr="00903DBA">
        <w:t>ile.h</w:t>
      </w:r>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lastRenderedPageBreak/>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r w:rsidRPr="00903DBA">
        <w:lastRenderedPageBreak/>
        <w:t>f</w:t>
      </w:r>
      <w:r w:rsidR="000644C3" w:rsidRPr="00903DBA">
        <w:t>ile.c</w:t>
      </w:r>
    </w:p>
    <w:p w14:paraId="44C5EAD9" w14:textId="77777777" w:rsidR="00C25FEE" w:rsidRPr="00903DBA" w:rsidRDefault="00C25FEE" w:rsidP="00C25FEE">
      <w:pPr>
        <w:pStyle w:val="Code"/>
        <w:rPr>
          <w:highlight w:val="white"/>
        </w:rPr>
      </w:pPr>
      <w:bookmarkStart w:id="596"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67E84AE1" w:rsidR="00C25FEE" w:rsidRPr="00903DBA" w:rsidRDefault="00722053" w:rsidP="00722053">
      <w:pPr>
        <w:pStyle w:val="Rubrik3"/>
        <w:rPr>
          <w:highlight w:val="white"/>
        </w:rPr>
      </w:pPr>
      <w:r>
        <w:rPr>
          <w:highlight w:val="white"/>
        </w:rPr>
        <w:t>File Open and Close</w:t>
      </w: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lastRenderedPageBreak/>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19094272" w:rsidR="00C25FEE" w:rsidRPr="00903DBA" w:rsidRDefault="00722053" w:rsidP="00722053">
      <w:pPr>
        <w:pStyle w:val="Rubrik3"/>
        <w:rPr>
          <w:highlight w:val="white"/>
        </w:rPr>
      </w:pPr>
      <w:r>
        <w:rPr>
          <w:highlight w:val="white"/>
        </w:rPr>
        <w:t>File Remove and Rename</w:t>
      </w: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lastRenderedPageBreak/>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5300E77C" w:rsidR="00C25FEE" w:rsidRPr="00903DBA" w:rsidRDefault="006D155F" w:rsidP="006D155F">
      <w:pPr>
        <w:pStyle w:val="Rubrik3"/>
        <w:rPr>
          <w:highlight w:val="white"/>
        </w:rPr>
      </w:pPr>
      <w:r>
        <w:rPr>
          <w:highlight w:val="white"/>
        </w:rPr>
        <w:t>Buffer</w:t>
      </w: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6992F87C" w:rsidR="00C25FEE" w:rsidRPr="00903DBA" w:rsidRDefault="006D155F" w:rsidP="006D155F">
      <w:pPr>
        <w:pStyle w:val="Rubrik3"/>
        <w:rPr>
          <w:highlight w:val="white"/>
        </w:rPr>
      </w:pPr>
      <w:r>
        <w:rPr>
          <w:highlight w:val="white"/>
        </w:rPr>
        <w:lastRenderedPageBreak/>
        <w:t>Character and String</w:t>
      </w: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619B1A14" w:rsidR="00C25FEE" w:rsidRPr="00903DBA" w:rsidRDefault="006D155F" w:rsidP="006D155F">
      <w:pPr>
        <w:pStyle w:val="Rubrik3"/>
        <w:rPr>
          <w:highlight w:val="white"/>
        </w:rPr>
      </w:pPr>
      <w:r>
        <w:rPr>
          <w:highlight w:val="white"/>
        </w:rPr>
        <w:t>Reading and Writing</w:t>
      </w: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lastRenderedPageBreak/>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3CE586AA" w:rsidR="00C25FEE" w:rsidRPr="00903DBA" w:rsidRDefault="006D155F" w:rsidP="006D155F">
      <w:pPr>
        <w:pStyle w:val="Rubrik3"/>
        <w:rPr>
          <w:highlight w:val="white"/>
        </w:rPr>
      </w:pPr>
      <w:r>
        <w:rPr>
          <w:highlight w:val="white"/>
        </w:rPr>
        <w:t>File Positioning</w:t>
      </w: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11727622" w:rsidR="00C25FEE" w:rsidRPr="00903DBA" w:rsidRDefault="00424985" w:rsidP="00424985">
      <w:pPr>
        <w:pStyle w:val="Rubrik3"/>
        <w:rPr>
          <w:highlight w:val="white"/>
        </w:rPr>
      </w:pPr>
      <w:r>
        <w:rPr>
          <w:highlight w:val="white"/>
        </w:rPr>
        <w:t>Error Messages</w:t>
      </w:r>
    </w:p>
    <w:p w14:paraId="1C1BCA2B" w14:textId="77777777" w:rsidR="00424985" w:rsidRPr="00903DBA" w:rsidRDefault="00424985" w:rsidP="00424985">
      <w:pPr>
        <w:pStyle w:val="Code"/>
        <w:rPr>
          <w:highlight w:val="white"/>
        </w:rPr>
      </w:pPr>
      <w:r w:rsidRPr="00903DBA">
        <w:rPr>
          <w:highlight w:val="white"/>
        </w:rPr>
        <w:t>void clearerr(FILE* stream) {</w:t>
      </w:r>
    </w:p>
    <w:p w14:paraId="7127A0A5" w14:textId="77777777" w:rsidR="00424985" w:rsidRPr="00903DBA" w:rsidRDefault="00424985" w:rsidP="00424985">
      <w:pPr>
        <w:pStyle w:val="Code"/>
        <w:rPr>
          <w:highlight w:val="white"/>
        </w:rPr>
      </w:pPr>
      <w:r w:rsidRPr="00903DBA">
        <w:rPr>
          <w:highlight w:val="white"/>
        </w:rPr>
        <w:t xml:space="preserve">  stream-&gt;errno = errno = 0;</w:t>
      </w:r>
    </w:p>
    <w:p w14:paraId="184ACFA8" w14:textId="77777777" w:rsidR="00424985" w:rsidRPr="00903DBA" w:rsidRDefault="00424985" w:rsidP="00424985">
      <w:pPr>
        <w:pStyle w:val="Code"/>
        <w:rPr>
          <w:highlight w:val="white"/>
        </w:rPr>
      </w:pPr>
      <w:r w:rsidRPr="00903DBA">
        <w:rPr>
          <w:highlight w:val="white"/>
        </w:rPr>
        <w:t>}</w:t>
      </w:r>
    </w:p>
    <w:p w14:paraId="090D214C" w14:textId="77777777" w:rsidR="00424985" w:rsidRPr="00903DBA" w:rsidRDefault="00424985" w:rsidP="00424985">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t>}</w:t>
      </w:r>
    </w:p>
    <w:p w14:paraId="428D7C4D" w14:textId="76EF2AB1" w:rsidR="00D62A8B" w:rsidRPr="00903DBA" w:rsidRDefault="004007C3" w:rsidP="00C25FEE">
      <w:pPr>
        <w:pStyle w:val="Rubrik2"/>
      </w:pPr>
      <w:bookmarkStart w:id="597" w:name="_Toc59126305"/>
      <w:r w:rsidRPr="00903DBA">
        <w:t>The Standard Library</w:t>
      </w:r>
      <w:bookmarkEnd w:id="597"/>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96"/>
    <w:p w14:paraId="6289FDFB" w14:textId="4B5A32CA" w:rsidR="003420EA" w:rsidRPr="00903DBA" w:rsidRDefault="004B0675" w:rsidP="00E65FE6">
      <w:pPr>
        <w:pStyle w:val="CodeHeader"/>
      </w:pPr>
      <w:r w:rsidRPr="00903DBA">
        <w:t>s</w:t>
      </w:r>
      <w:r w:rsidR="003420EA" w:rsidRPr="00903DBA">
        <w:t>td</w:t>
      </w:r>
      <w:r w:rsidRPr="00903DBA">
        <w:t>l</w:t>
      </w:r>
      <w:r w:rsidR="003420EA" w:rsidRPr="00903DBA">
        <w:t>ib.h</w:t>
      </w:r>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lastRenderedPageBreak/>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r w:rsidRPr="00903DBA">
        <w:t>s</w:t>
      </w:r>
      <w:r w:rsidR="008977FB" w:rsidRPr="00903DBA">
        <w:t>td</w:t>
      </w:r>
      <w:r w:rsidRPr="00903DBA">
        <w:t>l</w:t>
      </w:r>
      <w:r w:rsidR="008977FB" w:rsidRPr="00903DBA">
        <w:t>ib.c</w:t>
      </w:r>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514ED686" w:rsidR="00C63B16" w:rsidRDefault="00C63B16" w:rsidP="00C63B16">
      <w:pPr>
        <w:pStyle w:val="Code"/>
        <w:rPr>
          <w:highlight w:val="white"/>
        </w:rPr>
      </w:pPr>
      <w:r w:rsidRPr="00903DBA">
        <w:rPr>
          <w:highlight w:val="white"/>
        </w:rPr>
        <w:t>extern FILE g_fileArray[];</w:t>
      </w:r>
    </w:p>
    <w:p w14:paraId="5888BD27" w14:textId="24A5D511" w:rsidR="00292E53" w:rsidRPr="00903DBA" w:rsidRDefault="00292E53" w:rsidP="00292E53">
      <w:pPr>
        <w:pStyle w:val="Rubrik3"/>
        <w:rPr>
          <w:highlight w:val="white"/>
        </w:rPr>
      </w:pPr>
      <w:r>
        <w:rPr>
          <w:highlight w:val="white"/>
        </w:rPr>
        <w:lastRenderedPageBreak/>
        <w:t>Type Casting</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7DF6A1A0"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r w:rsidR="00665BD2">
        <w:rPr>
          <w:highlight w:val="white"/>
        </w:rPr>
        <w:t>function casts a string to a long integer with the given base.</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46590BD8" w14:textId="612848D7" w:rsidR="00665BD2" w:rsidRPr="00903DBA" w:rsidRDefault="009C1BF4" w:rsidP="00665BD2">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r w:rsidR="00665BD2">
        <w:rPr>
          <w:highlight w:val="white"/>
        </w:rPr>
        <w:t>function casts a string to a long integer with the given base.</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lastRenderedPageBreak/>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21636429" w14:textId="7D83DBA8" w:rsidR="00C63B16" w:rsidRPr="00903DBA" w:rsidRDefault="00665BD2" w:rsidP="00665BD2">
      <w:pPr>
        <w:pStyle w:val="Rubrik3"/>
        <w:rPr>
          <w:highlight w:val="white"/>
        </w:rPr>
      </w:pPr>
      <w:r>
        <w:rPr>
          <w:highlight w:val="white"/>
        </w:rPr>
        <w:t>Environment Variables</w:t>
      </w: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0C472F78" w14:textId="23A58A12" w:rsidR="00C63B16" w:rsidRPr="00903DBA" w:rsidRDefault="00665BD2" w:rsidP="00665BD2">
      <w:pPr>
        <w:pStyle w:val="Rubrik3"/>
        <w:rPr>
          <w:highlight w:val="white"/>
        </w:rPr>
      </w:pPr>
      <w:r>
        <w:rPr>
          <w:highlight w:val="white"/>
        </w:rPr>
        <w:t>Searching</w:t>
      </w: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lastRenderedPageBreak/>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50A13C40" w14:textId="77777777" w:rsidR="00665BD2" w:rsidRDefault="00665BD2" w:rsidP="00665BD2">
      <w:pPr>
        <w:pStyle w:val="Rubrik3"/>
        <w:rPr>
          <w:highlight w:val="white"/>
        </w:rPr>
      </w:pPr>
      <w:r>
        <w:rPr>
          <w:highlight w:val="white"/>
        </w:rPr>
        <w:t>Random Number Generation</w:t>
      </w:r>
    </w:p>
    <w:p w14:paraId="44979A13" w14:textId="03BBA478"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0AF47835" w:rsidR="00C63B16" w:rsidRPr="00903DBA" w:rsidRDefault="0096149D" w:rsidP="0096149D">
      <w:pPr>
        <w:pStyle w:val="Rubrik3"/>
        <w:rPr>
          <w:highlight w:val="white"/>
        </w:rPr>
      </w:pPr>
      <w:r>
        <w:rPr>
          <w:highlight w:val="white"/>
        </w:rPr>
        <w:t>Abortion and Exit</w:t>
      </w:r>
    </w:p>
    <w:p w14:paraId="5244BD27" w14:textId="77777777" w:rsidR="0096149D" w:rsidRPr="00903DBA" w:rsidRDefault="0096149D" w:rsidP="0096149D">
      <w:pPr>
        <w:pStyle w:val="Code"/>
        <w:rPr>
          <w:highlight w:val="white"/>
        </w:rPr>
      </w:pPr>
      <w:r w:rsidRPr="00903DBA">
        <w:rPr>
          <w:highlight w:val="white"/>
        </w:rPr>
        <w:t>void abort(void) {</w:t>
      </w:r>
    </w:p>
    <w:p w14:paraId="32195996" w14:textId="77777777" w:rsidR="0096149D" w:rsidRPr="00903DBA" w:rsidRDefault="0096149D" w:rsidP="0096149D">
      <w:pPr>
        <w:pStyle w:val="Code"/>
        <w:rPr>
          <w:highlight w:val="white"/>
        </w:rPr>
      </w:pPr>
      <w:r w:rsidRPr="00903DBA">
        <w:rPr>
          <w:highlight w:val="white"/>
        </w:rPr>
        <w:t>#ifdef __WINDOWS__</w:t>
      </w:r>
    </w:p>
    <w:p w14:paraId="118E8FDC" w14:textId="77777777" w:rsidR="0096149D" w:rsidRPr="00903DBA" w:rsidRDefault="0096149D" w:rsidP="0096149D">
      <w:pPr>
        <w:pStyle w:val="Code"/>
        <w:rPr>
          <w:highlight w:val="white"/>
        </w:rPr>
      </w:pPr>
      <w:r w:rsidRPr="00903DBA">
        <w:rPr>
          <w:highlight w:val="white"/>
        </w:rPr>
        <w:t xml:space="preserve">  register_ah = 0x4Cs;</w:t>
      </w:r>
    </w:p>
    <w:p w14:paraId="25319F86" w14:textId="77777777" w:rsidR="0096149D" w:rsidRPr="00903DBA" w:rsidRDefault="0096149D" w:rsidP="0096149D">
      <w:pPr>
        <w:pStyle w:val="Code"/>
        <w:rPr>
          <w:highlight w:val="white"/>
        </w:rPr>
      </w:pPr>
      <w:r w:rsidRPr="00903DBA">
        <w:rPr>
          <w:highlight w:val="white"/>
        </w:rPr>
        <w:t xml:space="preserve">  register_al = -1s;</w:t>
      </w:r>
    </w:p>
    <w:p w14:paraId="7BC19EC9" w14:textId="77777777" w:rsidR="0096149D" w:rsidRPr="00903DBA" w:rsidRDefault="0096149D" w:rsidP="0096149D">
      <w:pPr>
        <w:pStyle w:val="Code"/>
        <w:rPr>
          <w:highlight w:val="white"/>
        </w:rPr>
      </w:pPr>
      <w:r w:rsidRPr="00903DBA">
        <w:rPr>
          <w:highlight w:val="white"/>
        </w:rPr>
        <w:t xml:space="preserve">  interrupt(0x21s);</w:t>
      </w:r>
    </w:p>
    <w:p w14:paraId="4DF56D52" w14:textId="77777777" w:rsidR="0096149D" w:rsidRPr="00903DBA" w:rsidRDefault="0096149D" w:rsidP="0096149D">
      <w:pPr>
        <w:pStyle w:val="Code"/>
        <w:rPr>
          <w:highlight w:val="white"/>
        </w:rPr>
      </w:pPr>
      <w:r w:rsidRPr="00903DBA">
        <w:rPr>
          <w:highlight w:val="white"/>
        </w:rPr>
        <w:t>#endif</w:t>
      </w:r>
    </w:p>
    <w:p w14:paraId="5B6FB6A2" w14:textId="77777777" w:rsidR="0096149D" w:rsidRPr="00903DBA" w:rsidRDefault="0096149D" w:rsidP="0096149D">
      <w:pPr>
        <w:pStyle w:val="Code"/>
        <w:rPr>
          <w:highlight w:val="white"/>
        </w:rPr>
      </w:pPr>
    </w:p>
    <w:p w14:paraId="67BE4881" w14:textId="77777777" w:rsidR="0096149D" w:rsidRPr="00903DBA" w:rsidRDefault="0096149D" w:rsidP="0096149D">
      <w:pPr>
        <w:pStyle w:val="Code"/>
        <w:rPr>
          <w:highlight w:val="white"/>
        </w:rPr>
      </w:pPr>
      <w:r w:rsidRPr="00903DBA">
        <w:rPr>
          <w:highlight w:val="white"/>
        </w:rPr>
        <w:t>#ifdef __LINUX__</w:t>
      </w:r>
    </w:p>
    <w:p w14:paraId="09F06D09" w14:textId="77777777" w:rsidR="0096149D" w:rsidRPr="00903DBA" w:rsidRDefault="0096149D" w:rsidP="0096149D">
      <w:pPr>
        <w:pStyle w:val="Code"/>
        <w:rPr>
          <w:highlight w:val="white"/>
        </w:rPr>
      </w:pPr>
      <w:r w:rsidRPr="00903DBA">
        <w:rPr>
          <w:highlight w:val="white"/>
        </w:rPr>
        <w:t xml:space="preserve">  register_rax = 60L;</w:t>
      </w:r>
    </w:p>
    <w:p w14:paraId="6793A285" w14:textId="77777777" w:rsidR="0096149D" w:rsidRPr="00903DBA" w:rsidRDefault="0096149D" w:rsidP="0096149D">
      <w:pPr>
        <w:pStyle w:val="Code"/>
        <w:rPr>
          <w:highlight w:val="white"/>
        </w:rPr>
      </w:pPr>
      <w:r w:rsidRPr="00903DBA">
        <w:rPr>
          <w:highlight w:val="white"/>
        </w:rPr>
        <w:t xml:space="preserve">  register_rdi = -1L;</w:t>
      </w:r>
    </w:p>
    <w:p w14:paraId="25CEC79F" w14:textId="77777777" w:rsidR="0096149D" w:rsidRPr="00903DBA" w:rsidRDefault="0096149D" w:rsidP="0096149D">
      <w:pPr>
        <w:pStyle w:val="Code"/>
        <w:rPr>
          <w:highlight w:val="white"/>
        </w:rPr>
      </w:pPr>
      <w:r w:rsidRPr="00903DBA">
        <w:rPr>
          <w:highlight w:val="white"/>
        </w:rPr>
        <w:t xml:space="preserve">  syscall();</w:t>
      </w:r>
    </w:p>
    <w:p w14:paraId="08CCE98B" w14:textId="77777777" w:rsidR="0096149D" w:rsidRPr="00903DBA" w:rsidRDefault="0096149D" w:rsidP="0096149D">
      <w:pPr>
        <w:pStyle w:val="Code"/>
        <w:rPr>
          <w:highlight w:val="white"/>
        </w:rPr>
      </w:pPr>
      <w:r w:rsidRPr="00903DBA">
        <w:rPr>
          <w:highlight w:val="white"/>
        </w:rPr>
        <w:t>#endif</w:t>
      </w:r>
    </w:p>
    <w:p w14:paraId="3828379D" w14:textId="77777777" w:rsidR="0096149D" w:rsidRPr="00903DBA" w:rsidRDefault="0096149D" w:rsidP="0096149D">
      <w:pPr>
        <w:pStyle w:val="Code"/>
        <w:rPr>
          <w:highlight w:val="white"/>
        </w:rPr>
      </w:pPr>
      <w:r w:rsidRPr="00903DBA">
        <w:rPr>
          <w:highlight w:val="white"/>
        </w:rPr>
        <w:t>}</w:t>
      </w:r>
    </w:p>
    <w:p w14:paraId="2C696DDA" w14:textId="77777777" w:rsidR="0096149D" w:rsidRDefault="0096149D" w:rsidP="00C63B16">
      <w:pPr>
        <w:pStyle w:val="Code"/>
        <w:rPr>
          <w:highlight w:val="white"/>
        </w:rPr>
      </w:pPr>
    </w:p>
    <w:p w14:paraId="2113A165" w14:textId="79EA4BC3"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lastRenderedPageBreak/>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FF6E76F" w:rsidR="00C63B16" w:rsidRPr="00903DBA" w:rsidRDefault="00C9020A" w:rsidP="00C9020A">
      <w:pPr>
        <w:pStyle w:val="Rubrik3"/>
        <w:rPr>
          <w:highlight w:val="white"/>
        </w:rPr>
      </w:pPr>
      <w:r>
        <w:rPr>
          <w:highlight w:val="white"/>
        </w:rPr>
        <w:t>Sorting</w:t>
      </w: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3E482079" w:rsidR="00714049" w:rsidRPr="00903DBA" w:rsidRDefault="00C9020A" w:rsidP="00C9020A">
      <w:pPr>
        <w:pStyle w:val="Rubrik3"/>
        <w:rPr>
          <w:highlight w:val="white"/>
        </w:rPr>
      </w:pPr>
      <w:r>
        <w:rPr>
          <w:highlight w:val="white"/>
        </w:rPr>
        <w:t>Absolute Values</w:t>
      </w: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3872DB28" w:rsidR="00C63B16" w:rsidRPr="00903DBA" w:rsidRDefault="00C9020A" w:rsidP="00C9020A">
      <w:pPr>
        <w:pStyle w:val="Rubrik3"/>
        <w:rPr>
          <w:highlight w:val="white"/>
        </w:rPr>
      </w:pPr>
      <w:r>
        <w:rPr>
          <w:highlight w:val="white"/>
        </w:rPr>
        <w:t>Division and Modulo</w:t>
      </w: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72B591EF" w14:textId="47312408" w:rsidR="00C71817" w:rsidRDefault="00C71817" w:rsidP="00807E0C">
      <w:pPr>
        <w:pStyle w:val="Rubrik3"/>
      </w:pPr>
      <w:bookmarkStart w:id="598" w:name="_Toc59126306"/>
      <w:r>
        <w:t>Dynamic Memory Management</w:t>
      </w:r>
    </w:p>
    <w:p w14:paraId="2332CA91" w14:textId="77777777" w:rsidR="00C71817" w:rsidRPr="00C71817" w:rsidRDefault="00C71817" w:rsidP="00C71817"/>
    <w:p w14:paraId="49B8A31E" w14:textId="031626CB" w:rsidR="00D62A8B" w:rsidRPr="00903DBA" w:rsidRDefault="00966D02" w:rsidP="00265BDF">
      <w:pPr>
        <w:pStyle w:val="Rubrik2"/>
      </w:pPr>
      <w:r w:rsidRPr="00903DBA">
        <w:t>T</w:t>
      </w:r>
      <w:r w:rsidR="00D62A8B" w:rsidRPr="00903DBA">
        <w:t>ime</w:t>
      </w:r>
      <w:bookmarkEnd w:id="598"/>
    </w:p>
    <w:p w14:paraId="4B568326" w14:textId="26EBB4A4" w:rsidR="00487292" w:rsidRPr="00903DBA" w:rsidRDefault="004B0675" w:rsidP="00E65FE6">
      <w:pPr>
        <w:pStyle w:val="CodeHeader"/>
      </w:pPr>
      <w:r w:rsidRPr="00903DBA">
        <w:t>t</w:t>
      </w:r>
      <w:r w:rsidR="00487292" w:rsidRPr="00903DBA">
        <w:t>ime</w:t>
      </w:r>
      <w:r w:rsidR="00966D02" w:rsidRPr="00903DBA">
        <w:t>.h</w:t>
      </w:r>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r w:rsidRPr="00903DBA">
        <w:t>t</w:t>
      </w:r>
      <w:r w:rsidR="003211B0" w:rsidRPr="00903DBA">
        <w:t>ime.c</w:t>
      </w:r>
    </w:p>
    <w:p w14:paraId="548B50E4" w14:textId="77777777" w:rsidR="00E77B17" w:rsidRPr="00903DBA" w:rsidRDefault="00E77B17" w:rsidP="00E77B17">
      <w:pPr>
        <w:pStyle w:val="Code"/>
        <w:rPr>
          <w:highlight w:val="white"/>
        </w:rPr>
      </w:pPr>
      <w:bookmarkStart w:id="599" w:name="_Ref54018755"/>
      <w:bookmarkStart w:id="600"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51B75477" w:rsidR="00E77B17" w:rsidRPr="00903DBA" w:rsidRDefault="00424985" w:rsidP="00424985">
      <w:pPr>
        <w:pStyle w:val="Rubrik3"/>
        <w:rPr>
          <w:highlight w:val="white"/>
        </w:rPr>
      </w:pPr>
      <w:r>
        <w:rPr>
          <w:highlight w:val="white"/>
        </w:rPr>
        <w:t>Obtaining Time</w:t>
      </w: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lastRenderedPageBreak/>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lastRenderedPageBreak/>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3C7009A9" w:rsidR="00E77B17" w:rsidRPr="00903DBA" w:rsidRDefault="00BF2A54" w:rsidP="00BF2A54">
      <w:pPr>
        <w:pStyle w:val="Rubrik3"/>
        <w:rPr>
          <w:highlight w:val="white"/>
        </w:rPr>
      </w:pPr>
      <w:r>
        <w:rPr>
          <w:highlight w:val="white"/>
        </w:rPr>
        <w:t>Time Formatting</w:t>
      </w: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lastRenderedPageBreak/>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lastRenderedPageBreak/>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lastRenderedPageBreak/>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601" w:name="_Toc59126307"/>
      <w:r w:rsidRPr="00903DBA">
        <w:rPr>
          <w:lang w:val="en-US"/>
        </w:rPr>
        <w:lastRenderedPageBreak/>
        <w:t>The Preprocessor</w:t>
      </w:r>
      <w:bookmarkEnd w:id="599"/>
      <w:bookmarkEnd w:id="601"/>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602" w:name="_Ref418256130"/>
      <w:bookmarkStart w:id="603" w:name="_Toc59126308"/>
      <w:r w:rsidRPr="00903DBA">
        <w:t xml:space="preserve">The Expression </w:t>
      </w:r>
      <w:r w:rsidR="007C4A54" w:rsidRPr="00903DBA">
        <w:t xml:space="preserve">Scanner and </w:t>
      </w:r>
      <w:r w:rsidRPr="00903DBA">
        <w:t>Parser</w:t>
      </w:r>
      <w:bookmarkEnd w:id="602"/>
      <w:bookmarkEnd w:id="603"/>
    </w:p>
    <w:p w14:paraId="078B90C0" w14:textId="65B8E3E3"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r w:rsidRPr="00903DBA">
        <w:rPr>
          <w:rStyle w:val="CodeInText"/>
        </w:rPr>
        <w:t>elif</w:t>
      </w:r>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461860">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604" w:name="_Toc59126309"/>
      <w:r w:rsidRPr="00903DBA">
        <w:t>The Grammar</w:t>
      </w:r>
      <w:bookmarkEnd w:id="604"/>
    </w:p>
    <w:p w14:paraId="640DDAFA" w14:textId="2DA302AE"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461860">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605" w:name="_Toc59126310"/>
      <w:r w:rsidRPr="00903DBA">
        <w:t>The Parser</w:t>
      </w:r>
      <w:bookmarkEnd w:id="605"/>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r w:rsidRPr="00903DBA">
        <w:t>ExpressionParser.gppg</w:t>
      </w:r>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606" w:name="_Ref418278877"/>
      <w:r w:rsidRPr="00903DBA">
        <w:t>ExpressionParser.gppg</w:t>
      </w:r>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607" w:name="_Toc59126311"/>
      <w:r w:rsidRPr="00903DBA">
        <w:t>The Scanner</w:t>
      </w:r>
      <w:bookmarkEnd w:id="606"/>
      <w:bookmarkEnd w:id="607"/>
    </w:p>
    <w:p w14:paraId="3C52097C" w14:textId="65DB3451"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461860">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r w:rsidRPr="00903DBA">
        <w:t>ExpressionScanner.gplex</w:t>
      </w:r>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608" w:name="_Toc59126312"/>
      <w:r w:rsidRPr="00903DBA">
        <w:t>The Pre</w:t>
      </w:r>
      <w:r w:rsidR="00921465" w:rsidRPr="00903DBA">
        <w:t xml:space="preserve">processor </w:t>
      </w:r>
      <w:r w:rsidR="007C4A54" w:rsidRPr="00903DBA">
        <w:t xml:space="preserve">Scanner and </w:t>
      </w:r>
      <w:r w:rsidRPr="00903DBA">
        <w:t>Parser</w:t>
      </w:r>
      <w:bookmarkEnd w:id="608"/>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r w:rsidRPr="00903DBA">
        <w:lastRenderedPageBreak/>
        <w:t>PreParser.gppg</w:t>
      </w:r>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43979B1B"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461860">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r w:rsidRPr="00903DBA">
        <w:t>PreScanner.gplex</w:t>
      </w:r>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609" w:name="_Toc59126313"/>
      <w:r w:rsidRPr="00903DBA">
        <w:t>If</w:t>
      </w:r>
      <w:r w:rsidR="00BB03AD" w:rsidRPr="00903DBA">
        <w:t>-</w:t>
      </w:r>
      <w:r w:rsidRPr="00903DBA">
        <w:t>Else</w:t>
      </w:r>
      <w:r w:rsidR="00BB03AD" w:rsidRPr="00903DBA">
        <w:t>-</w:t>
      </w:r>
      <w:r w:rsidRPr="00903DBA">
        <w:t>Chain</w:t>
      </w:r>
      <w:bookmarkEnd w:id="609"/>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r w:rsidRPr="00903DBA">
        <w:t>IfElseChain.cs</w:t>
      </w:r>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610" w:name="_Toc59126314"/>
      <w:r w:rsidRPr="00903DBA">
        <w:t>The Preprocessor</w:t>
      </w:r>
      <w:bookmarkEnd w:id="610"/>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r w:rsidRPr="00903DBA">
        <w:t>Preprocessor.cs</w:t>
      </w:r>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8C02243"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xml:space="preserve">, and the __WINDOWS__ macro for </w:t>
      </w:r>
      <w:r w:rsidR="00721ABF">
        <w:rPr>
          <w:highlight w:val="white"/>
        </w:rPr>
        <w:t>the Windows environment</w:t>
      </w:r>
      <w:r w:rsidR="00F02367" w:rsidRPr="00903DBA">
        <w:rPr>
          <w:highlight w:val="white"/>
        </w:rPr>
        <w: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611" w:name="_Toc59126315"/>
      <w:r w:rsidRPr="00903DBA">
        <w:t>Tri Graphs</w:t>
      </w:r>
      <w:bookmarkEnd w:id="611"/>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612" w:name="_Toc59126316"/>
      <w:r w:rsidRPr="00903DBA">
        <w:t>Comments, Strings, and Characters</w:t>
      </w:r>
      <w:bookmarkEnd w:id="612"/>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r w:rsidRPr="00903DBA">
        <w:rPr>
          <w:rStyle w:val="CodeInText"/>
        </w:rPr>
        <w:t>traverseLineComment</w:t>
      </w:r>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r w:rsidRPr="00903DBA">
        <w:rPr>
          <w:rStyle w:val="CodeInText"/>
        </w:rPr>
        <w:t>traverseBlockComment</w:t>
      </w:r>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r w:rsidRPr="00903DBA">
        <w:rPr>
          <w:rStyle w:val="CodeInText"/>
        </w:rPr>
        <w:t>traverseString</w:t>
      </w:r>
      <w:r w:rsidRPr="00903DBA">
        <w:t xml:space="preserve"> method needs to keep track of the end of the string (‘\”’), the end of the buffer (‘\0’), or newline in the string (‘\n’). The end of the buffer or newline result in error messages. Moreover, when we find a backslash (‘\\’) we call </w:t>
      </w:r>
      <w:r w:rsidRPr="00903DBA">
        <w:rPr>
          <w:rStyle w:val="CodeInText"/>
        </w:rPr>
        <w:t>doSlash</w:t>
      </w:r>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r w:rsidRPr="00903DBA">
        <w:rPr>
          <w:rStyle w:val="CodeInText"/>
        </w:rPr>
        <w:t>traverseCharacter</w:t>
      </w:r>
      <w:r w:rsidRPr="00903DBA">
        <w:t xml:space="preserve"> method is similar to </w:t>
      </w:r>
      <w:r w:rsidRPr="00903DBA">
        <w:rPr>
          <w:rStyle w:val="CodeInText"/>
        </w:rPr>
        <w:t>traverseString</w:t>
      </w:r>
      <w:r w:rsidRPr="00903DBA">
        <w:t xml:space="preserve"> above, it generates error messages for end-of-line or newline, calls </w:t>
      </w:r>
      <w:r w:rsidRPr="00903DBA">
        <w:rPr>
          <w:rStyle w:val="CodeInText"/>
        </w:rPr>
        <w:t>doSlash</w:t>
      </w:r>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613" w:name="_Ref418258402"/>
      <w:bookmarkStart w:id="614" w:name="_Toc59126317"/>
      <w:r w:rsidRPr="00903DBA">
        <w:t>Slash Codes</w:t>
      </w:r>
      <w:bookmarkEnd w:id="613"/>
      <w:bookmarkEnd w:id="614"/>
    </w:p>
    <w:p w14:paraId="3BC934C2" w14:textId="77777777" w:rsidR="005B1C6D" w:rsidRPr="00903DBA" w:rsidRDefault="005B1C6D" w:rsidP="00E65FE6">
      <w:pPr>
        <w:pStyle w:val="CodeHeader"/>
      </w:pPr>
      <w:r w:rsidRPr="00903DBA">
        <w:t xml:space="preserve">The </w:t>
      </w:r>
      <w:r w:rsidRPr="00E65FE6">
        <w:rPr>
          <w:rStyle w:val="CodeInText"/>
        </w:rPr>
        <w:t>slashToChar</w:t>
      </w:r>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calculated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r w:rsidRPr="00E65FE6">
        <w:rPr>
          <w:rStyle w:val="CodeInText"/>
        </w:rPr>
        <w:t>charToOctal</w:t>
      </w:r>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r w:rsidRPr="00E65FE6">
        <w:rPr>
          <w:rStyle w:val="CodeInText"/>
        </w:rPr>
        <w:t>octalToChar</w:t>
      </w:r>
      <w:r w:rsidRPr="00903DBA">
        <w:t xml:space="preserve"> method is called by the scanner to tralform the octal shalch codes into regular characters.</w:t>
      </w:r>
    </w:p>
    <w:p w14:paraId="2D578CCB" w14:textId="77777777" w:rsidR="005B1C6D" w:rsidRPr="00903DBA" w:rsidRDefault="005B1C6D" w:rsidP="005B1C6D">
      <w:pPr>
        <w:pStyle w:val="Rubrik3"/>
      </w:pPr>
      <w:bookmarkStart w:id="615" w:name="_Toc59126318"/>
      <w:r w:rsidRPr="00903DBA">
        <w:t>The Line List</w:t>
      </w:r>
      <w:bookmarkEnd w:id="615"/>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r w:rsidRPr="00903DBA">
        <w:rPr>
          <w:rStyle w:val="CodeInText"/>
        </w:rPr>
        <w:t>lineBuffer</w:t>
      </w:r>
      <w:r w:rsidRPr="00903DBA">
        <w:t xml:space="preserve">. Since an empty line was added at the end of the line list in </w:t>
      </w:r>
      <w:r w:rsidRPr="00903DBA">
        <w:rPr>
          <w:rStyle w:val="CodeInText"/>
        </w:rPr>
        <w:t>generateLineList</w:t>
      </w:r>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903DBA">
        <w:rPr>
          <w:rStyle w:val="CodeInText"/>
        </w:rPr>
        <w:t>searchForMacros</w:t>
      </w:r>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r w:rsidR="00EC23B2" w:rsidRPr="00903DBA">
        <w:rPr>
          <w:rStyle w:val="CodeInText"/>
        </w:rPr>
        <w:t>I</w:t>
      </w:r>
      <w:r w:rsidRPr="00903DBA">
        <w:rPr>
          <w:rStyle w:val="CodeInText"/>
        </w:rPr>
        <w:t>sVisible</w:t>
      </w:r>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or #</w:t>
      </w:r>
      <w:r w:rsidRPr="00903DBA">
        <w:rPr>
          <w:rStyle w:val="CodeInText"/>
        </w:rPr>
        <w:t>else</w:t>
      </w:r>
      <w:r w:rsidRPr="00903DBA">
        <w:t xml:space="preserve"> preprocessor directive. We use the </w:t>
      </w:r>
      <w:r w:rsidRPr="00903DBA">
        <w:rPr>
          <w:rStyle w:val="CodeInText"/>
        </w:rPr>
        <w:t>Main.IfStack</w:t>
      </w:r>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r w:rsidRPr="00E65FE6">
        <w:t>trimLeft</w:t>
      </w:r>
      <w:r w:rsidRPr="00903DBA">
        <w:t xml:space="preserve"> and </w:t>
      </w:r>
      <w:r w:rsidRPr="00E65FE6">
        <w:rPr>
          <w:rStyle w:val="CodeInText"/>
        </w:rPr>
        <w:t>trimRight</w:t>
      </w:r>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r w:rsidRPr="00E65FE6">
        <w:rPr>
          <w:rStyle w:val="CodeInText"/>
        </w:rPr>
        <w:t>countChar</w:t>
      </w:r>
      <w:r w:rsidRPr="00903DBA">
        <w:t xml:space="preserve"> method simple counts the number of occurrences of the character.</w:t>
      </w:r>
    </w:p>
    <w:p w14:paraId="1E5C1527" w14:textId="77777777" w:rsidR="005B1C6D" w:rsidRPr="00903DBA" w:rsidRDefault="005B1C6D" w:rsidP="005B1C6D">
      <w:pPr>
        <w:pStyle w:val="Rubrik3"/>
      </w:pPr>
      <w:bookmarkStart w:id="616" w:name="_Toc59126319"/>
      <w:r w:rsidRPr="00903DBA">
        <w:t>Lines</w:t>
      </w:r>
      <w:bookmarkEnd w:id="616"/>
    </w:p>
    <w:p w14:paraId="4DA42C7F" w14:textId="77777777" w:rsidR="005B1C6D" w:rsidRPr="00903DBA" w:rsidRDefault="005B1C6D" w:rsidP="00E65FE6">
      <w:pPr>
        <w:pStyle w:val="CodeHeader"/>
      </w:pPr>
      <w:r w:rsidRPr="00903DBA">
        <w:t xml:space="preserve">The </w:t>
      </w:r>
      <w:r w:rsidRPr="00E65FE6">
        <w:t>doLine</w:t>
      </w:r>
      <w:r w:rsidRPr="00903DBA">
        <w:t xml:space="preserve"> method handles the </w:t>
      </w:r>
      <w:r w:rsidRPr="00E65FE6">
        <w:t>#line</w:t>
      </w:r>
      <w:r w:rsidRPr="00903DBA">
        <w:t xml:space="preserve"> directive by setting the </w:t>
      </w:r>
      <w:r w:rsidRPr="00E65FE6">
        <w:t>Main</w:t>
      </w:r>
      <w:r w:rsidRPr="00903DBA">
        <w:t>.</w:t>
      </w:r>
      <w:r w:rsidRPr="00E65FE6">
        <w:t>Path</w:t>
      </w:r>
      <w:r w:rsidRPr="00903DBA">
        <w:t xml:space="preserve"> and </w:t>
      </w:r>
      <w:r w:rsidRPr="00E65FE6">
        <w:t>Main</w:t>
      </w:r>
      <w:r w:rsidRPr="00903DBA">
        <w:t>.</w:t>
      </w:r>
      <w:r w:rsidRPr="00E65FE6">
        <w:rPr>
          <w:rStyle w:val="CodeInText"/>
        </w:rPr>
        <w:t>Line</w:t>
      </w:r>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617" w:name="_Toc59126320"/>
      <w:r w:rsidRPr="00903DBA">
        <w:t>Includes</w:t>
      </w:r>
      <w:bookmarkEnd w:id="617"/>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r w:rsidRPr="00903DBA">
        <w:rPr>
          <w:rStyle w:val="CodeInText"/>
        </w:rPr>
        <w:t>Main.IncludePath</w:t>
      </w:r>
      <w:r w:rsidRPr="00903DBA">
        <w:t>, and the internal files are included locally.</w:t>
      </w:r>
    </w:p>
    <w:p w14:paraId="534D4E94" w14:textId="77777777" w:rsidR="005B1C6D" w:rsidRPr="00903DBA" w:rsidRDefault="005B1C6D" w:rsidP="005B1C6D">
      <w:r w:rsidRPr="00903DBA">
        <w:t xml:space="preserve">The </w:t>
      </w:r>
      <w:r w:rsidRPr="00903DBA">
        <w:rPr>
          <w:rStyle w:val="CodeInText"/>
        </w:rPr>
        <w:t>Main.IncludeSet</w:t>
      </w:r>
      <w:r w:rsidRPr="00903DBA">
        <w:t xml:space="preserve"> set is used to track the included file so that the source file include the files shall be recompiled if it or any of its included files has been changed after the object file. The </w:t>
      </w:r>
      <w:r w:rsidRPr="00903DBA">
        <w:rPr>
          <w:rStyle w:val="CodeInText"/>
        </w:rPr>
        <w:t>Main.IncludeStack</w:t>
      </w:r>
      <w:r w:rsidRPr="00903DBA">
        <w:t xml:space="preserve"> is used to make sure that there is no circular inclusion.</w:t>
      </w:r>
    </w:p>
    <w:p w14:paraId="57CC66D2" w14:textId="77777777" w:rsidR="005B1C6D" w:rsidRPr="00903DBA" w:rsidRDefault="005B1C6D" w:rsidP="005B1C6D">
      <w:r w:rsidRPr="00903DBA">
        <w:t xml:space="preserve">The </w:t>
      </w:r>
      <w:r w:rsidRPr="00903DBA">
        <w:rPr>
          <w:rStyle w:val="CodeInText"/>
        </w:rPr>
        <w:t>Main.Path</w:t>
      </w:r>
      <w:r w:rsidRPr="00903DBA">
        <w:t xml:space="preserve"> and </w:t>
      </w:r>
      <w:r w:rsidRPr="00903DBA">
        <w:rPr>
          <w:rStyle w:val="CodeInText"/>
        </w:rPr>
        <w:t>Main.Line</w:t>
      </w:r>
      <w:r w:rsidRPr="00903DBA">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618" w:name="_Toc59126321"/>
      <w:r w:rsidRPr="00903DBA">
        <w:t>Macros</w:t>
      </w:r>
      <w:bookmarkEnd w:id="618"/>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r w:rsidRPr="00903DBA">
        <w:t>Macro.cs</w:t>
      </w:r>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r w:rsidRPr="00903DBA">
        <w:t>Token.cs</w:t>
      </w:r>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r w:rsidRPr="00903DBA">
        <w:rPr>
          <w:rStyle w:val="CodeInText"/>
        </w:rPr>
        <w:t>doDefine</w:t>
      </w:r>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r w:rsidRPr="00903DBA">
        <w:rPr>
          <w:rStyle w:val="CodeInText"/>
        </w:rPr>
        <w:t>doParameterDefine</w:t>
      </w:r>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r w:rsidRPr="00903DBA">
        <w:t>Preprocessor.cs</w:t>
      </w:r>
    </w:p>
    <w:p w14:paraId="6D281E7F" w14:textId="77777777" w:rsidR="005B1C6D" w:rsidRPr="00903DBA" w:rsidRDefault="005B1C6D" w:rsidP="005B1C6D">
      <w:r w:rsidRPr="00903DBA">
        <w:t xml:space="preserve">The </w:t>
      </w:r>
      <w:r w:rsidRPr="00903DBA">
        <w:rPr>
          <w:rStyle w:val="CodeInText"/>
        </w:rPr>
        <w:t>doParameterDefine</w:t>
      </w:r>
      <w:r w:rsidRPr="00903DBA">
        <w:t xml:space="preserve"> method look into macros with parameters in two steps. First we extract the parameters by calling </w:t>
      </w:r>
      <w:r w:rsidRPr="00903DBA">
        <w:rPr>
          <w:rStyle w:val="CodeInText"/>
        </w:rPr>
        <w:t>scanParameters</w:t>
      </w:r>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r w:rsidRPr="00903DBA">
        <w:rPr>
          <w:rStyle w:val="CodeInText"/>
        </w:rPr>
        <w:t>parameter_index</w:t>
      </w:r>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r w:rsidRPr="00903DBA">
        <w:rPr>
          <w:rStyle w:val="CodeInText"/>
        </w:rPr>
        <w:t>doUndef</w:t>
      </w:r>
      <w:r w:rsidRPr="00903DBA">
        <w:t xml:space="preserve"> method removes a macro from the </w:t>
      </w:r>
      <w:r w:rsidRPr="00903DBA">
        <w:rPr>
          <w:rStyle w:val="CodeInText"/>
        </w:rPr>
        <w:t>MacroMap</w:t>
      </w:r>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619" w:name="_Toc59126322"/>
      <w:r w:rsidRPr="00903DBA">
        <w:t>Conditional Programming</w:t>
      </w:r>
      <w:bookmarkEnd w:id="619"/>
    </w:p>
    <w:p w14:paraId="526D3151" w14:textId="194B189F" w:rsidR="005B1C6D" w:rsidRPr="00903DBA" w:rsidRDefault="005B1C6D" w:rsidP="005B1C6D">
      <w:r w:rsidRPr="00903DBA">
        <w:t xml:space="preserve">With conditional programming, it is possible to exclude part of the source code. The </w:t>
      </w:r>
      <w:r w:rsidRPr="00903DBA">
        <w:rPr>
          <w:rStyle w:val="CodeInText"/>
        </w:rPr>
        <w:t>doIf</w:t>
      </w:r>
      <w:r w:rsidRPr="00903DBA">
        <w:t xml:space="preserve"> method uses the parser of Section </w:t>
      </w:r>
      <w:r w:rsidRPr="00903DBA">
        <w:fldChar w:fldCharType="begin"/>
      </w:r>
      <w:r w:rsidRPr="00903DBA">
        <w:instrText xml:space="preserve"> REF _Ref418256130 \r \h </w:instrText>
      </w:r>
      <w:r w:rsidRPr="00903DBA">
        <w:fldChar w:fldCharType="separate"/>
      </w:r>
      <w:r w:rsidR="00461860">
        <w:t>13.13</w:t>
      </w:r>
      <w:r w:rsidRPr="00903DBA">
        <w:fldChar w:fldCharType="end"/>
      </w:r>
      <w:r w:rsidRPr="00903DBA">
        <w:t xml:space="preserve">. It calls </w:t>
      </w:r>
      <w:r w:rsidRPr="00903DBA">
        <w:rPr>
          <w:rStyle w:val="CodeInText"/>
        </w:rPr>
        <w:t>parseExpression</w:t>
      </w:r>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r w:rsidRPr="00903DBA">
        <w:rPr>
          <w:rStyle w:val="CodeInText"/>
        </w:rPr>
        <w:t>doIfDefined</w:t>
      </w:r>
      <w:r w:rsidRPr="00903DBA">
        <w:t xml:space="preserve"> and </w:t>
      </w:r>
      <w:r w:rsidRPr="00903DBA">
        <w:rPr>
          <w:rStyle w:val="CodeInText"/>
        </w:rPr>
        <w:t>doIfNotDefined</w:t>
      </w:r>
      <w:r w:rsidRPr="00903DBA">
        <w:t xml:space="preserve"> checks if the macro is defined or not, respectively, and add the result to the </w:t>
      </w:r>
      <w:r w:rsidRPr="00903DBA">
        <w:rPr>
          <w:rStyle w:val="CodeInText"/>
        </w:rPr>
        <w:t>Main.IfStack</w:t>
      </w:r>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r w:rsidRPr="00903DBA">
        <w:rPr>
          <w:rStyle w:val="CodeInText"/>
        </w:rPr>
        <w:t>doIfElseIf</w:t>
      </w:r>
      <w:r w:rsidRPr="00903DBA">
        <w:t xml:space="preserve"> method is a little bit more complicated. It checks whether there is a preceding </w:t>
      </w:r>
      <w:r w:rsidRPr="00903DBA">
        <w:rPr>
          <w:rStyle w:val="CodeInText"/>
        </w:rPr>
        <w:t xml:space="preserve">#if </w:t>
      </w:r>
      <w:r w:rsidRPr="00903DBA">
        <w:t>directive (</w:t>
      </w:r>
      <w:r w:rsidRPr="00903DBA">
        <w:rPr>
          <w:rStyle w:val="CodeInText"/>
        </w:rPr>
        <w:t>Main.IfStack</w:t>
      </w:r>
      <w:r w:rsidRPr="00903DBA">
        <w:t xml:space="preserve"> is not empty). Thereafter, it looks up the status of the if-stack. The stack value is a </w:t>
      </w:r>
      <w:r w:rsidR="00E21A59" w:rsidRPr="00903DBA">
        <w:t>ifElseChain</w:t>
      </w:r>
      <w:r w:rsidRPr="00903DBA">
        <w:t xml:space="preserve">, the first value indicates whether the current if-status is true, and the second value gives whether there has been an earlier true if-status. The third value is of type </w:t>
      </w:r>
      <w:r w:rsidRPr="00903DBA">
        <w:rPr>
          <w:rStyle w:val="CodeInText"/>
        </w:rPr>
        <w:t>IfStatus</w:t>
      </w:r>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r w:rsidRPr="00903DBA">
        <w:rPr>
          <w:rStyle w:val="CodeInText"/>
        </w:rPr>
        <w:t>lastTrue</w:t>
      </w:r>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r w:rsidRPr="00903DBA">
        <w:rPr>
          <w:rStyle w:val="CodeInText"/>
        </w:rPr>
        <w:t>doElse</w:t>
      </w:r>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r w:rsidRPr="00903DBA">
        <w:rPr>
          <w:rStyle w:val="CodeInText"/>
        </w:rPr>
        <w:t>doEndIf</w:t>
      </w:r>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620" w:name="_Toc59126323"/>
      <w:r w:rsidRPr="00903DBA">
        <w:t>Macro Expansion</w:t>
      </w:r>
      <w:bookmarkEnd w:id="620"/>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1B8B10DF"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903DBA">
        <w:rPr>
          <w:rStyle w:val="CodeInText"/>
        </w:rPr>
        <w:t>slashToChar</w:t>
      </w:r>
      <w:r w:rsidRPr="00903DBA">
        <w:t xml:space="preserve"> in Section </w:t>
      </w:r>
      <w:r w:rsidRPr="00903DBA">
        <w:fldChar w:fldCharType="begin"/>
      </w:r>
      <w:r w:rsidRPr="00903DBA">
        <w:instrText xml:space="preserve"> REF _Ref418258402 \r \h </w:instrText>
      </w:r>
      <w:r w:rsidRPr="00903DBA">
        <w:fldChar w:fldCharType="separate"/>
      </w:r>
      <w:r w:rsidR="00461860">
        <w:t>13.15.2</w:t>
      </w:r>
      <w:r w:rsidRPr="00903DBA">
        <w:fldChar w:fldCharType="end"/>
      </w:r>
      <w:r w:rsidRPr="00903DBA">
        <w:t>.</w:t>
      </w:r>
    </w:p>
    <w:p w14:paraId="790D7C96" w14:textId="77777777" w:rsidR="005B1C6D" w:rsidRPr="00903DBA" w:rsidRDefault="005B1C6D" w:rsidP="005B1C6D">
      <w:r w:rsidRPr="00903DBA">
        <w:t>When we find and identifier that is a stored macro name (either in m_</w:t>
      </w:r>
      <w:r w:rsidRPr="00903DBA">
        <w:rPr>
          <w:rStyle w:val="CodeInText"/>
        </w:rPr>
        <w:t>specialMacroSet</w:t>
      </w:r>
      <w:r w:rsidRPr="00903DBA">
        <w:t xml:space="preserve"> or </w:t>
      </w:r>
      <w:r w:rsidRPr="00903DBA">
        <w:rPr>
          <w:rStyle w:val="CodeInText"/>
        </w:rPr>
        <w:t>MacroMap</w:t>
      </w:r>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903DBA">
        <w:rPr>
          <w:rStyle w:val="CodeInText"/>
        </w:rPr>
        <w:t>nameStack</w:t>
      </w:r>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r w:rsidRPr="00903DBA">
        <w:rPr>
          <w:rStyle w:val="CodeInText"/>
        </w:rPr>
        <w:t>scanParameters</w:t>
      </w:r>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r w:rsidRPr="00903DBA">
        <w:rPr>
          <w:rStyle w:val="CodeInText"/>
        </w:rPr>
        <w:t>paranCount</w:t>
      </w:r>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r w:rsidRPr="00903DBA">
        <w:rPr>
          <w:rStyle w:val="CodeInText"/>
        </w:rPr>
        <w:t>lookupMacro</w:t>
      </w:r>
      <w:r w:rsidRPr="00903DBA">
        <w:t xml:space="preserve"> method looks up a given macro. If it stored in </w:t>
      </w:r>
      <w:r w:rsidRPr="00903DBA">
        <w:rPr>
          <w:rStyle w:val="CodeInText"/>
        </w:rPr>
        <w:t>MacroMap</w:t>
      </w:r>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r w:rsidRPr="00903DBA">
        <w:rPr>
          <w:rStyle w:val="CodeInText"/>
        </w:rPr>
        <w:t>MacroMap</w:t>
      </w:r>
      <w:r w:rsidRPr="00903DBA">
        <w:t xml:space="preserve">, it may be one of the predefined special macros. The </w:t>
      </w:r>
      <w:r w:rsidRPr="00903DBA">
        <w:rPr>
          <w:rStyle w:val="CodeInText"/>
        </w:rPr>
        <w:t>__STDC__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r w:rsidRPr="00903DBA">
        <w:rPr>
          <w:rStyle w:val="CodeInText"/>
        </w:rPr>
        <w:t>Main.Path</w:t>
      </w:r>
      <w:r w:rsidRPr="00903DBA">
        <w:t xml:space="preserve">), the </w:t>
      </w:r>
      <w:r w:rsidRPr="00903DBA">
        <w:rPr>
          <w:rStyle w:val="CodeInText"/>
        </w:rPr>
        <w:t>__LINE__</w:t>
      </w:r>
      <w:r w:rsidRPr="00903DBA">
        <w:t xml:space="preserve"> macro is replaced by the current line number (</w:t>
      </w:r>
      <w:r w:rsidRPr="00903DBA">
        <w:rPr>
          <w:rStyle w:val="CodeInText"/>
        </w:rPr>
        <w:t>Main.Line</w:t>
      </w:r>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621" w:name="_Toc59126324"/>
      <w:r w:rsidRPr="00903DBA">
        <w:t>String Merging</w:t>
      </w:r>
      <w:bookmarkEnd w:id="621"/>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0E1D045C" w14:textId="77777777" w:rsidR="00FE5DC0" w:rsidRDefault="00FE5DC0" w:rsidP="00FE5DC0">
      <w:pPr>
        <w:pStyle w:val="Rubrik2"/>
      </w:pPr>
      <w:bookmarkStart w:id="622" w:name="_Toc59126325"/>
      <w:bookmarkStart w:id="623" w:name="_Ref57656298"/>
      <w:r w:rsidRPr="00903DBA">
        <w:t>Register Allocation</w:t>
      </w:r>
      <w:bookmarkEnd w:id="622"/>
    </w:p>
    <w:p w14:paraId="0A3CF0AD" w14:textId="77777777" w:rsidR="00FE5DC0" w:rsidRDefault="00FE5DC0" w:rsidP="00FE5DC0">
      <w:r>
        <w:t xml:space="preserve">The architecture holds a set of registers. On particular feature of the registers is that they to some extent overlaps. More specifically, the a, b, c, and d registers overlaps. Below we see the </w:t>
      </w:r>
    </w:p>
    <w:tbl>
      <w:tblPr>
        <w:tblStyle w:val="Tabellrutnt"/>
        <w:tblW w:w="0" w:type="auto"/>
        <w:tblLook w:val="04A0" w:firstRow="1" w:lastRow="0" w:firstColumn="1" w:lastColumn="0" w:noHBand="0" w:noVBand="1"/>
      </w:tblPr>
      <w:tblGrid>
        <w:gridCol w:w="1168"/>
        <w:gridCol w:w="1168"/>
        <w:gridCol w:w="1169"/>
        <w:gridCol w:w="1169"/>
        <w:gridCol w:w="1169"/>
        <w:gridCol w:w="1169"/>
        <w:gridCol w:w="1169"/>
        <w:gridCol w:w="1169"/>
      </w:tblGrid>
      <w:tr w:rsidR="00FE5DC0" w14:paraId="61D11937" w14:textId="77777777" w:rsidTr="00FE5DC0">
        <w:tc>
          <w:tcPr>
            <w:tcW w:w="1168" w:type="dxa"/>
          </w:tcPr>
          <w:p w14:paraId="5EE9D99D" w14:textId="77777777" w:rsidR="00FE5DC0" w:rsidRPr="00CD61AD" w:rsidRDefault="00FE5DC0" w:rsidP="00FE5DC0">
            <w:pPr>
              <w:pStyle w:val="Code"/>
              <w:rPr>
                <w:sz w:val="18"/>
                <w:szCs w:val="18"/>
              </w:rPr>
            </w:pPr>
            <w:r w:rsidRPr="00CD61AD">
              <w:rPr>
                <w:sz w:val="18"/>
                <w:szCs w:val="18"/>
              </w:rPr>
              <w:t>bits 0-7</w:t>
            </w:r>
          </w:p>
        </w:tc>
        <w:tc>
          <w:tcPr>
            <w:tcW w:w="1168" w:type="dxa"/>
          </w:tcPr>
          <w:p w14:paraId="4C4E41CA" w14:textId="77777777" w:rsidR="00FE5DC0" w:rsidRPr="00CD61AD" w:rsidRDefault="00FE5DC0" w:rsidP="00FE5DC0">
            <w:pPr>
              <w:pStyle w:val="Code"/>
              <w:rPr>
                <w:sz w:val="18"/>
                <w:szCs w:val="18"/>
              </w:rPr>
            </w:pPr>
            <w:r w:rsidRPr="00CD61AD">
              <w:rPr>
                <w:sz w:val="18"/>
                <w:szCs w:val="18"/>
              </w:rPr>
              <w:t>bits 8-15</w:t>
            </w:r>
          </w:p>
        </w:tc>
        <w:tc>
          <w:tcPr>
            <w:tcW w:w="2338" w:type="dxa"/>
            <w:gridSpan w:val="2"/>
          </w:tcPr>
          <w:p w14:paraId="713EAF7B" w14:textId="77777777" w:rsidR="00FE5DC0" w:rsidRPr="00CD61AD" w:rsidRDefault="00FE5DC0" w:rsidP="00FE5DC0">
            <w:pPr>
              <w:pStyle w:val="Code"/>
              <w:rPr>
                <w:sz w:val="18"/>
                <w:szCs w:val="18"/>
              </w:rPr>
            </w:pPr>
            <w:r w:rsidRPr="00CD61AD">
              <w:rPr>
                <w:sz w:val="18"/>
                <w:szCs w:val="18"/>
              </w:rPr>
              <w:t>bits 16-31</w:t>
            </w:r>
          </w:p>
        </w:tc>
        <w:tc>
          <w:tcPr>
            <w:tcW w:w="4676" w:type="dxa"/>
            <w:gridSpan w:val="4"/>
          </w:tcPr>
          <w:p w14:paraId="0CDEFE5E" w14:textId="77777777" w:rsidR="00FE5DC0" w:rsidRPr="00CD61AD" w:rsidRDefault="00FE5DC0" w:rsidP="00FE5DC0">
            <w:pPr>
              <w:pStyle w:val="Code"/>
              <w:rPr>
                <w:sz w:val="18"/>
                <w:szCs w:val="18"/>
              </w:rPr>
            </w:pPr>
            <w:r w:rsidRPr="00CD61AD">
              <w:rPr>
                <w:sz w:val="18"/>
                <w:szCs w:val="18"/>
              </w:rPr>
              <w:t>bits 32-63</w:t>
            </w:r>
          </w:p>
        </w:tc>
      </w:tr>
      <w:tr w:rsidR="00FE5DC0" w14:paraId="65426027" w14:textId="77777777" w:rsidTr="00FE5DC0">
        <w:tc>
          <w:tcPr>
            <w:tcW w:w="1168" w:type="dxa"/>
          </w:tcPr>
          <w:p w14:paraId="2DC12E3F" w14:textId="77777777" w:rsidR="00FE5DC0" w:rsidRPr="00CD61AD" w:rsidRDefault="00FE5DC0" w:rsidP="00FE5DC0">
            <w:pPr>
              <w:pStyle w:val="Code"/>
              <w:rPr>
                <w:sz w:val="18"/>
                <w:szCs w:val="18"/>
              </w:rPr>
            </w:pPr>
            <w:r w:rsidRPr="00CD61AD">
              <w:rPr>
                <w:sz w:val="18"/>
                <w:szCs w:val="18"/>
              </w:rPr>
              <w:t>al</w:t>
            </w:r>
          </w:p>
        </w:tc>
        <w:tc>
          <w:tcPr>
            <w:tcW w:w="1168" w:type="dxa"/>
          </w:tcPr>
          <w:p w14:paraId="6717E380" w14:textId="77777777" w:rsidR="00FE5DC0" w:rsidRPr="00CD61AD" w:rsidRDefault="00FE5DC0" w:rsidP="00FE5DC0">
            <w:pPr>
              <w:pStyle w:val="Code"/>
              <w:rPr>
                <w:sz w:val="18"/>
                <w:szCs w:val="18"/>
              </w:rPr>
            </w:pPr>
            <w:r w:rsidRPr="00CD61AD">
              <w:rPr>
                <w:sz w:val="18"/>
                <w:szCs w:val="18"/>
              </w:rPr>
              <w:t>ah</w:t>
            </w:r>
          </w:p>
        </w:tc>
        <w:tc>
          <w:tcPr>
            <w:tcW w:w="2338" w:type="dxa"/>
            <w:gridSpan w:val="2"/>
            <w:vMerge w:val="restart"/>
          </w:tcPr>
          <w:p w14:paraId="1A7FA3AF" w14:textId="77777777" w:rsidR="00FE5DC0" w:rsidRPr="00CD61AD" w:rsidRDefault="00FE5DC0" w:rsidP="00FE5DC0">
            <w:pPr>
              <w:pStyle w:val="Code"/>
              <w:rPr>
                <w:sz w:val="18"/>
                <w:szCs w:val="18"/>
              </w:rPr>
            </w:pPr>
          </w:p>
        </w:tc>
        <w:tc>
          <w:tcPr>
            <w:tcW w:w="4676" w:type="dxa"/>
            <w:gridSpan w:val="4"/>
            <w:vMerge w:val="restart"/>
          </w:tcPr>
          <w:p w14:paraId="2DB71F8E" w14:textId="77777777" w:rsidR="00FE5DC0" w:rsidRPr="00CD61AD" w:rsidRDefault="00FE5DC0" w:rsidP="00FE5DC0">
            <w:pPr>
              <w:pStyle w:val="Code"/>
              <w:rPr>
                <w:sz w:val="18"/>
                <w:szCs w:val="18"/>
              </w:rPr>
            </w:pPr>
          </w:p>
        </w:tc>
      </w:tr>
      <w:tr w:rsidR="00FE5DC0" w14:paraId="044032A8" w14:textId="77777777" w:rsidTr="00FE5DC0">
        <w:tc>
          <w:tcPr>
            <w:tcW w:w="2336" w:type="dxa"/>
            <w:gridSpan w:val="2"/>
          </w:tcPr>
          <w:p w14:paraId="3E6FA2A4" w14:textId="77777777" w:rsidR="00FE5DC0" w:rsidRPr="00CD61AD" w:rsidRDefault="00FE5DC0" w:rsidP="00FE5DC0">
            <w:pPr>
              <w:pStyle w:val="Code"/>
              <w:rPr>
                <w:sz w:val="18"/>
                <w:szCs w:val="18"/>
              </w:rPr>
            </w:pPr>
            <w:r w:rsidRPr="00CD61AD">
              <w:rPr>
                <w:sz w:val="18"/>
                <w:szCs w:val="18"/>
              </w:rPr>
              <w:t>ax</w:t>
            </w:r>
          </w:p>
        </w:tc>
        <w:tc>
          <w:tcPr>
            <w:tcW w:w="2338" w:type="dxa"/>
            <w:gridSpan w:val="2"/>
            <w:vMerge/>
          </w:tcPr>
          <w:p w14:paraId="5BBF4BB0" w14:textId="77777777" w:rsidR="00FE5DC0" w:rsidRPr="00CD61AD" w:rsidRDefault="00FE5DC0" w:rsidP="00FE5DC0">
            <w:pPr>
              <w:pStyle w:val="Code"/>
              <w:rPr>
                <w:sz w:val="18"/>
                <w:szCs w:val="18"/>
              </w:rPr>
            </w:pPr>
          </w:p>
        </w:tc>
        <w:tc>
          <w:tcPr>
            <w:tcW w:w="4676" w:type="dxa"/>
            <w:gridSpan w:val="4"/>
            <w:vMerge/>
          </w:tcPr>
          <w:p w14:paraId="54C77E2C" w14:textId="77777777" w:rsidR="00FE5DC0" w:rsidRPr="00CD61AD" w:rsidRDefault="00FE5DC0" w:rsidP="00FE5DC0">
            <w:pPr>
              <w:pStyle w:val="Code"/>
              <w:rPr>
                <w:sz w:val="18"/>
                <w:szCs w:val="18"/>
              </w:rPr>
            </w:pPr>
          </w:p>
        </w:tc>
      </w:tr>
      <w:tr w:rsidR="00FE5DC0" w14:paraId="1A628CBC" w14:textId="77777777" w:rsidTr="00FE5DC0">
        <w:tc>
          <w:tcPr>
            <w:tcW w:w="4674" w:type="dxa"/>
            <w:gridSpan w:val="4"/>
          </w:tcPr>
          <w:p w14:paraId="2DE41440" w14:textId="77777777" w:rsidR="00FE5DC0" w:rsidRPr="00CD61AD" w:rsidRDefault="00FE5DC0" w:rsidP="00FE5DC0">
            <w:pPr>
              <w:pStyle w:val="Code"/>
              <w:rPr>
                <w:sz w:val="18"/>
                <w:szCs w:val="18"/>
              </w:rPr>
            </w:pPr>
            <w:r w:rsidRPr="00CD61AD">
              <w:rPr>
                <w:sz w:val="18"/>
                <w:szCs w:val="18"/>
              </w:rPr>
              <w:t>eax</w:t>
            </w:r>
          </w:p>
        </w:tc>
        <w:tc>
          <w:tcPr>
            <w:tcW w:w="4676" w:type="dxa"/>
            <w:gridSpan w:val="4"/>
            <w:vMerge/>
          </w:tcPr>
          <w:p w14:paraId="21E99E17" w14:textId="77777777" w:rsidR="00FE5DC0" w:rsidRPr="00CD61AD" w:rsidRDefault="00FE5DC0" w:rsidP="00FE5DC0">
            <w:pPr>
              <w:pStyle w:val="Code"/>
              <w:rPr>
                <w:sz w:val="18"/>
                <w:szCs w:val="18"/>
              </w:rPr>
            </w:pPr>
          </w:p>
        </w:tc>
      </w:tr>
      <w:tr w:rsidR="00FE5DC0" w14:paraId="76A88ECC" w14:textId="77777777" w:rsidTr="00FE5DC0">
        <w:tc>
          <w:tcPr>
            <w:tcW w:w="9350" w:type="dxa"/>
            <w:gridSpan w:val="8"/>
          </w:tcPr>
          <w:p w14:paraId="51BDBA80" w14:textId="77777777" w:rsidR="00FE5DC0" w:rsidRPr="00CD61AD" w:rsidRDefault="00FE5DC0" w:rsidP="00FE5DC0">
            <w:pPr>
              <w:pStyle w:val="Code"/>
              <w:rPr>
                <w:sz w:val="18"/>
                <w:szCs w:val="18"/>
              </w:rPr>
            </w:pPr>
            <w:r w:rsidRPr="00CD61AD">
              <w:rPr>
                <w:sz w:val="18"/>
                <w:szCs w:val="18"/>
              </w:rPr>
              <w:t>rax</w:t>
            </w:r>
          </w:p>
        </w:tc>
      </w:tr>
      <w:tr w:rsidR="00FE5DC0" w14:paraId="6F84E80D" w14:textId="77777777" w:rsidTr="00FE5DC0">
        <w:tc>
          <w:tcPr>
            <w:tcW w:w="1168" w:type="dxa"/>
          </w:tcPr>
          <w:p w14:paraId="3B7B2132" w14:textId="77777777" w:rsidR="00FE5DC0" w:rsidRPr="00CD61AD" w:rsidRDefault="00FE5DC0" w:rsidP="00FE5DC0">
            <w:pPr>
              <w:rPr>
                <w:sz w:val="18"/>
                <w:szCs w:val="18"/>
              </w:rPr>
            </w:pPr>
          </w:p>
        </w:tc>
        <w:tc>
          <w:tcPr>
            <w:tcW w:w="1168" w:type="dxa"/>
          </w:tcPr>
          <w:p w14:paraId="7DB54304" w14:textId="77777777" w:rsidR="00FE5DC0" w:rsidRPr="00CD61AD" w:rsidRDefault="00FE5DC0" w:rsidP="00FE5DC0">
            <w:pPr>
              <w:rPr>
                <w:sz w:val="18"/>
                <w:szCs w:val="18"/>
              </w:rPr>
            </w:pPr>
          </w:p>
        </w:tc>
        <w:tc>
          <w:tcPr>
            <w:tcW w:w="1169" w:type="dxa"/>
          </w:tcPr>
          <w:p w14:paraId="2DD8F813" w14:textId="77777777" w:rsidR="00FE5DC0" w:rsidRPr="00CD61AD" w:rsidRDefault="00FE5DC0" w:rsidP="00FE5DC0">
            <w:pPr>
              <w:rPr>
                <w:sz w:val="18"/>
                <w:szCs w:val="18"/>
              </w:rPr>
            </w:pPr>
          </w:p>
        </w:tc>
        <w:tc>
          <w:tcPr>
            <w:tcW w:w="1169" w:type="dxa"/>
          </w:tcPr>
          <w:p w14:paraId="77B1C20C" w14:textId="77777777" w:rsidR="00FE5DC0" w:rsidRPr="00CD61AD" w:rsidRDefault="00FE5DC0" w:rsidP="00FE5DC0">
            <w:pPr>
              <w:rPr>
                <w:sz w:val="18"/>
                <w:szCs w:val="18"/>
              </w:rPr>
            </w:pPr>
          </w:p>
        </w:tc>
        <w:tc>
          <w:tcPr>
            <w:tcW w:w="1169" w:type="dxa"/>
          </w:tcPr>
          <w:p w14:paraId="796E3BB2" w14:textId="77777777" w:rsidR="00FE5DC0" w:rsidRPr="00CD61AD" w:rsidRDefault="00FE5DC0" w:rsidP="00FE5DC0">
            <w:pPr>
              <w:rPr>
                <w:sz w:val="18"/>
                <w:szCs w:val="18"/>
              </w:rPr>
            </w:pPr>
          </w:p>
        </w:tc>
        <w:tc>
          <w:tcPr>
            <w:tcW w:w="1169" w:type="dxa"/>
          </w:tcPr>
          <w:p w14:paraId="14F506E4" w14:textId="77777777" w:rsidR="00FE5DC0" w:rsidRDefault="00FE5DC0" w:rsidP="00FE5DC0"/>
        </w:tc>
        <w:tc>
          <w:tcPr>
            <w:tcW w:w="1169" w:type="dxa"/>
          </w:tcPr>
          <w:p w14:paraId="1716099C" w14:textId="77777777" w:rsidR="00FE5DC0" w:rsidRDefault="00FE5DC0" w:rsidP="00FE5DC0"/>
        </w:tc>
        <w:tc>
          <w:tcPr>
            <w:tcW w:w="1169" w:type="dxa"/>
          </w:tcPr>
          <w:p w14:paraId="437B62AA" w14:textId="77777777" w:rsidR="00FE5DC0" w:rsidRDefault="00FE5DC0" w:rsidP="00FE5DC0"/>
        </w:tc>
      </w:tr>
      <w:tr w:rsidR="00FE5DC0" w14:paraId="2AE31534" w14:textId="77777777" w:rsidTr="00FE5DC0">
        <w:tc>
          <w:tcPr>
            <w:tcW w:w="1168" w:type="dxa"/>
          </w:tcPr>
          <w:p w14:paraId="58C721D3" w14:textId="77777777" w:rsidR="00FE5DC0" w:rsidRDefault="00FE5DC0" w:rsidP="00FE5DC0"/>
        </w:tc>
        <w:tc>
          <w:tcPr>
            <w:tcW w:w="1168" w:type="dxa"/>
          </w:tcPr>
          <w:p w14:paraId="6A697317" w14:textId="77777777" w:rsidR="00FE5DC0" w:rsidRDefault="00FE5DC0" w:rsidP="00FE5DC0"/>
        </w:tc>
        <w:tc>
          <w:tcPr>
            <w:tcW w:w="1169" w:type="dxa"/>
          </w:tcPr>
          <w:p w14:paraId="6A713895" w14:textId="77777777" w:rsidR="00FE5DC0" w:rsidRDefault="00FE5DC0" w:rsidP="00FE5DC0"/>
        </w:tc>
        <w:tc>
          <w:tcPr>
            <w:tcW w:w="1169" w:type="dxa"/>
          </w:tcPr>
          <w:p w14:paraId="1494964E" w14:textId="77777777" w:rsidR="00FE5DC0" w:rsidRDefault="00FE5DC0" w:rsidP="00FE5DC0"/>
        </w:tc>
        <w:tc>
          <w:tcPr>
            <w:tcW w:w="1169" w:type="dxa"/>
          </w:tcPr>
          <w:p w14:paraId="2356F093" w14:textId="77777777" w:rsidR="00FE5DC0" w:rsidRDefault="00FE5DC0" w:rsidP="00FE5DC0"/>
        </w:tc>
        <w:tc>
          <w:tcPr>
            <w:tcW w:w="1169" w:type="dxa"/>
          </w:tcPr>
          <w:p w14:paraId="595800C2" w14:textId="77777777" w:rsidR="00FE5DC0" w:rsidRDefault="00FE5DC0" w:rsidP="00FE5DC0"/>
        </w:tc>
        <w:tc>
          <w:tcPr>
            <w:tcW w:w="1169" w:type="dxa"/>
          </w:tcPr>
          <w:p w14:paraId="2021E5A6" w14:textId="77777777" w:rsidR="00FE5DC0" w:rsidRDefault="00FE5DC0" w:rsidP="00FE5DC0"/>
        </w:tc>
        <w:tc>
          <w:tcPr>
            <w:tcW w:w="1169" w:type="dxa"/>
          </w:tcPr>
          <w:p w14:paraId="4F73DC9B" w14:textId="77777777" w:rsidR="00FE5DC0" w:rsidRDefault="00FE5DC0" w:rsidP="00FE5DC0"/>
        </w:tc>
      </w:tr>
      <w:tr w:rsidR="00FE5DC0" w14:paraId="0E1E15C5" w14:textId="77777777" w:rsidTr="00FE5DC0">
        <w:tc>
          <w:tcPr>
            <w:tcW w:w="1168" w:type="dxa"/>
          </w:tcPr>
          <w:p w14:paraId="64B13F22" w14:textId="77777777" w:rsidR="00FE5DC0" w:rsidRDefault="00FE5DC0" w:rsidP="00FE5DC0"/>
        </w:tc>
        <w:tc>
          <w:tcPr>
            <w:tcW w:w="1168" w:type="dxa"/>
          </w:tcPr>
          <w:p w14:paraId="7ECFF3FC" w14:textId="77777777" w:rsidR="00FE5DC0" w:rsidRDefault="00FE5DC0" w:rsidP="00FE5DC0"/>
        </w:tc>
        <w:tc>
          <w:tcPr>
            <w:tcW w:w="1169" w:type="dxa"/>
          </w:tcPr>
          <w:p w14:paraId="0ACFF553" w14:textId="77777777" w:rsidR="00FE5DC0" w:rsidRDefault="00FE5DC0" w:rsidP="00FE5DC0"/>
        </w:tc>
        <w:tc>
          <w:tcPr>
            <w:tcW w:w="1169" w:type="dxa"/>
          </w:tcPr>
          <w:p w14:paraId="67031E7B" w14:textId="77777777" w:rsidR="00FE5DC0" w:rsidRDefault="00FE5DC0" w:rsidP="00FE5DC0"/>
        </w:tc>
        <w:tc>
          <w:tcPr>
            <w:tcW w:w="1169" w:type="dxa"/>
          </w:tcPr>
          <w:p w14:paraId="7DB550C3" w14:textId="77777777" w:rsidR="00FE5DC0" w:rsidRDefault="00FE5DC0" w:rsidP="00FE5DC0"/>
        </w:tc>
        <w:tc>
          <w:tcPr>
            <w:tcW w:w="1169" w:type="dxa"/>
          </w:tcPr>
          <w:p w14:paraId="2FE84140" w14:textId="77777777" w:rsidR="00FE5DC0" w:rsidRDefault="00FE5DC0" w:rsidP="00FE5DC0"/>
        </w:tc>
        <w:tc>
          <w:tcPr>
            <w:tcW w:w="1169" w:type="dxa"/>
          </w:tcPr>
          <w:p w14:paraId="7C1C0A30" w14:textId="77777777" w:rsidR="00FE5DC0" w:rsidRDefault="00FE5DC0" w:rsidP="00FE5DC0"/>
        </w:tc>
        <w:tc>
          <w:tcPr>
            <w:tcW w:w="1169" w:type="dxa"/>
          </w:tcPr>
          <w:p w14:paraId="5ABFE0C0" w14:textId="77777777" w:rsidR="00FE5DC0" w:rsidRDefault="00FE5DC0" w:rsidP="00FE5DC0"/>
        </w:tc>
      </w:tr>
    </w:tbl>
    <w:p w14:paraId="4C8E6748" w14:textId="760871AC" w:rsidR="00FE5DC0" w:rsidRDefault="00FE5DC0" w:rsidP="00845EA9">
      <w:pPr>
        <w:pStyle w:val="Appendix"/>
        <w:rPr>
          <w:lang w:val="en-US"/>
        </w:rPr>
      </w:pPr>
      <w:bookmarkStart w:id="624" w:name="_Ref58762260"/>
      <w:bookmarkStart w:id="625" w:name="_Toc59126326"/>
      <w:r>
        <w:rPr>
          <w:lang w:val="en-US"/>
        </w:rPr>
        <w:lastRenderedPageBreak/>
        <w:t>The Register Set</w:t>
      </w:r>
      <w:bookmarkEnd w:id="624"/>
      <w:bookmarkEnd w:id="625"/>
    </w:p>
    <w:p w14:paraId="5298F0CA" w14:textId="162B212A" w:rsidR="007615DC" w:rsidRDefault="007615DC" w:rsidP="00FE5DC0">
      <w:r>
        <w:t>Below is a description of the register set</w:t>
      </w:r>
      <w:r w:rsidR="005E20BA">
        <w:t>, where r</w:t>
      </w:r>
      <w:r w:rsidR="00C164BD">
        <w:t>egisters of different sizes overlap each other.</w:t>
      </w:r>
    </w:p>
    <w:tbl>
      <w:tblPr>
        <w:tblStyle w:val="Tabellrutnt"/>
        <w:tblW w:w="0" w:type="auto"/>
        <w:tblLook w:val="04A0" w:firstRow="1" w:lastRow="0" w:firstColumn="1" w:lastColumn="0" w:noHBand="0" w:noVBand="1"/>
      </w:tblPr>
      <w:tblGrid>
        <w:gridCol w:w="1168"/>
        <w:gridCol w:w="1168"/>
        <w:gridCol w:w="2338"/>
        <w:gridCol w:w="4676"/>
      </w:tblGrid>
      <w:tr w:rsidR="00FE5DC0" w:rsidRPr="001C01CD" w14:paraId="5B4233A7" w14:textId="77777777" w:rsidTr="00FE5DC0">
        <w:tc>
          <w:tcPr>
            <w:tcW w:w="1168" w:type="dxa"/>
          </w:tcPr>
          <w:p w14:paraId="0EEB9B4D" w14:textId="7EC09BAC" w:rsidR="00FE5DC0" w:rsidRPr="001C01CD" w:rsidRDefault="007008E7" w:rsidP="00A7114B">
            <w:pPr>
              <w:spacing w:before="0" w:after="0"/>
              <w:jc w:val="center"/>
            </w:pPr>
            <w:r w:rsidRPr="001C01CD">
              <w:t>B</w:t>
            </w:r>
            <w:r w:rsidR="00FE5DC0" w:rsidRPr="001C01CD">
              <w:t>its 0-7</w:t>
            </w:r>
          </w:p>
        </w:tc>
        <w:tc>
          <w:tcPr>
            <w:tcW w:w="1168" w:type="dxa"/>
          </w:tcPr>
          <w:p w14:paraId="7FB19908" w14:textId="14332ABE" w:rsidR="00FE5DC0" w:rsidRPr="001C01CD" w:rsidRDefault="007008E7" w:rsidP="00A7114B">
            <w:pPr>
              <w:spacing w:before="0" w:after="0"/>
              <w:jc w:val="center"/>
            </w:pPr>
            <w:r w:rsidRPr="001C01CD">
              <w:t>B</w:t>
            </w:r>
            <w:r w:rsidR="00FE5DC0" w:rsidRPr="001C01CD">
              <w:t>its 8-15</w:t>
            </w:r>
          </w:p>
        </w:tc>
        <w:tc>
          <w:tcPr>
            <w:tcW w:w="2338" w:type="dxa"/>
          </w:tcPr>
          <w:p w14:paraId="5B48D3B9" w14:textId="0EA84C38" w:rsidR="00FE5DC0" w:rsidRPr="001C01CD" w:rsidRDefault="007008E7" w:rsidP="00A7114B">
            <w:pPr>
              <w:spacing w:before="0" w:after="0"/>
              <w:jc w:val="center"/>
            </w:pPr>
            <w:r w:rsidRPr="001C01CD">
              <w:t>B</w:t>
            </w:r>
            <w:r w:rsidR="00FE5DC0" w:rsidRPr="001C01CD">
              <w:t>its 16-31</w:t>
            </w:r>
          </w:p>
        </w:tc>
        <w:tc>
          <w:tcPr>
            <w:tcW w:w="4676" w:type="dxa"/>
          </w:tcPr>
          <w:p w14:paraId="13EF37F3" w14:textId="07DE83B8" w:rsidR="00FE5DC0" w:rsidRPr="001C01CD" w:rsidRDefault="007008E7" w:rsidP="00A7114B">
            <w:pPr>
              <w:spacing w:before="0" w:after="0"/>
              <w:jc w:val="center"/>
            </w:pPr>
            <w:r w:rsidRPr="001C01CD">
              <w:t>B</w:t>
            </w:r>
            <w:r w:rsidR="00FE5DC0" w:rsidRPr="001C01CD">
              <w:t>its 32-63</w:t>
            </w:r>
          </w:p>
        </w:tc>
      </w:tr>
      <w:tr w:rsidR="00FE5DC0" w:rsidRPr="001C01CD" w14:paraId="3F506F18" w14:textId="77777777" w:rsidTr="00FE5DC0">
        <w:tc>
          <w:tcPr>
            <w:tcW w:w="1168" w:type="dxa"/>
          </w:tcPr>
          <w:p w14:paraId="15C4675C" w14:textId="77777777" w:rsidR="00FE5DC0" w:rsidRPr="001C01CD" w:rsidRDefault="00FE5DC0" w:rsidP="00A7114B">
            <w:pPr>
              <w:spacing w:before="0" w:after="0"/>
              <w:jc w:val="center"/>
            </w:pPr>
            <w:r w:rsidRPr="001C01CD">
              <w:t>al</w:t>
            </w:r>
          </w:p>
        </w:tc>
        <w:tc>
          <w:tcPr>
            <w:tcW w:w="1168" w:type="dxa"/>
          </w:tcPr>
          <w:p w14:paraId="2ABDF829" w14:textId="77777777" w:rsidR="00FE5DC0" w:rsidRPr="001C01CD" w:rsidRDefault="00FE5DC0" w:rsidP="00A7114B">
            <w:pPr>
              <w:spacing w:before="0" w:after="0"/>
              <w:jc w:val="center"/>
            </w:pPr>
            <w:r w:rsidRPr="001C01CD">
              <w:t>ah</w:t>
            </w:r>
          </w:p>
        </w:tc>
        <w:tc>
          <w:tcPr>
            <w:tcW w:w="2338" w:type="dxa"/>
            <w:vMerge w:val="restart"/>
          </w:tcPr>
          <w:p w14:paraId="54E5F829" w14:textId="77777777" w:rsidR="00FE5DC0" w:rsidRPr="001C01CD" w:rsidRDefault="00FE5DC0" w:rsidP="00A7114B">
            <w:pPr>
              <w:spacing w:before="0" w:after="0"/>
              <w:jc w:val="center"/>
            </w:pPr>
          </w:p>
        </w:tc>
        <w:tc>
          <w:tcPr>
            <w:tcW w:w="4676" w:type="dxa"/>
            <w:vMerge w:val="restart"/>
          </w:tcPr>
          <w:p w14:paraId="156E30BD" w14:textId="77777777" w:rsidR="00FE5DC0" w:rsidRPr="001C01CD" w:rsidRDefault="00FE5DC0" w:rsidP="00A7114B">
            <w:pPr>
              <w:spacing w:before="0" w:after="0"/>
              <w:jc w:val="center"/>
            </w:pPr>
          </w:p>
        </w:tc>
      </w:tr>
      <w:tr w:rsidR="00FE5DC0" w:rsidRPr="001C01CD" w14:paraId="5F5DC196" w14:textId="77777777" w:rsidTr="00FE5DC0">
        <w:tc>
          <w:tcPr>
            <w:tcW w:w="2336" w:type="dxa"/>
            <w:gridSpan w:val="2"/>
          </w:tcPr>
          <w:p w14:paraId="0BC2BA8C" w14:textId="77777777" w:rsidR="00FE5DC0" w:rsidRPr="001C01CD" w:rsidRDefault="00FE5DC0" w:rsidP="00A7114B">
            <w:pPr>
              <w:spacing w:before="0" w:after="0"/>
              <w:jc w:val="center"/>
            </w:pPr>
            <w:r w:rsidRPr="001C01CD">
              <w:t>ax</w:t>
            </w:r>
          </w:p>
        </w:tc>
        <w:tc>
          <w:tcPr>
            <w:tcW w:w="2338" w:type="dxa"/>
            <w:vMerge/>
          </w:tcPr>
          <w:p w14:paraId="487B43A2" w14:textId="77777777" w:rsidR="00FE5DC0" w:rsidRPr="001C01CD" w:rsidRDefault="00FE5DC0" w:rsidP="00A7114B">
            <w:pPr>
              <w:spacing w:before="0" w:after="0"/>
              <w:jc w:val="center"/>
            </w:pPr>
          </w:p>
        </w:tc>
        <w:tc>
          <w:tcPr>
            <w:tcW w:w="4676" w:type="dxa"/>
            <w:vMerge/>
          </w:tcPr>
          <w:p w14:paraId="3BDE6F39" w14:textId="77777777" w:rsidR="00FE5DC0" w:rsidRPr="001C01CD" w:rsidRDefault="00FE5DC0" w:rsidP="00A7114B">
            <w:pPr>
              <w:spacing w:before="0" w:after="0"/>
              <w:jc w:val="center"/>
            </w:pPr>
          </w:p>
        </w:tc>
      </w:tr>
      <w:tr w:rsidR="00FE5DC0" w:rsidRPr="001C01CD" w14:paraId="7CBD2C80" w14:textId="77777777" w:rsidTr="00FE5DC0">
        <w:tc>
          <w:tcPr>
            <w:tcW w:w="4674" w:type="dxa"/>
            <w:gridSpan w:val="3"/>
          </w:tcPr>
          <w:p w14:paraId="2AD87634" w14:textId="77777777" w:rsidR="00FE5DC0" w:rsidRPr="001C01CD" w:rsidRDefault="00FE5DC0" w:rsidP="00A7114B">
            <w:pPr>
              <w:spacing w:before="0" w:after="0"/>
              <w:jc w:val="center"/>
            </w:pPr>
            <w:r w:rsidRPr="001C01CD">
              <w:t>eax</w:t>
            </w:r>
          </w:p>
        </w:tc>
        <w:tc>
          <w:tcPr>
            <w:tcW w:w="4676" w:type="dxa"/>
            <w:vMerge/>
          </w:tcPr>
          <w:p w14:paraId="4D3B7325" w14:textId="77777777" w:rsidR="00FE5DC0" w:rsidRPr="001C01CD" w:rsidRDefault="00FE5DC0" w:rsidP="00A7114B">
            <w:pPr>
              <w:spacing w:before="0" w:after="0"/>
              <w:jc w:val="center"/>
            </w:pPr>
          </w:p>
        </w:tc>
      </w:tr>
      <w:tr w:rsidR="00FE5DC0" w:rsidRPr="001C01CD" w14:paraId="2C98B727" w14:textId="77777777" w:rsidTr="00FE5DC0">
        <w:tc>
          <w:tcPr>
            <w:tcW w:w="9350" w:type="dxa"/>
            <w:gridSpan w:val="4"/>
          </w:tcPr>
          <w:p w14:paraId="00613772" w14:textId="77777777" w:rsidR="00FE5DC0" w:rsidRPr="001C01CD" w:rsidRDefault="00FE5DC0" w:rsidP="00A7114B">
            <w:pPr>
              <w:spacing w:before="0" w:after="0"/>
              <w:jc w:val="center"/>
            </w:pPr>
            <w:r w:rsidRPr="001C01CD">
              <w:t>rax</w:t>
            </w:r>
          </w:p>
        </w:tc>
      </w:tr>
    </w:tbl>
    <w:p w14:paraId="63014B88"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60AD2DA" w14:textId="77777777" w:rsidTr="008333C8">
        <w:tc>
          <w:tcPr>
            <w:tcW w:w="1168" w:type="dxa"/>
          </w:tcPr>
          <w:p w14:paraId="43BB7F44" w14:textId="77777777" w:rsidR="00183252" w:rsidRPr="001C01CD" w:rsidRDefault="00183252" w:rsidP="008333C8">
            <w:pPr>
              <w:spacing w:before="0" w:after="0"/>
              <w:jc w:val="center"/>
            </w:pPr>
            <w:r w:rsidRPr="001C01CD">
              <w:t>Bits 0-7</w:t>
            </w:r>
          </w:p>
        </w:tc>
        <w:tc>
          <w:tcPr>
            <w:tcW w:w="1168" w:type="dxa"/>
          </w:tcPr>
          <w:p w14:paraId="0B0E2BE6" w14:textId="77777777" w:rsidR="00183252" w:rsidRPr="001C01CD" w:rsidRDefault="00183252" w:rsidP="008333C8">
            <w:pPr>
              <w:spacing w:before="0" w:after="0"/>
              <w:jc w:val="center"/>
            </w:pPr>
            <w:r w:rsidRPr="001C01CD">
              <w:t>Bits 8-15</w:t>
            </w:r>
          </w:p>
        </w:tc>
        <w:tc>
          <w:tcPr>
            <w:tcW w:w="2338" w:type="dxa"/>
          </w:tcPr>
          <w:p w14:paraId="39B6C204" w14:textId="77777777" w:rsidR="00183252" w:rsidRPr="001C01CD" w:rsidRDefault="00183252" w:rsidP="008333C8">
            <w:pPr>
              <w:spacing w:before="0" w:after="0"/>
              <w:jc w:val="center"/>
            </w:pPr>
            <w:r w:rsidRPr="001C01CD">
              <w:t>Bits 16-31</w:t>
            </w:r>
          </w:p>
        </w:tc>
        <w:tc>
          <w:tcPr>
            <w:tcW w:w="4676" w:type="dxa"/>
          </w:tcPr>
          <w:p w14:paraId="333DD46B" w14:textId="77777777" w:rsidR="00183252" w:rsidRPr="001C01CD" w:rsidRDefault="00183252" w:rsidP="008333C8">
            <w:pPr>
              <w:spacing w:before="0" w:after="0"/>
              <w:jc w:val="center"/>
            </w:pPr>
            <w:r w:rsidRPr="001C01CD">
              <w:t>Bits 32-63</w:t>
            </w:r>
          </w:p>
        </w:tc>
      </w:tr>
      <w:tr w:rsidR="00183252" w:rsidRPr="001C01CD" w14:paraId="6AB9F14A" w14:textId="77777777" w:rsidTr="008333C8">
        <w:tc>
          <w:tcPr>
            <w:tcW w:w="1168" w:type="dxa"/>
          </w:tcPr>
          <w:p w14:paraId="4847E80F" w14:textId="350AF91D" w:rsidR="00183252" w:rsidRPr="001C01CD" w:rsidRDefault="00183252" w:rsidP="008333C8">
            <w:pPr>
              <w:spacing w:before="0" w:after="0"/>
              <w:jc w:val="center"/>
            </w:pPr>
            <w:r w:rsidRPr="001C01CD">
              <w:t>bl</w:t>
            </w:r>
          </w:p>
        </w:tc>
        <w:tc>
          <w:tcPr>
            <w:tcW w:w="1168" w:type="dxa"/>
          </w:tcPr>
          <w:p w14:paraId="099E72C0" w14:textId="78A7CBDF" w:rsidR="00183252" w:rsidRPr="001C01CD" w:rsidRDefault="00183252" w:rsidP="008333C8">
            <w:pPr>
              <w:spacing w:before="0" w:after="0"/>
              <w:jc w:val="center"/>
            </w:pPr>
            <w:r w:rsidRPr="001C01CD">
              <w:t>bh</w:t>
            </w:r>
          </w:p>
        </w:tc>
        <w:tc>
          <w:tcPr>
            <w:tcW w:w="2338" w:type="dxa"/>
            <w:vMerge w:val="restart"/>
          </w:tcPr>
          <w:p w14:paraId="1EA4E76D" w14:textId="77777777" w:rsidR="00183252" w:rsidRPr="001C01CD" w:rsidRDefault="00183252" w:rsidP="008333C8">
            <w:pPr>
              <w:spacing w:before="0" w:after="0"/>
              <w:jc w:val="center"/>
            </w:pPr>
          </w:p>
        </w:tc>
        <w:tc>
          <w:tcPr>
            <w:tcW w:w="4676" w:type="dxa"/>
            <w:vMerge w:val="restart"/>
          </w:tcPr>
          <w:p w14:paraId="374EF280" w14:textId="77777777" w:rsidR="00183252" w:rsidRPr="001C01CD" w:rsidRDefault="00183252" w:rsidP="008333C8">
            <w:pPr>
              <w:spacing w:before="0" w:after="0"/>
              <w:jc w:val="center"/>
            </w:pPr>
          </w:p>
        </w:tc>
      </w:tr>
      <w:tr w:rsidR="00183252" w:rsidRPr="001C01CD" w14:paraId="543B416E" w14:textId="77777777" w:rsidTr="008333C8">
        <w:tc>
          <w:tcPr>
            <w:tcW w:w="2336" w:type="dxa"/>
            <w:gridSpan w:val="2"/>
          </w:tcPr>
          <w:p w14:paraId="7A6A8716" w14:textId="025BB505" w:rsidR="00183252" w:rsidRPr="001C01CD" w:rsidRDefault="00183252" w:rsidP="008333C8">
            <w:pPr>
              <w:spacing w:before="0" w:after="0"/>
              <w:jc w:val="center"/>
            </w:pPr>
            <w:r w:rsidRPr="001C01CD">
              <w:t>bx</w:t>
            </w:r>
          </w:p>
        </w:tc>
        <w:tc>
          <w:tcPr>
            <w:tcW w:w="2338" w:type="dxa"/>
            <w:vMerge/>
          </w:tcPr>
          <w:p w14:paraId="63CD43B6" w14:textId="77777777" w:rsidR="00183252" w:rsidRPr="001C01CD" w:rsidRDefault="00183252" w:rsidP="008333C8">
            <w:pPr>
              <w:spacing w:before="0" w:after="0"/>
              <w:jc w:val="center"/>
            </w:pPr>
          </w:p>
        </w:tc>
        <w:tc>
          <w:tcPr>
            <w:tcW w:w="4676" w:type="dxa"/>
            <w:vMerge/>
          </w:tcPr>
          <w:p w14:paraId="54AB8C89" w14:textId="77777777" w:rsidR="00183252" w:rsidRPr="001C01CD" w:rsidRDefault="00183252" w:rsidP="008333C8">
            <w:pPr>
              <w:spacing w:before="0" w:after="0"/>
              <w:jc w:val="center"/>
            </w:pPr>
          </w:p>
        </w:tc>
      </w:tr>
      <w:tr w:rsidR="00183252" w:rsidRPr="001C01CD" w14:paraId="033F49FE" w14:textId="77777777" w:rsidTr="008333C8">
        <w:tc>
          <w:tcPr>
            <w:tcW w:w="4674" w:type="dxa"/>
            <w:gridSpan w:val="3"/>
          </w:tcPr>
          <w:p w14:paraId="0049F4C1" w14:textId="06A68A52" w:rsidR="00183252" w:rsidRPr="001C01CD" w:rsidRDefault="00183252" w:rsidP="008333C8">
            <w:pPr>
              <w:spacing w:before="0" w:after="0"/>
              <w:jc w:val="center"/>
            </w:pPr>
            <w:r w:rsidRPr="001C01CD">
              <w:t>ebx</w:t>
            </w:r>
          </w:p>
        </w:tc>
        <w:tc>
          <w:tcPr>
            <w:tcW w:w="4676" w:type="dxa"/>
            <w:vMerge/>
          </w:tcPr>
          <w:p w14:paraId="303F30C9" w14:textId="77777777" w:rsidR="00183252" w:rsidRPr="001C01CD" w:rsidRDefault="00183252" w:rsidP="008333C8">
            <w:pPr>
              <w:spacing w:before="0" w:after="0"/>
              <w:jc w:val="center"/>
            </w:pPr>
          </w:p>
        </w:tc>
      </w:tr>
      <w:tr w:rsidR="00183252" w:rsidRPr="001C01CD" w14:paraId="4401C9D4" w14:textId="77777777" w:rsidTr="008333C8">
        <w:tc>
          <w:tcPr>
            <w:tcW w:w="9350" w:type="dxa"/>
            <w:gridSpan w:val="4"/>
          </w:tcPr>
          <w:p w14:paraId="2E065543" w14:textId="495F0C54" w:rsidR="00183252" w:rsidRPr="001C01CD" w:rsidRDefault="00183252" w:rsidP="008333C8">
            <w:pPr>
              <w:spacing w:before="0" w:after="0"/>
              <w:jc w:val="center"/>
            </w:pPr>
            <w:r w:rsidRPr="001C01CD">
              <w:t>rbx</w:t>
            </w:r>
          </w:p>
        </w:tc>
      </w:tr>
    </w:tbl>
    <w:p w14:paraId="13A8965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7AC36FAA" w14:textId="77777777" w:rsidTr="008333C8">
        <w:tc>
          <w:tcPr>
            <w:tcW w:w="1168" w:type="dxa"/>
          </w:tcPr>
          <w:p w14:paraId="459D7182" w14:textId="77777777" w:rsidR="00183252" w:rsidRPr="001C01CD" w:rsidRDefault="00183252" w:rsidP="008333C8">
            <w:pPr>
              <w:spacing w:before="0" w:after="0"/>
              <w:jc w:val="center"/>
            </w:pPr>
            <w:r w:rsidRPr="001C01CD">
              <w:t>Bits 0-7</w:t>
            </w:r>
          </w:p>
        </w:tc>
        <w:tc>
          <w:tcPr>
            <w:tcW w:w="1168" w:type="dxa"/>
          </w:tcPr>
          <w:p w14:paraId="44186E81" w14:textId="77777777" w:rsidR="00183252" w:rsidRPr="001C01CD" w:rsidRDefault="00183252" w:rsidP="008333C8">
            <w:pPr>
              <w:spacing w:before="0" w:after="0"/>
              <w:jc w:val="center"/>
            </w:pPr>
            <w:r w:rsidRPr="001C01CD">
              <w:t>Bits 8-15</w:t>
            </w:r>
          </w:p>
        </w:tc>
        <w:tc>
          <w:tcPr>
            <w:tcW w:w="2338" w:type="dxa"/>
          </w:tcPr>
          <w:p w14:paraId="78542260" w14:textId="77777777" w:rsidR="00183252" w:rsidRPr="001C01CD" w:rsidRDefault="00183252" w:rsidP="008333C8">
            <w:pPr>
              <w:spacing w:before="0" w:after="0"/>
              <w:jc w:val="center"/>
            </w:pPr>
            <w:r w:rsidRPr="001C01CD">
              <w:t>Bits 16-31</w:t>
            </w:r>
          </w:p>
        </w:tc>
        <w:tc>
          <w:tcPr>
            <w:tcW w:w="4676" w:type="dxa"/>
          </w:tcPr>
          <w:p w14:paraId="4EB7C312" w14:textId="77777777" w:rsidR="00183252" w:rsidRPr="001C01CD" w:rsidRDefault="00183252" w:rsidP="008333C8">
            <w:pPr>
              <w:spacing w:before="0" w:after="0"/>
              <w:jc w:val="center"/>
            </w:pPr>
            <w:r w:rsidRPr="001C01CD">
              <w:t>Bits 32-63</w:t>
            </w:r>
          </w:p>
        </w:tc>
      </w:tr>
      <w:tr w:rsidR="00183252" w:rsidRPr="001C01CD" w14:paraId="1643AEF2" w14:textId="77777777" w:rsidTr="008333C8">
        <w:tc>
          <w:tcPr>
            <w:tcW w:w="1168" w:type="dxa"/>
          </w:tcPr>
          <w:p w14:paraId="369FBCB4" w14:textId="6CD69B50" w:rsidR="00183252" w:rsidRPr="001C01CD" w:rsidRDefault="00183252" w:rsidP="008333C8">
            <w:pPr>
              <w:spacing w:before="0" w:after="0"/>
              <w:jc w:val="center"/>
            </w:pPr>
            <w:r w:rsidRPr="001C01CD">
              <w:t>cl</w:t>
            </w:r>
          </w:p>
        </w:tc>
        <w:tc>
          <w:tcPr>
            <w:tcW w:w="1168" w:type="dxa"/>
          </w:tcPr>
          <w:p w14:paraId="29170741" w14:textId="78329DFC" w:rsidR="00183252" w:rsidRPr="001C01CD" w:rsidRDefault="00183252" w:rsidP="008333C8">
            <w:pPr>
              <w:spacing w:before="0" w:after="0"/>
              <w:jc w:val="center"/>
            </w:pPr>
            <w:r w:rsidRPr="001C01CD">
              <w:t>ch</w:t>
            </w:r>
          </w:p>
        </w:tc>
        <w:tc>
          <w:tcPr>
            <w:tcW w:w="2338" w:type="dxa"/>
            <w:vMerge w:val="restart"/>
          </w:tcPr>
          <w:p w14:paraId="737E157D" w14:textId="77777777" w:rsidR="00183252" w:rsidRPr="001C01CD" w:rsidRDefault="00183252" w:rsidP="008333C8">
            <w:pPr>
              <w:spacing w:before="0" w:after="0"/>
              <w:jc w:val="center"/>
            </w:pPr>
          </w:p>
        </w:tc>
        <w:tc>
          <w:tcPr>
            <w:tcW w:w="4676" w:type="dxa"/>
            <w:vMerge w:val="restart"/>
          </w:tcPr>
          <w:p w14:paraId="470B4430" w14:textId="77777777" w:rsidR="00183252" w:rsidRPr="001C01CD" w:rsidRDefault="00183252" w:rsidP="008333C8">
            <w:pPr>
              <w:spacing w:before="0" w:after="0"/>
              <w:jc w:val="center"/>
            </w:pPr>
          </w:p>
        </w:tc>
      </w:tr>
      <w:tr w:rsidR="00183252" w:rsidRPr="001C01CD" w14:paraId="1F01A239" w14:textId="77777777" w:rsidTr="008333C8">
        <w:tc>
          <w:tcPr>
            <w:tcW w:w="2336" w:type="dxa"/>
            <w:gridSpan w:val="2"/>
          </w:tcPr>
          <w:p w14:paraId="3D9B34A9" w14:textId="31B34985" w:rsidR="00183252" w:rsidRPr="001C01CD" w:rsidRDefault="00183252" w:rsidP="008333C8">
            <w:pPr>
              <w:spacing w:before="0" w:after="0"/>
              <w:jc w:val="center"/>
            </w:pPr>
            <w:r w:rsidRPr="001C01CD">
              <w:t>cx</w:t>
            </w:r>
          </w:p>
        </w:tc>
        <w:tc>
          <w:tcPr>
            <w:tcW w:w="2338" w:type="dxa"/>
            <w:vMerge/>
          </w:tcPr>
          <w:p w14:paraId="063FFA76" w14:textId="77777777" w:rsidR="00183252" w:rsidRPr="001C01CD" w:rsidRDefault="00183252" w:rsidP="008333C8">
            <w:pPr>
              <w:spacing w:before="0" w:after="0"/>
              <w:jc w:val="center"/>
            </w:pPr>
          </w:p>
        </w:tc>
        <w:tc>
          <w:tcPr>
            <w:tcW w:w="4676" w:type="dxa"/>
            <w:vMerge/>
          </w:tcPr>
          <w:p w14:paraId="5F7823C8" w14:textId="77777777" w:rsidR="00183252" w:rsidRPr="001C01CD" w:rsidRDefault="00183252" w:rsidP="008333C8">
            <w:pPr>
              <w:spacing w:before="0" w:after="0"/>
              <w:jc w:val="center"/>
            </w:pPr>
          </w:p>
        </w:tc>
      </w:tr>
      <w:tr w:rsidR="00183252" w:rsidRPr="001C01CD" w14:paraId="2CAC85FF" w14:textId="77777777" w:rsidTr="008333C8">
        <w:tc>
          <w:tcPr>
            <w:tcW w:w="4674" w:type="dxa"/>
            <w:gridSpan w:val="3"/>
          </w:tcPr>
          <w:p w14:paraId="1CB93422" w14:textId="2A5B191D" w:rsidR="00183252" w:rsidRPr="001C01CD" w:rsidRDefault="00183252" w:rsidP="008333C8">
            <w:pPr>
              <w:spacing w:before="0" w:after="0"/>
              <w:jc w:val="center"/>
            </w:pPr>
            <w:r w:rsidRPr="001C01CD">
              <w:t>ecx</w:t>
            </w:r>
          </w:p>
        </w:tc>
        <w:tc>
          <w:tcPr>
            <w:tcW w:w="4676" w:type="dxa"/>
            <w:vMerge/>
          </w:tcPr>
          <w:p w14:paraId="0811C483" w14:textId="77777777" w:rsidR="00183252" w:rsidRPr="001C01CD" w:rsidRDefault="00183252" w:rsidP="008333C8">
            <w:pPr>
              <w:spacing w:before="0" w:after="0"/>
              <w:jc w:val="center"/>
            </w:pPr>
          </w:p>
        </w:tc>
      </w:tr>
      <w:tr w:rsidR="00183252" w:rsidRPr="001C01CD" w14:paraId="39E5C2B4" w14:textId="77777777" w:rsidTr="008333C8">
        <w:tc>
          <w:tcPr>
            <w:tcW w:w="9350" w:type="dxa"/>
            <w:gridSpan w:val="4"/>
          </w:tcPr>
          <w:p w14:paraId="719D4826" w14:textId="24F63FC0" w:rsidR="00183252" w:rsidRPr="001C01CD" w:rsidRDefault="00183252" w:rsidP="008333C8">
            <w:pPr>
              <w:spacing w:before="0" w:after="0"/>
              <w:jc w:val="center"/>
            </w:pPr>
            <w:r w:rsidRPr="001C01CD">
              <w:t>rcx</w:t>
            </w:r>
          </w:p>
        </w:tc>
      </w:tr>
    </w:tbl>
    <w:p w14:paraId="3E6B589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93B8267" w14:textId="77777777" w:rsidTr="008333C8">
        <w:tc>
          <w:tcPr>
            <w:tcW w:w="1168" w:type="dxa"/>
          </w:tcPr>
          <w:p w14:paraId="37338E73" w14:textId="77777777" w:rsidR="00183252" w:rsidRPr="001C01CD" w:rsidRDefault="00183252" w:rsidP="008333C8">
            <w:pPr>
              <w:spacing w:before="0" w:after="0"/>
              <w:jc w:val="center"/>
            </w:pPr>
            <w:r w:rsidRPr="001C01CD">
              <w:t>Bits 0-7</w:t>
            </w:r>
          </w:p>
        </w:tc>
        <w:tc>
          <w:tcPr>
            <w:tcW w:w="1168" w:type="dxa"/>
          </w:tcPr>
          <w:p w14:paraId="4FEC9E94" w14:textId="77777777" w:rsidR="00183252" w:rsidRPr="001C01CD" w:rsidRDefault="00183252" w:rsidP="008333C8">
            <w:pPr>
              <w:spacing w:before="0" w:after="0"/>
              <w:jc w:val="center"/>
            </w:pPr>
            <w:r w:rsidRPr="001C01CD">
              <w:t>Bits 8-15</w:t>
            </w:r>
          </w:p>
        </w:tc>
        <w:tc>
          <w:tcPr>
            <w:tcW w:w="2338" w:type="dxa"/>
          </w:tcPr>
          <w:p w14:paraId="438C7493" w14:textId="77777777" w:rsidR="00183252" w:rsidRPr="001C01CD" w:rsidRDefault="00183252" w:rsidP="008333C8">
            <w:pPr>
              <w:spacing w:before="0" w:after="0"/>
              <w:jc w:val="center"/>
            </w:pPr>
            <w:r w:rsidRPr="001C01CD">
              <w:t>Bits 16-31</w:t>
            </w:r>
          </w:p>
        </w:tc>
        <w:tc>
          <w:tcPr>
            <w:tcW w:w="4676" w:type="dxa"/>
          </w:tcPr>
          <w:p w14:paraId="7E60F8F3" w14:textId="77777777" w:rsidR="00183252" w:rsidRPr="001C01CD" w:rsidRDefault="00183252" w:rsidP="008333C8">
            <w:pPr>
              <w:spacing w:before="0" w:after="0"/>
              <w:jc w:val="center"/>
            </w:pPr>
            <w:r w:rsidRPr="001C01CD">
              <w:t>Bits 32-63</w:t>
            </w:r>
          </w:p>
        </w:tc>
      </w:tr>
      <w:tr w:rsidR="00183252" w:rsidRPr="001C01CD" w14:paraId="2CBB80B5" w14:textId="77777777" w:rsidTr="008333C8">
        <w:tc>
          <w:tcPr>
            <w:tcW w:w="1168" w:type="dxa"/>
          </w:tcPr>
          <w:p w14:paraId="2B069AA3" w14:textId="63447553" w:rsidR="00183252" w:rsidRPr="001C01CD" w:rsidRDefault="00183252" w:rsidP="008333C8">
            <w:pPr>
              <w:spacing w:before="0" w:after="0"/>
              <w:jc w:val="center"/>
            </w:pPr>
            <w:r w:rsidRPr="001C01CD">
              <w:t>dl</w:t>
            </w:r>
          </w:p>
        </w:tc>
        <w:tc>
          <w:tcPr>
            <w:tcW w:w="1168" w:type="dxa"/>
          </w:tcPr>
          <w:p w14:paraId="3767244D" w14:textId="77777777" w:rsidR="00183252" w:rsidRPr="001C01CD" w:rsidRDefault="00183252" w:rsidP="008333C8">
            <w:pPr>
              <w:spacing w:before="0" w:after="0"/>
              <w:jc w:val="center"/>
            </w:pPr>
            <w:r w:rsidRPr="001C01CD">
              <w:t>ah</w:t>
            </w:r>
          </w:p>
        </w:tc>
        <w:tc>
          <w:tcPr>
            <w:tcW w:w="2338" w:type="dxa"/>
            <w:vMerge w:val="restart"/>
          </w:tcPr>
          <w:p w14:paraId="0AE86396" w14:textId="77777777" w:rsidR="00183252" w:rsidRPr="001C01CD" w:rsidRDefault="00183252" w:rsidP="008333C8">
            <w:pPr>
              <w:spacing w:before="0" w:after="0"/>
              <w:jc w:val="center"/>
            </w:pPr>
          </w:p>
        </w:tc>
        <w:tc>
          <w:tcPr>
            <w:tcW w:w="4676" w:type="dxa"/>
            <w:vMerge w:val="restart"/>
          </w:tcPr>
          <w:p w14:paraId="10411B28" w14:textId="77777777" w:rsidR="00183252" w:rsidRPr="001C01CD" w:rsidRDefault="00183252" w:rsidP="008333C8">
            <w:pPr>
              <w:spacing w:before="0" w:after="0"/>
              <w:jc w:val="center"/>
            </w:pPr>
          </w:p>
        </w:tc>
      </w:tr>
      <w:tr w:rsidR="00183252" w:rsidRPr="001C01CD" w14:paraId="4D0D11DB" w14:textId="77777777" w:rsidTr="008333C8">
        <w:tc>
          <w:tcPr>
            <w:tcW w:w="2336" w:type="dxa"/>
            <w:gridSpan w:val="2"/>
          </w:tcPr>
          <w:p w14:paraId="30457BEB" w14:textId="7C954A35" w:rsidR="00183252" w:rsidRPr="001C01CD" w:rsidRDefault="00183252" w:rsidP="008333C8">
            <w:pPr>
              <w:spacing w:before="0" w:after="0"/>
              <w:jc w:val="center"/>
            </w:pPr>
            <w:r w:rsidRPr="001C01CD">
              <w:t>dx</w:t>
            </w:r>
          </w:p>
        </w:tc>
        <w:tc>
          <w:tcPr>
            <w:tcW w:w="2338" w:type="dxa"/>
            <w:vMerge/>
          </w:tcPr>
          <w:p w14:paraId="74AFA9E1" w14:textId="77777777" w:rsidR="00183252" w:rsidRPr="001C01CD" w:rsidRDefault="00183252" w:rsidP="008333C8">
            <w:pPr>
              <w:spacing w:before="0" w:after="0"/>
              <w:jc w:val="center"/>
            </w:pPr>
          </w:p>
        </w:tc>
        <w:tc>
          <w:tcPr>
            <w:tcW w:w="4676" w:type="dxa"/>
            <w:vMerge/>
          </w:tcPr>
          <w:p w14:paraId="12150FD5" w14:textId="77777777" w:rsidR="00183252" w:rsidRPr="001C01CD" w:rsidRDefault="00183252" w:rsidP="008333C8">
            <w:pPr>
              <w:spacing w:before="0" w:after="0"/>
              <w:jc w:val="center"/>
            </w:pPr>
          </w:p>
        </w:tc>
      </w:tr>
      <w:tr w:rsidR="00183252" w:rsidRPr="001C01CD" w14:paraId="08E2ACE2" w14:textId="77777777" w:rsidTr="008333C8">
        <w:tc>
          <w:tcPr>
            <w:tcW w:w="4674" w:type="dxa"/>
            <w:gridSpan w:val="3"/>
          </w:tcPr>
          <w:p w14:paraId="0972D03C" w14:textId="4A1CFAE9" w:rsidR="00183252" w:rsidRPr="001C01CD" w:rsidRDefault="00183252" w:rsidP="008333C8">
            <w:pPr>
              <w:spacing w:before="0" w:after="0"/>
              <w:jc w:val="center"/>
            </w:pPr>
            <w:r w:rsidRPr="001C01CD">
              <w:t>edx</w:t>
            </w:r>
          </w:p>
        </w:tc>
        <w:tc>
          <w:tcPr>
            <w:tcW w:w="4676" w:type="dxa"/>
            <w:vMerge/>
          </w:tcPr>
          <w:p w14:paraId="14AB40D3" w14:textId="77777777" w:rsidR="00183252" w:rsidRPr="001C01CD" w:rsidRDefault="00183252" w:rsidP="008333C8">
            <w:pPr>
              <w:spacing w:before="0" w:after="0"/>
              <w:jc w:val="center"/>
            </w:pPr>
          </w:p>
        </w:tc>
      </w:tr>
      <w:tr w:rsidR="00183252" w:rsidRPr="001C01CD" w14:paraId="096C50C1" w14:textId="77777777" w:rsidTr="008333C8">
        <w:tc>
          <w:tcPr>
            <w:tcW w:w="9350" w:type="dxa"/>
            <w:gridSpan w:val="4"/>
          </w:tcPr>
          <w:p w14:paraId="7B0EFF7D" w14:textId="2FFD6C89" w:rsidR="00183252" w:rsidRPr="001C01CD" w:rsidRDefault="00183252" w:rsidP="008333C8">
            <w:pPr>
              <w:spacing w:before="0" w:after="0"/>
              <w:jc w:val="center"/>
            </w:pPr>
            <w:r w:rsidRPr="001C01CD">
              <w:t>rdx</w:t>
            </w:r>
          </w:p>
        </w:tc>
      </w:tr>
    </w:tbl>
    <w:p w14:paraId="0033E79A" w14:textId="77777777" w:rsidR="001C01CD" w:rsidRPr="001C01CD" w:rsidRDefault="001C01CD" w:rsidP="001C01CD">
      <w:pPr>
        <w:pStyle w:val="Code"/>
      </w:pPr>
    </w:p>
    <w:tbl>
      <w:tblPr>
        <w:tblStyle w:val="Tabellrutnt"/>
        <w:tblW w:w="0" w:type="auto"/>
        <w:tblLook w:val="04A0" w:firstRow="1" w:lastRow="0" w:firstColumn="1" w:lastColumn="0" w:noHBand="0" w:noVBand="1"/>
      </w:tblPr>
      <w:tblGrid>
        <w:gridCol w:w="1168"/>
        <w:gridCol w:w="1168"/>
        <w:gridCol w:w="2338"/>
        <w:gridCol w:w="4676"/>
      </w:tblGrid>
      <w:tr w:rsidR="001C01CD" w:rsidRPr="001C01CD" w14:paraId="7D255107" w14:textId="77777777" w:rsidTr="008333C8">
        <w:tc>
          <w:tcPr>
            <w:tcW w:w="1168" w:type="dxa"/>
          </w:tcPr>
          <w:p w14:paraId="6248A408" w14:textId="77777777" w:rsidR="001C01CD" w:rsidRPr="001C01CD" w:rsidRDefault="001C01CD" w:rsidP="008333C8">
            <w:pPr>
              <w:spacing w:before="0" w:after="0"/>
              <w:jc w:val="center"/>
            </w:pPr>
            <w:r w:rsidRPr="001C01CD">
              <w:t>Bits 0-7</w:t>
            </w:r>
          </w:p>
        </w:tc>
        <w:tc>
          <w:tcPr>
            <w:tcW w:w="1168" w:type="dxa"/>
          </w:tcPr>
          <w:p w14:paraId="17C9C3BE" w14:textId="77777777" w:rsidR="001C01CD" w:rsidRPr="001C01CD" w:rsidRDefault="001C01CD" w:rsidP="008333C8">
            <w:pPr>
              <w:spacing w:before="0" w:after="0"/>
              <w:jc w:val="center"/>
            </w:pPr>
            <w:r w:rsidRPr="001C01CD">
              <w:t>Bits 8-15</w:t>
            </w:r>
          </w:p>
        </w:tc>
        <w:tc>
          <w:tcPr>
            <w:tcW w:w="2338" w:type="dxa"/>
          </w:tcPr>
          <w:p w14:paraId="3267030D" w14:textId="77777777" w:rsidR="001C01CD" w:rsidRPr="001C01CD" w:rsidRDefault="001C01CD" w:rsidP="008333C8">
            <w:pPr>
              <w:spacing w:before="0" w:after="0"/>
              <w:jc w:val="center"/>
            </w:pPr>
            <w:r w:rsidRPr="001C01CD">
              <w:t>Bits 16-31</w:t>
            </w:r>
          </w:p>
        </w:tc>
        <w:tc>
          <w:tcPr>
            <w:tcW w:w="4676" w:type="dxa"/>
          </w:tcPr>
          <w:p w14:paraId="34ECD7F3" w14:textId="77777777" w:rsidR="001C01CD" w:rsidRPr="001C01CD" w:rsidRDefault="001C01CD" w:rsidP="008333C8">
            <w:pPr>
              <w:spacing w:before="0" w:after="0"/>
              <w:jc w:val="center"/>
            </w:pPr>
            <w:r w:rsidRPr="001C01CD">
              <w:t>Bits 32-63</w:t>
            </w:r>
          </w:p>
        </w:tc>
      </w:tr>
      <w:tr w:rsidR="001C01CD" w:rsidRPr="001C01CD" w14:paraId="5556C6DE" w14:textId="77777777" w:rsidTr="008333C8">
        <w:tc>
          <w:tcPr>
            <w:tcW w:w="2336" w:type="dxa"/>
            <w:gridSpan w:val="2"/>
          </w:tcPr>
          <w:p w14:paraId="3E5C43E0" w14:textId="2900C4FE" w:rsidR="001C01CD" w:rsidRPr="001C01CD" w:rsidRDefault="008333C8" w:rsidP="008333C8">
            <w:pPr>
              <w:spacing w:before="0" w:after="0"/>
              <w:jc w:val="center"/>
            </w:pPr>
            <w:r>
              <w:t>si</w:t>
            </w:r>
          </w:p>
        </w:tc>
        <w:tc>
          <w:tcPr>
            <w:tcW w:w="2338" w:type="dxa"/>
          </w:tcPr>
          <w:p w14:paraId="74A4C522" w14:textId="77777777" w:rsidR="001C01CD" w:rsidRPr="001C01CD" w:rsidRDefault="001C01CD" w:rsidP="008333C8">
            <w:pPr>
              <w:spacing w:before="0" w:after="0"/>
              <w:jc w:val="center"/>
            </w:pPr>
          </w:p>
        </w:tc>
        <w:tc>
          <w:tcPr>
            <w:tcW w:w="4676" w:type="dxa"/>
            <w:vMerge w:val="restart"/>
          </w:tcPr>
          <w:p w14:paraId="702BA49B" w14:textId="77777777" w:rsidR="001C01CD" w:rsidRPr="001C01CD" w:rsidRDefault="001C01CD" w:rsidP="008333C8">
            <w:pPr>
              <w:spacing w:before="0" w:after="0"/>
              <w:jc w:val="center"/>
            </w:pPr>
          </w:p>
        </w:tc>
      </w:tr>
      <w:tr w:rsidR="001C01CD" w:rsidRPr="001C01CD" w14:paraId="4A0D115E" w14:textId="77777777" w:rsidTr="008333C8">
        <w:tc>
          <w:tcPr>
            <w:tcW w:w="4674" w:type="dxa"/>
            <w:gridSpan w:val="3"/>
          </w:tcPr>
          <w:p w14:paraId="7D181686" w14:textId="2C969C58" w:rsidR="001C01CD" w:rsidRPr="001C01CD" w:rsidRDefault="001C01CD" w:rsidP="008333C8">
            <w:pPr>
              <w:spacing w:before="0" w:after="0"/>
              <w:jc w:val="center"/>
            </w:pPr>
            <w:r w:rsidRPr="001C01CD">
              <w:t>e</w:t>
            </w:r>
            <w:r w:rsidR="008333C8">
              <w:t>si</w:t>
            </w:r>
          </w:p>
        </w:tc>
        <w:tc>
          <w:tcPr>
            <w:tcW w:w="4676" w:type="dxa"/>
            <w:vMerge/>
          </w:tcPr>
          <w:p w14:paraId="202517C1" w14:textId="77777777" w:rsidR="001C01CD" w:rsidRPr="001C01CD" w:rsidRDefault="001C01CD" w:rsidP="008333C8">
            <w:pPr>
              <w:spacing w:before="0" w:after="0"/>
              <w:jc w:val="center"/>
            </w:pPr>
          </w:p>
        </w:tc>
      </w:tr>
      <w:tr w:rsidR="001C01CD" w:rsidRPr="001C01CD" w14:paraId="6C4D8731" w14:textId="77777777" w:rsidTr="008333C8">
        <w:tc>
          <w:tcPr>
            <w:tcW w:w="9350" w:type="dxa"/>
            <w:gridSpan w:val="4"/>
          </w:tcPr>
          <w:p w14:paraId="72601D36" w14:textId="14854240" w:rsidR="001C01CD" w:rsidRPr="001C01CD" w:rsidRDefault="001C01CD" w:rsidP="008333C8">
            <w:pPr>
              <w:spacing w:before="0" w:after="0"/>
              <w:jc w:val="center"/>
            </w:pPr>
            <w:r w:rsidRPr="001C01CD">
              <w:t>r</w:t>
            </w:r>
            <w:r w:rsidR="008333C8">
              <w:t>si</w:t>
            </w:r>
          </w:p>
        </w:tc>
      </w:tr>
    </w:tbl>
    <w:p w14:paraId="09A98440"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5311F89F" w14:textId="77777777" w:rsidTr="008333C8">
        <w:tc>
          <w:tcPr>
            <w:tcW w:w="1168" w:type="dxa"/>
          </w:tcPr>
          <w:p w14:paraId="47432FBD" w14:textId="77777777" w:rsidR="008333C8" w:rsidRPr="001C01CD" w:rsidRDefault="008333C8" w:rsidP="008333C8">
            <w:pPr>
              <w:spacing w:before="0" w:after="0"/>
              <w:jc w:val="center"/>
            </w:pPr>
            <w:r w:rsidRPr="001C01CD">
              <w:t>Bits 0-7</w:t>
            </w:r>
          </w:p>
        </w:tc>
        <w:tc>
          <w:tcPr>
            <w:tcW w:w="1168" w:type="dxa"/>
          </w:tcPr>
          <w:p w14:paraId="778B511B" w14:textId="77777777" w:rsidR="008333C8" w:rsidRPr="001C01CD" w:rsidRDefault="008333C8" w:rsidP="008333C8">
            <w:pPr>
              <w:spacing w:before="0" w:after="0"/>
              <w:jc w:val="center"/>
            </w:pPr>
            <w:r w:rsidRPr="001C01CD">
              <w:t>Bits 8-15</w:t>
            </w:r>
          </w:p>
        </w:tc>
        <w:tc>
          <w:tcPr>
            <w:tcW w:w="2338" w:type="dxa"/>
          </w:tcPr>
          <w:p w14:paraId="36B364C8" w14:textId="77777777" w:rsidR="008333C8" w:rsidRPr="001C01CD" w:rsidRDefault="008333C8" w:rsidP="008333C8">
            <w:pPr>
              <w:spacing w:before="0" w:after="0"/>
              <w:jc w:val="center"/>
            </w:pPr>
            <w:r w:rsidRPr="001C01CD">
              <w:t>Bits 16-31</w:t>
            </w:r>
          </w:p>
        </w:tc>
        <w:tc>
          <w:tcPr>
            <w:tcW w:w="4676" w:type="dxa"/>
          </w:tcPr>
          <w:p w14:paraId="1B2E1CC2" w14:textId="77777777" w:rsidR="008333C8" w:rsidRPr="001C01CD" w:rsidRDefault="008333C8" w:rsidP="008333C8">
            <w:pPr>
              <w:spacing w:before="0" w:after="0"/>
              <w:jc w:val="center"/>
            </w:pPr>
            <w:r w:rsidRPr="001C01CD">
              <w:t>Bits 32-63</w:t>
            </w:r>
          </w:p>
        </w:tc>
      </w:tr>
      <w:tr w:rsidR="008333C8" w:rsidRPr="001C01CD" w14:paraId="10C4A290" w14:textId="77777777" w:rsidTr="008333C8">
        <w:tc>
          <w:tcPr>
            <w:tcW w:w="2336" w:type="dxa"/>
            <w:gridSpan w:val="2"/>
          </w:tcPr>
          <w:p w14:paraId="737BC3CD" w14:textId="63E83DE9" w:rsidR="008333C8" w:rsidRPr="001C01CD" w:rsidRDefault="008333C8" w:rsidP="008333C8">
            <w:pPr>
              <w:spacing w:before="0" w:after="0"/>
              <w:jc w:val="center"/>
            </w:pPr>
            <w:r>
              <w:t>di</w:t>
            </w:r>
          </w:p>
        </w:tc>
        <w:tc>
          <w:tcPr>
            <w:tcW w:w="2338" w:type="dxa"/>
          </w:tcPr>
          <w:p w14:paraId="6E1379B8" w14:textId="77777777" w:rsidR="008333C8" w:rsidRPr="001C01CD" w:rsidRDefault="008333C8" w:rsidP="008333C8">
            <w:pPr>
              <w:spacing w:before="0" w:after="0"/>
              <w:jc w:val="center"/>
            </w:pPr>
          </w:p>
        </w:tc>
        <w:tc>
          <w:tcPr>
            <w:tcW w:w="4676" w:type="dxa"/>
            <w:vMerge w:val="restart"/>
          </w:tcPr>
          <w:p w14:paraId="7C31778F" w14:textId="77777777" w:rsidR="008333C8" w:rsidRPr="001C01CD" w:rsidRDefault="008333C8" w:rsidP="008333C8">
            <w:pPr>
              <w:spacing w:before="0" w:after="0"/>
              <w:jc w:val="center"/>
            </w:pPr>
          </w:p>
        </w:tc>
      </w:tr>
      <w:tr w:rsidR="008333C8" w:rsidRPr="001C01CD" w14:paraId="595AD968" w14:textId="77777777" w:rsidTr="008333C8">
        <w:tc>
          <w:tcPr>
            <w:tcW w:w="4674" w:type="dxa"/>
            <w:gridSpan w:val="3"/>
          </w:tcPr>
          <w:p w14:paraId="629D1A4B" w14:textId="0036CE94" w:rsidR="008333C8" w:rsidRPr="001C01CD" w:rsidRDefault="008333C8" w:rsidP="008333C8">
            <w:pPr>
              <w:spacing w:before="0" w:after="0"/>
              <w:jc w:val="center"/>
            </w:pPr>
            <w:r w:rsidRPr="001C01CD">
              <w:t>e</w:t>
            </w:r>
            <w:r>
              <w:t>di</w:t>
            </w:r>
          </w:p>
        </w:tc>
        <w:tc>
          <w:tcPr>
            <w:tcW w:w="4676" w:type="dxa"/>
            <w:vMerge/>
          </w:tcPr>
          <w:p w14:paraId="4006A0FD" w14:textId="77777777" w:rsidR="008333C8" w:rsidRPr="001C01CD" w:rsidRDefault="008333C8" w:rsidP="008333C8">
            <w:pPr>
              <w:spacing w:before="0" w:after="0"/>
              <w:jc w:val="center"/>
            </w:pPr>
          </w:p>
        </w:tc>
      </w:tr>
      <w:tr w:rsidR="008333C8" w:rsidRPr="001C01CD" w14:paraId="52A109B6" w14:textId="77777777" w:rsidTr="008333C8">
        <w:tc>
          <w:tcPr>
            <w:tcW w:w="9350" w:type="dxa"/>
            <w:gridSpan w:val="4"/>
          </w:tcPr>
          <w:p w14:paraId="0D536046" w14:textId="783CCC12" w:rsidR="008333C8" w:rsidRPr="001C01CD" w:rsidRDefault="008333C8" w:rsidP="008333C8">
            <w:pPr>
              <w:spacing w:before="0" w:after="0"/>
              <w:jc w:val="center"/>
            </w:pPr>
            <w:r w:rsidRPr="001C01CD">
              <w:t>r</w:t>
            </w:r>
            <w:r>
              <w:t>di</w:t>
            </w:r>
          </w:p>
        </w:tc>
      </w:tr>
    </w:tbl>
    <w:p w14:paraId="06FE725F"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1C0A2014" w14:textId="77777777" w:rsidTr="008333C8">
        <w:tc>
          <w:tcPr>
            <w:tcW w:w="1168" w:type="dxa"/>
          </w:tcPr>
          <w:p w14:paraId="6A766586" w14:textId="77777777" w:rsidR="008333C8" w:rsidRPr="001C01CD" w:rsidRDefault="008333C8" w:rsidP="008333C8">
            <w:pPr>
              <w:spacing w:before="0" w:after="0"/>
              <w:jc w:val="center"/>
            </w:pPr>
            <w:r w:rsidRPr="001C01CD">
              <w:t>Bits 0-7</w:t>
            </w:r>
          </w:p>
        </w:tc>
        <w:tc>
          <w:tcPr>
            <w:tcW w:w="1168" w:type="dxa"/>
          </w:tcPr>
          <w:p w14:paraId="5B21BCAA" w14:textId="77777777" w:rsidR="008333C8" w:rsidRPr="001C01CD" w:rsidRDefault="008333C8" w:rsidP="008333C8">
            <w:pPr>
              <w:spacing w:before="0" w:after="0"/>
              <w:jc w:val="center"/>
            </w:pPr>
            <w:r w:rsidRPr="001C01CD">
              <w:t>Bits 8-15</w:t>
            </w:r>
          </w:p>
        </w:tc>
        <w:tc>
          <w:tcPr>
            <w:tcW w:w="2338" w:type="dxa"/>
          </w:tcPr>
          <w:p w14:paraId="384FB0AE" w14:textId="77777777" w:rsidR="008333C8" w:rsidRPr="001C01CD" w:rsidRDefault="008333C8" w:rsidP="008333C8">
            <w:pPr>
              <w:spacing w:before="0" w:after="0"/>
              <w:jc w:val="center"/>
            </w:pPr>
            <w:r w:rsidRPr="001C01CD">
              <w:t>Bits 16-31</w:t>
            </w:r>
          </w:p>
        </w:tc>
        <w:tc>
          <w:tcPr>
            <w:tcW w:w="4676" w:type="dxa"/>
          </w:tcPr>
          <w:p w14:paraId="6439E4C4" w14:textId="77777777" w:rsidR="008333C8" w:rsidRPr="001C01CD" w:rsidRDefault="008333C8" w:rsidP="008333C8">
            <w:pPr>
              <w:spacing w:before="0" w:after="0"/>
              <w:jc w:val="center"/>
            </w:pPr>
            <w:r w:rsidRPr="001C01CD">
              <w:t>Bits 32-63</w:t>
            </w:r>
          </w:p>
        </w:tc>
      </w:tr>
      <w:tr w:rsidR="008333C8" w:rsidRPr="001C01CD" w14:paraId="523E1167" w14:textId="77777777" w:rsidTr="008333C8">
        <w:tc>
          <w:tcPr>
            <w:tcW w:w="2336" w:type="dxa"/>
            <w:gridSpan w:val="2"/>
          </w:tcPr>
          <w:p w14:paraId="4B7D4FD2" w14:textId="4359187E" w:rsidR="008333C8" w:rsidRPr="001C01CD" w:rsidRDefault="008333C8" w:rsidP="008333C8">
            <w:pPr>
              <w:spacing w:before="0" w:after="0"/>
              <w:jc w:val="center"/>
            </w:pPr>
            <w:r>
              <w:t>bp</w:t>
            </w:r>
          </w:p>
        </w:tc>
        <w:tc>
          <w:tcPr>
            <w:tcW w:w="2338" w:type="dxa"/>
          </w:tcPr>
          <w:p w14:paraId="216BF9BE" w14:textId="77777777" w:rsidR="008333C8" w:rsidRPr="001C01CD" w:rsidRDefault="008333C8" w:rsidP="008333C8">
            <w:pPr>
              <w:spacing w:before="0" w:after="0"/>
              <w:jc w:val="center"/>
            </w:pPr>
          </w:p>
        </w:tc>
        <w:tc>
          <w:tcPr>
            <w:tcW w:w="4676" w:type="dxa"/>
            <w:vMerge w:val="restart"/>
          </w:tcPr>
          <w:p w14:paraId="4658A851" w14:textId="77777777" w:rsidR="008333C8" w:rsidRPr="001C01CD" w:rsidRDefault="008333C8" w:rsidP="008333C8">
            <w:pPr>
              <w:spacing w:before="0" w:after="0"/>
              <w:jc w:val="center"/>
            </w:pPr>
          </w:p>
        </w:tc>
      </w:tr>
      <w:tr w:rsidR="008333C8" w:rsidRPr="001C01CD" w14:paraId="02D736C8" w14:textId="77777777" w:rsidTr="008333C8">
        <w:tc>
          <w:tcPr>
            <w:tcW w:w="4674" w:type="dxa"/>
            <w:gridSpan w:val="3"/>
          </w:tcPr>
          <w:p w14:paraId="322E7E6D" w14:textId="3CCB2C2E" w:rsidR="008333C8" w:rsidRPr="001C01CD" w:rsidRDefault="008333C8" w:rsidP="008333C8">
            <w:pPr>
              <w:spacing w:before="0" w:after="0"/>
              <w:jc w:val="center"/>
            </w:pPr>
            <w:r w:rsidRPr="001C01CD">
              <w:t>e</w:t>
            </w:r>
            <w:r>
              <w:t>bp</w:t>
            </w:r>
          </w:p>
        </w:tc>
        <w:tc>
          <w:tcPr>
            <w:tcW w:w="4676" w:type="dxa"/>
            <w:vMerge/>
          </w:tcPr>
          <w:p w14:paraId="3CB4E58D" w14:textId="77777777" w:rsidR="008333C8" w:rsidRPr="001C01CD" w:rsidRDefault="008333C8" w:rsidP="008333C8">
            <w:pPr>
              <w:spacing w:before="0" w:after="0"/>
              <w:jc w:val="center"/>
            </w:pPr>
          </w:p>
        </w:tc>
      </w:tr>
      <w:tr w:rsidR="008333C8" w:rsidRPr="001C01CD" w14:paraId="35931BCE" w14:textId="77777777" w:rsidTr="008333C8">
        <w:tc>
          <w:tcPr>
            <w:tcW w:w="9350" w:type="dxa"/>
            <w:gridSpan w:val="4"/>
          </w:tcPr>
          <w:p w14:paraId="155D40FE" w14:textId="6D2D7448" w:rsidR="008333C8" w:rsidRPr="001C01CD" w:rsidRDefault="008333C8" w:rsidP="008333C8">
            <w:pPr>
              <w:spacing w:before="0" w:after="0"/>
              <w:jc w:val="center"/>
            </w:pPr>
            <w:r w:rsidRPr="001C01CD">
              <w:t>r</w:t>
            </w:r>
            <w:r>
              <w:t>bp</w:t>
            </w:r>
          </w:p>
        </w:tc>
      </w:tr>
    </w:tbl>
    <w:p w14:paraId="679E7BE9"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74A193DA" w14:textId="77777777" w:rsidTr="008333C8">
        <w:tc>
          <w:tcPr>
            <w:tcW w:w="1168" w:type="dxa"/>
          </w:tcPr>
          <w:p w14:paraId="46047DD3" w14:textId="77777777" w:rsidR="008333C8" w:rsidRPr="001C01CD" w:rsidRDefault="008333C8" w:rsidP="008333C8">
            <w:pPr>
              <w:spacing w:before="0" w:after="0"/>
              <w:jc w:val="center"/>
            </w:pPr>
            <w:r w:rsidRPr="001C01CD">
              <w:t>Bits 0-7</w:t>
            </w:r>
          </w:p>
        </w:tc>
        <w:tc>
          <w:tcPr>
            <w:tcW w:w="1168" w:type="dxa"/>
          </w:tcPr>
          <w:p w14:paraId="355BDBDF" w14:textId="77777777" w:rsidR="008333C8" w:rsidRPr="001C01CD" w:rsidRDefault="008333C8" w:rsidP="008333C8">
            <w:pPr>
              <w:spacing w:before="0" w:after="0"/>
              <w:jc w:val="center"/>
            </w:pPr>
            <w:r w:rsidRPr="001C01CD">
              <w:t>Bits 8-15</w:t>
            </w:r>
          </w:p>
        </w:tc>
        <w:tc>
          <w:tcPr>
            <w:tcW w:w="2338" w:type="dxa"/>
          </w:tcPr>
          <w:p w14:paraId="200EDA26" w14:textId="77777777" w:rsidR="008333C8" w:rsidRPr="001C01CD" w:rsidRDefault="008333C8" w:rsidP="008333C8">
            <w:pPr>
              <w:spacing w:before="0" w:after="0"/>
              <w:jc w:val="center"/>
            </w:pPr>
            <w:r w:rsidRPr="001C01CD">
              <w:t>Bits 16-31</w:t>
            </w:r>
          </w:p>
        </w:tc>
        <w:tc>
          <w:tcPr>
            <w:tcW w:w="4676" w:type="dxa"/>
          </w:tcPr>
          <w:p w14:paraId="74D39900" w14:textId="77777777" w:rsidR="008333C8" w:rsidRPr="001C01CD" w:rsidRDefault="008333C8" w:rsidP="008333C8">
            <w:pPr>
              <w:spacing w:before="0" w:after="0"/>
              <w:jc w:val="center"/>
            </w:pPr>
            <w:r w:rsidRPr="001C01CD">
              <w:t>Bits 32-63</w:t>
            </w:r>
          </w:p>
        </w:tc>
      </w:tr>
      <w:tr w:rsidR="008333C8" w:rsidRPr="001C01CD" w14:paraId="760D7F78" w14:textId="77777777" w:rsidTr="008333C8">
        <w:tc>
          <w:tcPr>
            <w:tcW w:w="2336" w:type="dxa"/>
            <w:gridSpan w:val="2"/>
          </w:tcPr>
          <w:p w14:paraId="75B1FFF6" w14:textId="4CBEC060" w:rsidR="008333C8" w:rsidRPr="001C01CD" w:rsidRDefault="008333C8" w:rsidP="008333C8">
            <w:pPr>
              <w:spacing w:before="0" w:after="0"/>
              <w:jc w:val="center"/>
            </w:pPr>
            <w:r>
              <w:t>sp</w:t>
            </w:r>
          </w:p>
        </w:tc>
        <w:tc>
          <w:tcPr>
            <w:tcW w:w="2338" w:type="dxa"/>
          </w:tcPr>
          <w:p w14:paraId="48B5849E" w14:textId="77777777" w:rsidR="008333C8" w:rsidRPr="001C01CD" w:rsidRDefault="008333C8" w:rsidP="008333C8">
            <w:pPr>
              <w:spacing w:before="0" w:after="0"/>
              <w:jc w:val="center"/>
            </w:pPr>
          </w:p>
        </w:tc>
        <w:tc>
          <w:tcPr>
            <w:tcW w:w="4676" w:type="dxa"/>
            <w:vMerge w:val="restart"/>
          </w:tcPr>
          <w:p w14:paraId="76AD6BCD" w14:textId="77777777" w:rsidR="008333C8" w:rsidRPr="001C01CD" w:rsidRDefault="008333C8" w:rsidP="008333C8">
            <w:pPr>
              <w:spacing w:before="0" w:after="0"/>
              <w:jc w:val="center"/>
            </w:pPr>
          </w:p>
        </w:tc>
      </w:tr>
      <w:tr w:rsidR="008333C8" w:rsidRPr="001C01CD" w14:paraId="3941086F" w14:textId="77777777" w:rsidTr="008333C8">
        <w:tc>
          <w:tcPr>
            <w:tcW w:w="4674" w:type="dxa"/>
            <w:gridSpan w:val="3"/>
          </w:tcPr>
          <w:p w14:paraId="7EE0234A" w14:textId="5403EF74" w:rsidR="008333C8" w:rsidRPr="001C01CD" w:rsidRDefault="008333C8" w:rsidP="008333C8">
            <w:pPr>
              <w:spacing w:before="0" w:after="0"/>
              <w:jc w:val="center"/>
            </w:pPr>
            <w:r w:rsidRPr="001C01CD">
              <w:t>e</w:t>
            </w:r>
            <w:r>
              <w:t>sp</w:t>
            </w:r>
          </w:p>
        </w:tc>
        <w:tc>
          <w:tcPr>
            <w:tcW w:w="4676" w:type="dxa"/>
            <w:vMerge/>
          </w:tcPr>
          <w:p w14:paraId="77B6C218" w14:textId="77777777" w:rsidR="008333C8" w:rsidRPr="001C01CD" w:rsidRDefault="008333C8" w:rsidP="008333C8">
            <w:pPr>
              <w:spacing w:before="0" w:after="0"/>
              <w:jc w:val="center"/>
            </w:pPr>
          </w:p>
        </w:tc>
      </w:tr>
      <w:tr w:rsidR="008333C8" w:rsidRPr="001C01CD" w14:paraId="40799B59" w14:textId="77777777" w:rsidTr="008333C8">
        <w:tc>
          <w:tcPr>
            <w:tcW w:w="9350" w:type="dxa"/>
            <w:gridSpan w:val="4"/>
          </w:tcPr>
          <w:p w14:paraId="0EED4B97" w14:textId="23BB4ADD" w:rsidR="008333C8" w:rsidRPr="001C01CD" w:rsidRDefault="008333C8" w:rsidP="008333C8">
            <w:pPr>
              <w:spacing w:before="0" w:after="0"/>
              <w:jc w:val="center"/>
            </w:pPr>
            <w:r w:rsidRPr="001C01CD">
              <w:t>r</w:t>
            </w:r>
            <w:r>
              <w:t>sp</w:t>
            </w:r>
          </w:p>
        </w:tc>
      </w:tr>
    </w:tbl>
    <w:p w14:paraId="5A67EAB2" w14:textId="68D3C910" w:rsidR="007D596B" w:rsidRPr="00903DBA" w:rsidRDefault="007D596B" w:rsidP="00845EA9">
      <w:pPr>
        <w:pStyle w:val="Appendix"/>
        <w:rPr>
          <w:lang w:val="en-US"/>
        </w:rPr>
      </w:pPr>
      <w:bookmarkStart w:id="626" w:name="_Toc59126327"/>
      <w:r w:rsidRPr="00903DBA">
        <w:rPr>
          <w:lang w:val="en-US"/>
        </w:rPr>
        <w:lastRenderedPageBreak/>
        <w:t>The C Grammar</w:t>
      </w:r>
      <w:bookmarkEnd w:id="600"/>
      <w:bookmarkEnd w:id="623"/>
      <w:bookmarkEnd w:id="626"/>
    </w:p>
    <w:p w14:paraId="5EE70CDE" w14:textId="3D3CD693" w:rsidR="00CB1AB5" w:rsidRPr="00903DBA" w:rsidRDefault="00CB1AB5" w:rsidP="00CB1AB5">
      <w:bookmarkStart w:id="627" w:name="_Ref418184656"/>
      <w:r w:rsidRPr="00903DBA">
        <w:t xml:space="preserve">This grammar of the C compiler of this book is based on (and to a large extent identical with) the grammar defined in the </w:t>
      </w:r>
      <w:r w:rsidRPr="00903DBA">
        <w:rPr>
          <w:i/>
        </w:rPr>
        <w:t>American National Standard for Information systems – Programming Language C, X3.159-1989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628" w:name="_Toc49764472"/>
      <w:bookmarkStart w:id="629" w:name="_Toc59126328"/>
      <w:r w:rsidRPr="00903DBA">
        <w:t>The Preprocessor Grammar</w:t>
      </w:r>
      <w:bookmarkEnd w:id="628"/>
      <w:bookmarkEnd w:id="629"/>
    </w:p>
    <w:p w14:paraId="6050AB4B" w14:textId="12E8CE52" w:rsidR="00CB1AB5" w:rsidRPr="00903DBA" w:rsidRDefault="00CB1AB5" w:rsidP="00CB1AB5">
      <w:r w:rsidRPr="00903DBA">
        <w:t xml:space="preserve">The following grammar is implemented in </w:t>
      </w:r>
      <w:r w:rsidR="00774040" w:rsidRPr="00903DBA">
        <w:t>GPPG</w:t>
      </w:r>
      <w:r w:rsidRPr="00903DBA">
        <w:t xml:space="preserve"> in Chapter </w:t>
      </w:r>
      <w:r w:rsidRPr="00903DBA">
        <w:fldChar w:fldCharType="begin"/>
      </w:r>
      <w:r w:rsidRPr="00903DBA">
        <w:instrText xml:space="preserve"> REF _Ref418260972 \r \h </w:instrText>
      </w:r>
      <w:r w:rsidRPr="00903DBA">
        <w:fldChar w:fldCharType="separate"/>
      </w:r>
      <w:r w:rsidR="00461860">
        <w:t>1.3</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630" w:name="_Toc49764473"/>
      <w:bookmarkStart w:id="631" w:name="_Toc59126329"/>
      <w:r w:rsidRPr="00903DBA">
        <w:t>The Language Grammar</w:t>
      </w:r>
      <w:bookmarkEnd w:id="630"/>
      <w:bookmarkEnd w:id="631"/>
    </w:p>
    <w:p w14:paraId="69CBCC96" w14:textId="14845EC6" w:rsidR="00CB1AB5" w:rsidRPr="00903DBA" w:rsidRDefault="00CB1AB5" w:rsidP="00CB1AB5">
      <w:r w:rsidRPr="00903DBA">
        <w:t xml:space="preserve">The following grammar is implemented in GPPG in Chapter </w:t>
      </w:r>
      <w:r w:rsidRPr="00903DBA">
        <w:fldChar w:fldCharType="begin"/>
      </w:r>
      <w:r w:rsidRPr="00903DBA">
        <w:instrText xml:space="preserve"> REF _Ref418260937 \r \h </w:instrText>
      </w:r>
      <w:r w:rsidRPr="00903DBA">
        <w:fldChar w:fldCharType="separate"/>
      </w:r>
      <w:r w:rsidR="00461860">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7A6D1E23"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37753615" w:rsidR="00CB1AB5" w:rsidRPr="00903DBA" w:rsidRDefault="00CB1AB5" w:rsidP="00CB1AB5">
      <w:pPr>
        <w:pStyle w:val="Code"/>
      </w:pPr>
      <w:r w:rsidRPr="00903DBA">
        <w:rPr>
          <w:i/>
        </w:rPr>
        <w:t>parameter</w:t>
      </w:r>
      <w:r w:rsidRPr="00903DBA">
        <w:t>_</w:t>
      </w:r>
      <w:r w:rsidR="00D47EB7">
        <w:rPr>
          <w:i/>
        </w:rPr>
        <w:t>variadic</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2A7A9B20"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91CF040" w14:textId="1070C529"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632" w:name="_Ref57657966"/>
      <w:r>
        <w:lastRenderedPageBreak/>
        <w:t xml:space="preserve"> </w:t>
      </w:r>
      <w:bookmarkStart w:id="633" w:name="_Toc59126330"/>
      <w:r>
        <w:t>T</w:t>
      </w:r>
      <w:r w:rsidRPr="00903DBA">
        <w:t xml:space="preserve">he </w:t>
      </w:r>
      <w:r w:rsidRPr="00903DBA">
        <w:rPr>
          <w:highlight w:val="white"/>
        </w:rPr>
        <w:t xml:space="preserve">Gardens Point </w:t>
      </w:r>
      <w:r w:rsidR="00CB7A05">
        <w:t>Tools</w:t>
      </w:r>
      <w:bookmarkEnd w:id="627"/>
      <w:bookmarkEnd w:id="632"/>
      <w:bookmarkEnd w:id="633"/>
    </w:p>
    <w:p w14:paraId="3256B955" w14:textId="5CD6FAF5" w:rsidR="007660EE" w:rsidRPr="00903DBA" w:rsidRDefault="007660EE" w:rsidP="007660EE">
      <w:r w:rsidRPr="00903DBA">
        <w:t xml:space="preserve">In this chapter, we use the </w:t>
      </w:r>
      <w:r w:rsidRPr="00903DBA">
        <w:rPr>
          <w:highlight w:val="white"/>
        </w:rPr>
        <w:t>Gardens Point LEX (GPLEX)</w:t>
      </w:r>
      <w:r w:rsidRPr="00903DBA">
        <w:t xml:space="preserve"> scanner generator and the </w:t>
      </w:r>
      <w:r w:rsidRPr="00903DBA">
        <w:rPr>
          <w:highlight w:val="white"/>
        </w:rPr>
        <w:t>Gardens Point Parser Generator</w:t>
      </w:r>
      <w:r w:rsidRPr="00903DBA">
        <w:t xml:space="preserve"> (GPPG)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634" w:name="_Toc59126331"/>
      <w:r w:rsidRPr="00903DBA">
        <w:t>The Language</w:t>
      </w:r>
      <w:bookmarkEnd w:id="634"/>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r w:rsidRPr="00903DBA">
        <w:rPr>
          <w:rStyle w:val="CodeInText"/>
        </w:rPr>
        <w:t>e</w:t>
      </w:r>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r w:rsidRPr="00903DBA">
        <w:rPr>
          <w:rStyle w:val="CodeInText"/>
        </w:rPr>
        <w:t>log10</w:t>
      </w:r>
      <w:r w:rsidRPr="00903DBA">
        <w:t xml:space="preserve">, </w:t>
      </w:r>
      <w:r w:rsidRPr="00903DBA">
        <w:rPr>
          <w:rStyle w:val="CodeInText"/>
        </w:rPr>
        <w:t>exp10</w:t>
      </w:r>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635" w:name="_Toc59126332"/>
      <w:r w:rsidRPr="00903DBA">
        <w:lastRenderedPageBreak/>
        <w:t>The Grammar</w:t>
      </w:r>
      <w:bookmarkEnd w:id="635"/>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r w:rsidRPr="00903DBA">
        <w:rPr>
          <w:rStyle w:val="CodeInText"/>
          <w:highlight w:val="white"/>
        </w:rPr>
        <w:t>statement_list</w:t>
      </w:r>
      <w:r w:rsidRPr="00903DBA">
        <w:t xml:space="preserve">). The grammar rules for our language follows below, the vertical bar at the left of the rules can be read as “or”. The first rule </w:t>
      </w:r>
      <w:r w:rsidRPr="00903DBA">
        <w:rPr>
          <w:rStyle w:val="CodeInText"/>
        </w:rPr>
        <w:t>statement_list</w:t>
      </w:r>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636" w:name="_Toc59126333"/>
      <w:r w:rsidRPr="00903DBA">
        <w:t>GPPG</w:t>
      </w:r>
      <w:bookmarkEnd w:id="636"/>
    </w:p>
    <w:p w14:paraId="3F9D3945" w14:textId="7B9BD2D1" w:rsidR="007660EE" w:rsidRPr="00903DBA" w:rsidRDefault="007660EE" w:rsidP="007660EE">
      <w:r w:rsidRPr="00903DBA">
        <w:t>GPPG is a tool based on the classic parser generator Yacc</w:t>
      </w:r>
      <w:r w:rsidR="00BA59B6" w:rsidRPr="00903DBA">
        <w:t>. The name Yacc is an abbreviation for Yet Another Compiler-Compiler. However, it is pronounced as the animal yak.</w:t>
      </w:r>
      <w:r w:rsidRPr="00903DBA">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903DBA" w:rsidRDefault="007660EE" w:rsidP="007660EE">
      <w:pPr>
        <w:pStyle w:val="CodeHeader"/>
      </w:pPr>
      <w:r w:rsidRPr="00903DBA">
        <w:t>Parser.gppg</w:t>
      </w:r>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r w:rsidRPr="00E65FE6">
        <w:t>statement_list</w:t>
      </w:r>
      <w:r w:rsidRPr="00903DBA">
        <w:t xml:space="preserve">, </w:t>
      </w:r>
      <w:r w:rsidRPr="00E65FE6">
        <w:t>statement</w:t>
      </w:r>
      <w:r w:rsidRPr="00903DBA">
        <w:t xml:space="preserve">, and </w:t>
      </w:r>
      <w:r w:rsidRPr="00E65FE6">
        <w:rPr>
          <w:rStyle w:val="CodeInText"/>
        </w:rPr>
        <w:t>optional_output</w:t>
      </w:r>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637"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638" w:name="_Toc59126334"/>
      <w:r w:rsidRPr="00903DBA">
        <w:lastRenderedPageBreak/>
        <w:t>JPlex</w:t>
      </w:r>
      <w:bookmarkEnd w:id="637"/>
      <w:bookmarkEnd w:id="638"/>
    </w:p>
    <w:p w14:paraId="1FC11E4C" w14:textId="77777777" w:rsidR="007660EE" w:rsidRPr="00903DBA" w:rsidRDefault="007660EE" w:rsidP="007660EE">
      <w:r w:rsidRPr="00903DBA">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903DBA" w:rsidRDefault="007660EE" w:rsidP="007660EE">
      <w:r w:rsidRPr="00903DBA">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One or moree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r w:rsidRPr="00903DBA">
        <w:t>Scanner.jplex</w:t>
      </w:r>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r w:rsidRPr="00903DBA">
        <w:rPr>
          <w:rStyle w:val="CodeInText"/>
        </w:rPr>
        <w:t>yytext</w:t>
      </w:r>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639" w:name="_Toc59126335"/>
      <w:r w:rsidRPr="00903DBA">
        <w:t>Main</w:t>
      </w:r>
      <w:bookmarkEnd w:id="639"/>
    </w:p>
    <w:p w14:paraId="2FDB2DF8" w14:textId="77777777" w:rsidR="007660EE" w:rsidRPr="00903DBA" w:rsidRDefault="007660EE" w:rsidP="007660EE">
      <w:r w:rsidRPr="00903DBA">
        <w:t xml:space="preserve">GPPG and JPLEX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r w:rsidRPr="00903DBA">
        <w:rPr>
          <w:rStyle w:val="CodeInText"/>
        </w:rPr>
        <w:t>BufferedReader</w:t>
      </w:r>
      <w:r w:rsidRPr="00903DBA">
        <w:t xml:space="preserve">, the output is written to </w:t>
      </w:r>
      <w:r w:rsidRPr="00903DBA">
        <w:rPr>
          <w:rStyle w:val="CodeInText"/>
        </w:rPr>
        <w:t>OutputStream</w:t>
      </w:r>
      <w:r w:rsidRPr="00903DBA">
        <w:t xml:space="preserve">, error messages are written to </w:t>
      </w:r>
      <w:r w:rsidRPr="00903DBA">
        <w:rPr>
          <w:rStyle w:val="CodeInText"/>
        </w:rPr>
        <w:t>ErrorStream</w:t>
      </w:r>
      <w:r w:rsidRPr="00903DBA">
        <w:t xml:space="preserve">, and </w:t>
      </w:r>
      <w:r w:rsidRPr="00903DBA">
        <w:rPr>
          <w:rStyle w:val="CodeInText"/>
        </w:rPr>
        <w:t>VariableMap</w:t>
      </w:r>
      <w:r w:rsidRPr="00903DBA">
        <w:t xml:space="preserve"> is used to keep track of the variables read and assigned by the program.</w:t>
      </w:r>
    </w:p>
    <w:p w14:paraId="067F41AA" w14:textId="77777777" w:rsidR="007660EE" w:rsidRPr="00903DBA" w:rsidRDefault="007660EE" w:rsidP="007660EE">
      <w:pPr>
        <w:pStyle w:val="CodeHeader"/>
      </w:pPr>
      <w:r w:rsidRPr="00903DBA">
        <w:t>Main.cs</w:t>
      </w:r>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r w:rsidRPr="00903DBA">
        <w:t>Parser.bat</w:t>
      </w:r>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640" w:name="_Toc59126336"/>
      <w:r w:rsidRPr="00903DBA">
        <w:rPr>
          <w:lang w:val="en-US"/>
        </w:rPr>
        <w:lastRenderedPageBreak/>
        <w:t>Auxiliary Classes</w:t>
      </w:r>
      <w:bookmarkEnd w:id="640"/>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641" w:name="_Toc59126337"/>
      <w:r w:rsidRPr="00903DBA">
        <w:t>Error Handling</w:t>
      </w:r>
      <w:bookmarkEnd w:id="641"/>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r w:rsidRPr="00903DBA">
        <w:t>Assert.cs</w:t>
      </w:r>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r w:rsidRPr="00903DBA">
        <w:t>Message.cs</w:t>
      </w:r>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6860720B" w:rsidR="002538D4" w:rsidRPr="00903DBA" w:rsidRDefault="002538D4" w:rsidP="002538D4">
      <w:pPr>
        <w:pStyle w:val="Code"/>
        <w:rPr>
          <w:highlight w:val="white"/>
        </w:rPr>
      </w:pPr>
      <w:r w:rsidRPr="00903DBA">
        <w:rPr>
          <w:highlight w:val="white"/>
        </w:rPr>
        <w:t xml:space="preserve">    Mixing_</w:t>
      </w:r>
      <w:r w:rsidR="00D47EB7">
        <w:rPr>
          <w:highlight w:val="white"/>
        </w:rPr>
        <w:t>variadic</w:t>
      </w:r>
      <w:r w:rsidRPr="00903DBA">
        <w:rPr>
          <w:highlight w:val="white"/>
        </w:rPr>
        <w:t>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A0B2D62"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36F1500C"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642" w:name="_Toc59126338"/>
      <w:r w:rsidRPr="00903DBA">
        <w:t>Container Classes</w:t>
      </w:r>
      <w:bookmarkEnd w:id="642"/>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r w:rsidR="00E21A59" w:rsidRPr="00903DBA">
        <w:t>ifElseChain</w:t>
      </w:r>
      <w:r w:rsidRPr="00903DBA">
        <w:t>s or.</w:t>
      </w:r>
    </w:p>
    <w:p w14:paraId="7F892F41" w14:textId="77777777" w:rsidR="005E7D2C" w:rsidRPr="00903DBA" w:rsidRDefault="005E7D2C" w:rsidP="005E7D2C">
      <w:pPr>
        <w:pStyle w:val="Rubrik3"/>
      </w:pPr>
      <w:bookmarkStart w:id="643" w:name="_Toc59126339"/>
      <w:r w:rsidRPr="00903DBA">
        <w:t>Ordered Pair</w:t>
      </w:r>
      <w:bookmarkEnd w:id="643"/>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r w:rsidRPr="00903DBA">
        <w:t>Pair.cs</w:t>
      </w:r>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644" w:name="_Toc59126340"/>
      <w:r w:rsidRPr="00903DBA">
        <w:t>Graph</w:t>
      </w:r>
      <w:bookmarkEnd w:id="644"/>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r w:rsidRPr="00903DBA">
        <w:t>Graph.cs</w:t>
      </w:r>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r w:rsidRPr="00903DBA">
        <w:rPr>
          <w:rStyle w:val="CodeInText"/>
        </w:rPr>
        <w:t>neighbourSet</w:t>
      </w:r>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645" w:name="_Toc59126341"/>
      <w:r w:rsidRPr="00903DBA">
        <w:t>Addition and Removal of Vertices and Edges</w:t>
      </w:r>
      <w:bookmarkEnd w:id="645"/>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646" w:name="_Toc59126342"/>
      <w:r w:rsidRPr="00903DBA">
        <w:t>Graph Partition</w:t>
      </w:r>
      <w:bookmarkEnd w:id="646"/>
    </w:p>
    <w:p w14:paraId="4DE90750" w14:textId="77777777" w:rsidR="005E7D2C" w:rsidRPr="00903DBA" w:rsidRDefault="005E7D2C" w:rsidP="005E7D2C">
      <w:r w:rsidRPr="00903DBA">
        <w:t xml:space="preserve">The method </w:t>
      </w:r>
      <w:r w:rsidRPr="00903DBA">
        <w:rPr>
          <w:rStyle w:val="CodeInText"/>
        </w:rPr>
        <w:t>partitionate</w:t>
      </w:r>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r w:rsidRPr="00903DBA">
        <w:rPr>
          <w:rStyle w:val="CodeInText"/>
        </w:rPr>
        <w:t>DeepFirstSearch</w:t>
      </w:r>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r w:rsidRPr="00903DBA">
        <w:rPr>
          <w:rStyle w:val="CodeInText"/>
        </w:rPr>
        <w:t>generateSubGraph</w:t>
      </w:r>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647" w:name="_Toc32312748"/>
      <w:bookmarkStart w:id="648" w:name="_Toc128724229"/>
      <w:bookmarkStart w:id="649" w:name="_Toc323656800"/>
      <w:bookmarkStart w:id="650" w:name="_Toc324085682"/>
      <w:bookmarkStart w:id="651" w:name="_Ref324113434"/>
      <w:bookmarkStart w:id="652" w:name="_Toc324680324"/>
      <w:bookmarkStart w:id="653" w:name="_Ref57658095"/>
      <w:bookmarkStart w:id="654" w:name="_Toc59126343"/>
      <w:r w:rsidRPr="00903DBA">
        <w:rPr>
          <w:lang w:val="en-US"/>
        </w:rPr>
        <w:lastRenderedPageBreak/>
        <w:t>The ASCII Table</w:t>
      </w:r>
      <w:bookmarkEnd w:id="647"/>
      <w:bookmarkEnd w:id="648"/>
      <w:bookmarkEnd w:id="649"/>
      <w:bookmarkEnd w:id="650"/>
      <w:bookmarkEnd w:id="651"/>
      <w:bookmarkEnd w:id="652"/>
      <w:bookmarkEnd w:id="653"/>
      <w:bookmarkEnd w:id="654"/>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rsidP="00881D01">
            <w:pPr>
              <w:spacing w:before="0" w:after="0"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rsidP="00881D01">
            <w:pPr>
              <w:spacing w:before="0" w:after="0" w:line="256" w:lineRule="auto"/>
              <w:rPr>
                <w:i/>
                <w:snapToGrid w:val="0"/>
              </w:rPr>
            </w:pPr>
            <w:r w:rsidRPr="00903DBA">
              <w:rPr>
                <w:i/>
                <w:snapToGrid w:val="0"/>
              </w:rPr>
              <w:t>nul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rsidP="00881D01">
            <w:pPr>
              <w:spacing w:before="0" w:after="0"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rsidP="00881D01">
            <w:pPr>
              <w:spacing w:before="0" w:after="0"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rsidP="00881D01">
            <w:pPr>
              <w:spacing w:before="0" w:after="0"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rsidP="00881D01">
            <w:pPr>
              <w:spacing w:before="0" w:after="0"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rsidP="00881D01">
            <w:pPr>
              <w:spacing w:before="0" w:after="0"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rsidP="00881D01">
            <w:pPr>
              <w:spacing w:before="0" w:after="0"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rsidP="00881D01">
            <w:pPr>
              <w:spacing w:before="0" w:after="0" w:line="256" w:lineRule="auto"/>
              <w:rPr>
                <w:snapToGrid w:val="0"/>
              </w:rPr>
            </w:pPr>
            <w:r w:rsidRPr="00903DBA">
              <w:rPr>
                <w:snapToGrid w:val="0"/>
              </w:rPr>
              <w:t>1</w:t>
            </w:r>
          </w:p>
        </w:tc>
        <w:tc>
          <w:tcPr>
            <w:tcW w:w="1035" w:type="dxa"/>
            <w:hideMark/>
          </w:tcPr>
          <w:p w14:paraId="2BCC70A0" w14:textId="77777777" w:rsidR="00845EA9" w:rsidRPr="00903DBA" w:rsidRDefault="00845EA9" w:rsidP="00881D01">
            <w:pPr>
              <w:spacing w:before="0" w:after="0"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rsidP="00881D01">
            <w:pPr>
              <w:spacing w:before="0" w:after="0"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rsidP="00881D01">
            <w:pPr>
              <w:spacing w:before="0" w:after="0"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rsidP="00881D01">
            <w:pPr>
              <w:spacing w:before="0" w:after="0"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rsidP="00881D01">
            <w:pPr>
              <w:spacing w:before="0" w:after="0"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rsidP="00881D01">
            <w:pPr>
              <w:spacing w:before="0" w:after="0"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rsidP="00881D01">
            <w:pPr>
              <w:spacing w:before="0" w:after="0"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rsidP="00881D01">
            <w:pPr>
              <w:spacing w:before="0" w:after="0" w:line="256" w:lineRule="auto"/>
              <w:rPr>
                <w:i/>
                <w:snapToGrid w:val="0"/>
                <w:color w:val="000000"/>
                <w:sz w:val="16"/>
              </w:rPr>
            </w:pPr>
            <w:r w:rsidRPr="00903DBA">
              <w:rPr>
                <w:i/>
                <w:snapToGrid w:val="0"/>
              </w:rPr>
              <w:t>stx</w:t>
            </w:r>
          </w:p>
        </w:tc>
        <w:tc>
          <w:tcPr>
            <w:tcW w:w="1034" w:type="dxa"/>
            <w:tcBorders>
              <w:top w:val="nil"/>
              <w:left w:val="single" w:sz="6" w:space="0" w:color="auto"/>
              <w:bottom w:val="nil"/>
              <w:right w:val="nil"/>
            </w:tcBorders>
            <w:hideMark/>
          </w:tcPr>
          <w:p w14:paraId="2AE935EC" w14:textId="77777777" w:rsidR="00845EA9" w:rsidRPr="00903DBA" w:rsidRDefault="00845EA9" w:rsidP="00881D01">
            <w:pPr>
              <w:spacing w:before="0" w:after="0"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rsidP="00881D01">
            <w:pPr>
              <w:spacing w:before="0" w:after="0"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rsidP="00881D01">
            <w:pPr>
              <w:spacing w:before="0" w:after="0"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rsidP="00881D01">
            <w:pPr>
              <w:spacing w:before="0" w:after="0"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rsidP="00881D01">
            <w:pPr>
              <w:spacing w:before="0" w:after="0"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rsidP="00881D01">
            <w:pPr>
              <w:spacing w:before="0" w:after="0"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rsidP="00881D01">
            <w:pPr>
              <w:spacing w:before="0" w:after="0" w:line="256" w:lineRule="auto"/>
              <w:rPr>
                <w:i/>
                <w:snapToGrid w:val="0"/>
                <w:color w:val="000000"/>
                <w:sz w:val="16"/>
              </w:rPr>
            </w:pPr>
            <w:r w:rsidRPr="00903DBA">
              <w:rPr>
                <w:i/>
                <w:snapToGrid w:val="0"/>
              </w:rPr>
              <w:t>etx</w:t>
            </w:r>
          </w:p>
        </w:tc>
        <w:tc>
          <w:tcPr>
            <w:tcW w:w="1034" w:type="dxa"/>
            <w:tcBorders>
              <w:top w:val="nil"/>
              <w:left w:val="single" w:sz="6" w:space="0" w:color="auto"/>
              <w:bottom w:val="nil"/>
              <w:right w:val="nil"/>
            </w:tcBorders>
            <w:hideMark/>
          </w:tcPr>
          <w:p w14:paraId="5A682923" w14:textId="77777777" w:rsidR="00845EA9" w:rsidRPr="00903DBA" w:rsidRDefault="00845EA9" w:rsidP="00881D01">
            <w:pPr>
              <w:spacing w:before="0" w:after="0"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rsidP="00881D01">
            <w:pPr>
              <w:spacing w:before="0" w:after="0"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rsidP="00881D01">
            <w:pPr>
              <w:spacing w:before="0" w:after="0"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rsidP="00881D01">
            <w:pPr>
              <w:spacing w:before="0" w:after="0"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rsidP="00881D01">
            <w:pPr>
              <w:spacing w:before="0" w:after="0"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rsidP="00881D01">
            <w:pPr>
              <w:spacing w:before="0" w:after="0"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rsidP="00881D01">
            <w:pPr>
              <w:spacing w:before="0" w:after="0" w:line="256" w:lineRule="auto"/>
              <w:rPr>
                <w:i/>
                <w:snapToGrid w:val="0"/>
                <w:color w:val="000000"/>
                <w:sz w:val="16"/>
              </w:rPr>
            </w:pPr>
            <w:r w:rsidRPr="00903DBA">
              <w:rPr>
                <w:i/>
                <w:snapToGrid w:val="0"/>
              </w:rPr>
              <w:t>eot</w:t>
            </w:r>
          </w:p>
        </w:tc>
        <w:tc>
          <w:tcPr>
            <w:tcW w:w="1034" w:type="dxa"/>
            <w:tcBorders>
              <w:top w:val="nil"/>
              <w:left w:val="single" w:sz="6" w:space="0" w:color="auto"/>
              <w:bottom w:val="nil"/>
              <w:right w:val="nil"/>
            </w:tcBorders>
            <w:hideMark/>
          </w:tcPr>
          <w:p w14:paraId="0E3E835B" w14:textId="77777777" w:rsidR="00845EA9" w:rsidRPr="00903DBA" w:rsidRDefault="00845EA9" w:rsidP="00881D01">
            <w:pPr>
              <w:spacing w:before="0" w:after="0"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rsidP="00881D01">
            <w:pPr>
              <w:spacing w:before="0" w:after="0"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rsidP="00881D01">
            <w:pPr>
              <w:spacing w:before="0" w:after="0"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rsidP="00881D01">
            <w:pPr>
              <w:spacing w:before="0" w:after="0"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rsidP="00881D01">
            <w:pPr>
              <w:spacing w:before="0" w:after="0"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rsidP="00881D01">
            <w:pPr>
              <w:spacing w:before="0" w:after="0"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rsidP="00881D01">
            <w:pPr>
              <w:spacing w:before="0" w:after="0" w:line="256" w:lineRule="auto"/>
              <w:rPr>
                <w:i/>
                <w:snapToGrid w:val="0"/>
                <w:color w:val="000000"/>
                <w:sz w:val="16"/>
              </w:rPr>
            </w:pPr>
            <w:r w:rsidRPr="00903DBA">
              <w:rPr>
                <w:i/>
                <w:snapToGrid w:val="0"/>
              </w:rPr>
              <w:t>enq</w:t>
            </w:r>
          </w:p>
        </w:tc>
        <w:tc>
          <w:tcPr>
            <w:tcW w:w="1034" w:type="dxa"/>
            <w:tcBorders>
              <w:top w:val="nil"/>
              <w:left w:val="single" w:sz="6" w:space="0" w:color="auto"/>
              <w:bottom w:val="nil"/>
              <w:right w:val="nil"/>
            </w:tcBorders>
            <w:hideMark/>
          </w:tcPr>
          <w:p w14:paraId="7F8AA0CC" w14:textId="77777777" w:rsidR="00845EA9" w:rsidRPr="00903DBA" w:rsidRDefault="00845EA9" w:rsidP="00881D01">
            <w:pPr>
              <w:spacing w:before="0" w:after="0"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rsidP="00881D01">
            <w:pPr>
              <w:spacing w:before="0" w:after="0"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rsidP="00881D01">
            <w:pPr>
              <w:spacing w:before="0" w:after="0"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rsidP="00881D01">
            <w:pPr>
              <w:spacing w:before="0" w:after="0"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rsidP="00881D01">
            <w:pPr>
              <w:spacing w:before="0" w:after="0"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rsidP="00881D01">
            <w:pPr>
              <w:spacing w:before="0" w:after="0"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rsidP="00881D01">
            <w:pPr>
              <w:spacing w:before="0" w:after="0"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rsidP="00881D01">
            <w:pPr>
              <w:spacing w:before="0" w:after="0"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rsidP="00881D01">
            <w:pPr>
              <w:spacing w:before="0" w:after="0"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rsidP="00881D01">
            <w:pPr>
              <w:spacing w:before="0" w:after="0"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rsidP="00881D01">
            <w:pPr>
              <w:spacing w:before="0" w:after="0"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rsidP="00881D01">
            <w:pPr>
              <w:spacing w:before="0" w:after="0"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rsidP="00881D01">
            <w:pPr>
              <w:spacing w:before="0" w:after="0"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rsidP="00881D01">
            <w:pPr>
              <w:spacing w:before="0" w:after="0"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rsidP="00881D01">
            <w:pPr>
              <w:spacing w:before="0" w:after="0"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rsidP="00881D01">
            <w:pPr>
              <w:spacing w:before="0" w:after="0"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rsidP="00881D01">
            <w:pPr>
              <w:spacing w:before="0" w:after="0"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rsidP="00881D01">
            <w:pPr>
              <w:spacing w:before="0" w:after="0"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rsidP="00881D01">
            <w:pPr>
              <w:spacing w:before="0" w:after="0"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rsidP="00881D01">
            <w:pPr>
              <w:spacing w:before="0" w:after="0"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rsidP="00881D01">
            <w:pPr>
              <w:spacing w:before="0" w:after="0"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rsidP="00881D01">
            <w:pPr>
              <w:spacing w:before="0" w:after="0"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rsidP="00881D01">
            <w:pPr>
              <w:spacing w:before="0" w:after="0"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rsidP="00881D01">
            <w:pPr>
              <w:spacing w:before="0" w:after="0"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rsidP="00881D01">
            <w:pPr>
              <w:spacing w:before="0" w:after="0"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rsidP="00881D01">
            <w:pPr>
              <w:spacing w:before="0" w:after="0"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rsidP="00881D01">
            <w:pPr>
              <w:spacing w:before="0" w:after="0"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rsidP="00881D01">
            <w:pPr>
              <w:spacing w:before="0" w:after="0"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rsidP="00881D01">
            <w:pPr>
              <w:spacing w:before="0" w:after="0" w:line="256" w:lineRule="auto"/>
              <w:rPr>
                <w:i/>
                <w:snapToGrid w:val="0"/>
                <w:color w:val="000000"/>
                <w:sz w:val="16"/>
              </w:rPr>
            </w:pPr>
            <w:r w:rsidRPr="00903DBA">
              <w:rPr>
                <w:i/>
                <w:snapToGrid w:val="0"/>
              </w:rPr>
              <w:t>ht  \t</w:t>
            </w:r>
          </w:p>
        </w:tc>
        <w:tc>
          <w:tcPr>
            <w:tcW w:w="1034" w:type="dxa"/>
            <w:tcBorders>
              <w:top w:val="nil"/>
              <w:left w:val="single" w:sz="6" w:space="0" w:color="auto"/>
              <w:bottom w:val="nil"/>
              <w:right w:val="nil"/>
            </w:tcBorders>
            <w:hideMark/>
          </w:tcPr>
          <w:p w14:paraId="6CEDC513" w14:textId="77777777" w:rsidR="00845EA9" w:rsidRPr="00903DBA" w:rsidRDefault="00845EA9" w:rsidP="00881D01">
            <w:pPr>
              <w:spacing w:before="0" w:after="0"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rsidP="00881D01">
            <w:pPr>
              <w:spacing w:before="0" w:after="0"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rsidP="00881D01">
            <w:pPr>
              <w:spacing w:before="0" w:after="0"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rsidP="00881D01">
            <w:pPr>
              <w:spacing w:before="0" w:after="0"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rsidP="00881D01">
            <w:pPr>
              <w:spacing w:before="0" w:after="0" w:line="256" w:lineRule="auto"/>
              <w:rPr>
                <w:snapToGrid w:val="0"/>
                <w:color w:val="000000"/>
                <w:sz w:val="16"/>
              </w:rPr>
            </w:pPr>
            <w:r w:rsidRPr="00903DBA">
              <w:rPr>
                <w:snapToGrid w:val="0"/>
              </w:rPr>
              <w:t>i</w:t>
            </w:r>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rsidP="00881D01">
            <w:pPr>
              <w:spacing w:before="0" w:after="0"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rsidP="00881D01">
            <w:pPr>
              <w:spacing w:before="0" w:after="0" w:line="256" w:lineRule="auto"/>
              <w:rPr>
                <w:i/>
                <w:snapToGrid w:val="0"/>
                <w:color w:val="000000"/>
                <w:sz w:val="16"/>
              </w:rPr>
            </w:pPr>
            <w:r w:rsidRPr="00903DBA">
              <w:rPr>
                <w:i/>
                <w:snapToGrid w:val="0"/>
              </w:rPr>
              <w:t>lf  \n</w:t>
            </w:r>
          </w:p>
        </w:tc>
        <w:tc>
          <w:tcPr>
            <w:tcW w:w="1034" w:type="dxa"/>
            <w:tcBorders>
              <w:top w:val="nil"/>
              <w:left w:val="single" w:sz="6" w:space="0" w:color="auto"/>
              <w:bottom w:val="nil"/>
              <w:right w:val="nil"/>
            </w:tcBorders>
            <w:hideMark/>
          </w:tcPr>
          <w:p w14:paraId="7673C623" w14:textId="77777777" w:rsidR="00845EA9" w:rsidRPr="00903DBA" w:rsidRDefault="00845EA9" w:rsidP="00881D01">
            <w:pPr>
              <w:spacing w:before="0" w:after="0"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rsidP="00881D01">
            <w:pPr>
              <w:spacing w:before="0" w:after="0"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rsidP="00881D01">
            <w:pPr>
              <w:spacing w:before="0" w:after="0"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rsidP="00881D01">
            <w:pPr>
              <w:spacing w:before="0" w:after="0"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rsidP="00881D01">
            <w:pPr>
              <w:spacing w:before="0" w:after="0"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rsidP="00881D01">
            <w:pPr>
              <w:spacing w:before="0" w:after="0"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rsidP="00881D01">
            <w:pPr>
              <w:spacing w:before="0" w:after="0" w:line="256" w:lineRule="auto"/>
              <w:rPr>
                <w:i/>
                <w:snapToGrid w:val="0"/>
                <w:color w:val="000000"/>
                <w:sz w:val="16"/>
              </w:rPr>
            </w:pPr>
            <w:r w:rsidRPr="00903DBA">
              <w:rPr>
                <w:i/>
                <w:snapToGrid w:val="0"/>
              </w:rPr>
              <w:t>vt \vt</w:t>
            </w:r>
          </w:p>
        </w:tc>
        <w:tc>
          <w:tcPr>
            <w:tcW w:w="1034" w:type="dxa"/>
            <w:tcBorders>
              <w:top w:val="nil"/>
              <w:left w:val="single" w:sz="6" w:space="0" w:color="auto"/>
              <w:bottom w:val="nil"/>
              <w:right w:val="nil"/>
            </w:tcBorders>
            <w:hideMark/>
          </w:tcPr>
          <w:p w14:paraId="44BC8FAF" w14:textId="77777777" w:rsidR="00845EA9" w:rsidRPr="00903DBA" w:rsidRDefault="00845EA9" w:rsidP="00881D01">
            <w:pPr>
              <w:spacing w:before="0" w:after="0"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rsidP="00881D01">
            <w:pPr>
              <w:spacing w:before="0" w:after="0"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rsidP="00881D01">
            <w:pPr>
              <w:spacing w:before="0" w:after="0"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rsidP="00881D01">
            <w:pPr>
              <w:spacing w:before="0" w:after="0"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rsidP="00881D01">
            <w:pPr>
              <w:spacing w:before="0" w:after="0"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rsidP="00881D01">
            <w:pPr>
              <w:spacing w:before="0" w:after="0"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rsidP="00881D01">
            <w:pPr>
              <w:spacing w:before="0" w:after="0"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rsidP="00881D01">
            <w:pPr>
              <w:spacing w:before="0" w:after="0"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rsidP="00881D01">
            <w:pPr>
              <w:spacing w:before="0" w:after="0"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rsidP="00881D01">
            <w:pPr>
              <w:spacing w:before="0" w:after="0"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rsidP="00881D01">
            <w:pPr>
              <w:spacing w:before="0" w:after="0"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rsidP="00881D01">
            <w:pPr>
              <w:spacing w:before="0" w:after="0"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rsidP="00881D01">
            <w:pPr>
              <w:spacing w:before="0" w:after="0"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rsidP="00881D01">
            <w:pPr>
              <w:spacing w:before="0" w:after="0" w:line="256" w:lineRule="auto"/>
              <w:rPr>
                <w:i/>
                <w:snapToGrid w:val="0"/>
                <w:color w:val="000000"/>
                <w:sz w:val="16"/>
              </w:rPr>
            </w:pPr>
            <w:r w:rsidRPr="00903DBA">
              <w:rPr>
                <w:i/>
                <w:snapToGrid w:val="0"/>
              </w:rPr>
              <w:t>cr  \r</w:t>
            </w:r>
          </w:p>
        </w:tc>
        <w:tc>
          <w:tcPr>
            <w:tcW w:w="1034" w:type="dxa"/>
            <w:tcBorders>
              <w:top w:val="nil"/>
              <w:left w:val="single" w:sz="6" w:space="0" w:color="auto"/>
              <w:bottom w:val="nil"/>
              <w:right w:val="nil"/>
            </w:tcBorders>
            <w:hideMark/>
          </w:tcPr>
          <w:p w14:paraId="5BCC64CF" w14:textId="77777777" w:rsidR="00845EA9" w:rsidRPr="00903DBA" w:rsidRDefault="00845EA9" w:rsidP="00881D01">
            <w:pPr>
              <w:spacing w:before="0" w:after="0"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rsidP="00881D01">
            <w:pPr>
              <w:spacing w:before="0" w:after="0"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rsidP="00881D01">
            <w:pPr>
              <w:spacing w:before="0" w:after="0"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rsidP="00881D01">
            <w:pPr>
              <w:spacing w:before="0" w:after="0"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rsidP="00881D01">
            <w:pPr>
              <w:spacing w:before="0" w:after="0"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rsidP="00881D01">
            <w:pPr>
              <w:spacing w:before="0" w:after="0"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rsidP="00881D01">
            <w:pPr>
              <w:spacing w:before="0" w:after="0"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rsidP="00881D01">
            <w:pPr>
              <w:spacing w:before="0" w:after="0"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rsidP="00881D01">
            <w:pPr>
              <w:spacing w:before="0" w:after="0"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rsidP="00881D01">
            <w:pPr>
              <w:spacing w:before="0" w:after="0"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rsidP="00881D01">
            <w:pPr>
              <w:spacing w:before="0" w:after="0"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rsidP="00881D01">
            <w:pPr>
              <w:spacing w:before="0" w:after="0"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rsidP="00881D01">
            <w:pPr>
              <w:spacing w:before="0" w:after="0"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rsidP="00881D01">
            <w:pPr>
              <w:spacing w:before="0" w:after="0" w:line="256" w:lineRule="auto"/>
              <w:rPr>
                <w:i/>
                <w:snapToGrid w:val="0"/>
                <w:color w:val="000000"/>
                <w:sz w:val="16"/>
              </w:rPr>
            </w:pPr>
            <w:r w:rsidRPr="00903DBA">
              <w:rPr>
                <w:i/>
                <w:snapToGrid w:val="0"/>
              </w:rPr>
              <w:t>si</w:t>
            </w:r>
          </w:p>
        </w:tc>
        <w:tc>
          <w:tcPr>
            <w:tcW w:w="1034" w:type="dxa"/>
            <w:tcBorders>
              <w:top w:val="nil"/>
              <w:left w:val="single" w:sz="6" w:space="0" w:color="auto"/>
              <w:bottom w:val="nil"/>
              <w:right w:val="nil"/>
            </w:tcBorders>
            <w:hideMark/>
          </w:tcPr>
          <w:p w14:paraId="7BFA0C51" w14:textId="77777777" w:rsidR="00845EA9" w:rsidRPr="00903DBA" w:rsidRDefault="00845EA9" w:rsidP="00881D01">
            <w:pPr>
              <w:spacing w:before="0" w:after="0"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rsidP="00881D01">
            <w:pPr>
              <w:spacing w:before="0" w:after="0"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rsidP="00881D01">
            <w:pPr>
              <w:spacing w:before="0" w:after="0"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rsidP="00881D01">
            <w:pPr>
              <w:spacing w:before="0" w:after="0"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rsidP="00881D01">
            <w:pPr>
              <w:spacing w:before="0" w:after="0"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rsidP="00881D01">
            <w:pPr>
              <w:spacing w:before="0" w:after="0"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rsidP="00881D01">
            <w:pPr>
              <w:spacing w:before="0" w:after="0" w:line="256" w:lineRule="auto"/>
              <w:rPr>
                <w:i/>
                <w:snapToGrid w:val="0"/>
                <w:color w:val="000000"/>
                <w:sz w:val="16"/>
              </w:rPr>
            </w:pPr>
            <w:r w:rsidRPr="00903DBA">
              <w:rPr>
                <w:i/>
                <w:snapToGrid w:val="0"/>
              </w:rPr>
              <w:t>dle</w:t>
            </w:r>
          </w:p>
        </w:tc>
        <w:tc>
          <w:tcPr>
            <w:tcW w:w="1034" w:type="dxa"/>
            <w:tcBorders>
              <w:top w:val="nil"/>
              <w:left w:val="single" w:sz="6" w:space="0" w:color="auto"/>
              <w:bottom w:val="nil"/>
              <w:right w:val="nil"/>
            </w:tcBorders>
            <w:hideMark/>
          </w:tcPr>
          <w:p w14:paraId="2EAE7584" w14:textId="77777777" w:rsidR="00845EA9" w:rsidRPr="00903DBA" w:rsidRDefault="00845EA9" w:rsidP="00881D01">
            <w:pPr>
              <w:spacing w:before="0" w:after="0"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rsidP="00881D01">
            <w:pPr>
              <w:spacing w:before="0" w:after="0"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rsidP="00881D01">
            <w:pPr>
              <w:spacing w:before="0" w:after="0"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rsidP="00881D01">
            <w:pPr>
              <w:spacing w:before="0" w:after="0"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rsidP="00881D01">
            <w:pPr>
              <w:spacing w:before="0" w:after="0"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rsidP="00881D01">
            <w:pPr>
              <w:spacing w:before="0" w:after="0"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rsidP="00881D01">
            <w:pPr>
              <w:spacing w:before="0" w:after="0"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rsidP="00881D01">
            <w:pPr>
              <w:spacing w:before="0" w:after="0" w:line="256" w:lineRule="auto"/>
              <w:rPr>
                <w:i/>
                <w:snapToGrid w:val="0"/>
                <w:color w:val="000000"/>
                <w:sz w:val="16"/>
              </w:rPr>
            </w:pPr>
            <w:r w:rsidRPr="00903DBA">
              <w:rPr>
                <w:i/>
                <w:snapToGrid w:val="0"/>
              </w:rPr>
              <w:t>dc1</w:t>
            </w:r>
          </w:p>
        </w:tc>
        <w:tc>
          <w:tcPr>
            <w:tcW w:w="1034" w:type="dxa"/>
            <w:tcBorders>
              <w:top w:val="nil"/>
              <w:left w:val="single" w:sz="6" w:space="0" w:color="auto"/>
              <w:bottom w:val="nil"/>
              <w:right w:val="nil"/>
            </w:tcBorders>
            <w:hideMark/>
          </w:tcPr>
          <w:p w14:paraId="1FDE45D0" w14:textId="77777777" w:rsidR="00845EA9" w:rsidRPr="00903DBA" w:rsidRDefault="00845EA9" w:rsidP="00881D01">
            <w:pPr>
              <w:spacing w:before="0" w:after="0"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rsidP="00881D01">
            <w:pPr>
              <w:spacing w:before="0" w:after="0"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rsidP="00881D01">
            <w:pPr>
              <w:spacing w:before="0" w:after="0"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rsidP="00881D01">
            <w:pPr>
              <w:spacing w:before="0" w:after="0"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rsidP="00881D01">
            <w:pPr>
              <w:spacing w:before="0" w:after="0"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rsidP="00881D01">
            <w:pPr>
              <w:spacing w:before="0" w:after="0"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rsidP="00881D01">
            <w:pPr>
              <w:spacing w:before="0" w:after="0"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rsidP="00881D01">
            <w:pPr>
              <w:spacing w:before="0" w:after="0" w:line="256" w:lineRule="auto"/>
              <w:rPr>
                <w:i/>
                <w:snapToGrid w:val="0"/>
                <w:color w:val="000000"/>
                <w:sz w:val="16"/>
              </w:rPr>
            </w:pPr>
            <w:r w:rsidRPr="00903DBA">
              <w:rPr>
                <w:i/>
                <w:snapToGrid w:val="0"/>
              </w:rPr>
              <w:t>dc2</w:t>
            </w:r>
          </w:p>
        </w:tc>
        <w:tc>
          <w:tcPr>
            <w:tcW w:w="1034" w:type="dxa"/>
            <w:tcBorders>
              <w:top w:val="nil"/>
              <w:left w:val="single" w:sz="6" w:space="0" w:color="auto"/>
              <w:bottom w:val="nil"/>
              <w:right w:val="nil"/>
            </w:tcBorders>
            <w:hideMark/>
          </w:tcPr>
          <w:p w14:paraId="23AD714B" w14:textId="77777777" w:rsidR="00845EA9" w:rsidRPr="00903DBA" w:rsidRDefault="00845EA9" w:rsidP="00881D01">
            <w:pPr>
              <w:spacing w:before="0" w:after="0"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rsidP="00881D01">
            <w:pPr>
              <w:spacing w:before="0" w:after="0"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rsidP="00881D01">
            <w:pPr>
              <w:spacing w:before="0" w:after="0"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rsidP="00881D01">
            <w:pPr>
              <w:spacing w:before="0" w:after="0"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rsidP="00881D01">
            <w:pPr>
              <w:spacing w:before="0" w:after="0"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rsidP="00881D01">
            <w:pPr>
              <w:spacing w:before="0" w:after="0"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rsidP="00881D01">
            <w:pPr>
              <w:spacing w:before="0" w:after="0"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rsidP="00881D01">
            <w:pPr>
              <w:spacing w:before="0" w:after="0" w:line="256" w:lineRule="auto"/>
              <w:rPr>
                <w:i/>
                <w:snapToGrid w:val="0"/>
                <w:color w:val="000000"/>
                <w:sz w:val="16"/>
              </w:rPr>
            </w:pPr>
            <w:r w:rsidRPr="00903DBA">
              <w:rPr>
                <w:i/>
                <w:snapToGrid w:val="0"/>
              </w:rPr>
              <w:t>dc3</w:t>
            </w:r>
          </w:p>
        </w:tc>
        <w:tc>
          <w:tcPr>
            <w:tcW w:w="1034" w:type="dxa"/>
            <w:tcBorders>
              <w:top w:val="nil"/>
              <w:left w:val="single" w:sz="6" w:space="0" w:color="auto"/>
              <w:bottom w:val="nil"/>
              <w:right w:val="nil"/>
            </w:tcBorders>
            <w:hideMark/>
          </w:tcPr>
          <w:p w14:paraId="038F6AB7" w14:textId="77777777" w:rsidR="00845EA9" w:rsidRPr="00903DBA" w:rsidRDefault="00845EA9" w:rsidP="00881D01">
            <w:pPr>
              <w:spacing w:before="0" w:after="0"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rsidP="00881D01">
            <w:pPr>
              <w:spacing w:before="0" w:after="0"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rsidP="00881D01">
            <w:pPr>
              <w:spacing w:before="0" w:after="0"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rsidP="00881D01">
            <w:pPr>
              <w:spacing w:before="0" w:after="0"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rsidP="00881D01">
            <w:pPr>
              <w:spacing w:before="0" w:after="0"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rsidP="00881D01">
            <w:pPr>
              <w:spacing w:before="0" w:after="0"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rsidP="00881D01">
            <w:pPr>
              <w:spacing w:before="0" w:after="0"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rsidP="00881D01">
            <w:pPr>
              <w:spacing w:before="0" w:after="0" w:line="256" w:lineRule="auto"/>
              <w:rPr>
                <w:i/>
                <w:snapToGrid w:val="0"/>
                <w:color w:val="000000"/>
                <w:sz w:val="16"/>
              </w:rPr>
            </w:pPr>
            <w:r w:rsidRPr="00903DBA">
              <w:rPr>
                <w:i/>
                <w:snapToGrid w:val="0"/>
              </w:rPr>
              <w:t>dc4</w:t>
            </w:r>
          </w:p>
        </w:tc>
        <w:tc>
          <w:tcPr>
            <w:tcW w:w="1034" w:type="dxa"/>
            <w:tcBorders>
              <w:top w:val="nil"/>
              <w:left w:val="single" w:sz="6" w:space="0" w:color="auto"/>
              <w:bottom w:val="nil"/>
              <w:right w:val="nil"/>
            </w:tcBorders>
            <w:hideMark/>
          </w:tcPr>
          <w:p w14:paraId="497F27A8" w14:textId="77777777" w:rsidR="00845EA9" w:rsidRPr="00903DBA" w:rsidRDefault="00845EA9" w:rsidP="00881D01">
            <w:pPr>
              <w:spacing w:before="0" w:after="0"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rsidP="00881D01">
            <w:pPr>
              <w:spacing w:before="0" w:after="0"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rsidP="00881D01">
            <w:pPr>
              <w:spacing w:before="0" w:after="0"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rsidP="00881D01">
            <w:pPr>
              <w:spacing w:before="0" w:after="0"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rsidP="00881D01">
            <w:pPr>
              <w:spacing w:before="0" w:after="0"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rsidP="00881D01">
            <w:pPr>
              <w:spacing w:before="0" w:after="0"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rsidP="00881D01">
            <w:pPr>
              <w:spacing w:before="0" w:after="0"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rsidP="00881D01">
            <w:pPr>
              <w:spacing w:before="0" w:after="0" w:line="256" w:lineRule="auto"/>
              <w:rPr>
                <w:i/>
                <w:snapToGrid w:val="0"/>
                <w:color w:val="000000"/>
                <w:sz w:val="16"/>
              </w:rPr>
            </w:pPr>
            <w:r w:rsidRPr="00903DBA">
              <w:rPr>
                <w:i/>
                <w:snapToGrid w:val="0"/>
              </w:rPr>
              <w:t>nak</w:t>
            </w:r>
          </w:p>
        </w:tc>
        <w:tc>
          <w:tcPr>
            <w:tcW w:w="1034" w:type="dxa"/>
            <w:tcBorders>
              <w:top w:val="nil"/>
              <w:left w:val="single" w:sz="6" w:space="0" w:color="auto"/>
              <w:bottom w:val="nil"/>
              <w:right w:val="nil"/>
            </w:tcBorders>
            <w:hideMark/>
          </w:tcPr>
          <w:p w14:paraId="678E197F" w14:textId="77777777" w:rsidR="00845EA9" w:rsidRPr="00903DBA" w:rsidRDefault="00845EA9" w:rsidP="00881D01">
            <w:pPr>
              <w:spacing w:before="0" w:after="0"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rsidP="00881D01">
            <w:pPr>
              <w:spacing w:before="0" w:after="0"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rsidP="00881D01">
            <w:pPr>
              <w:spacing w:before="0" w:after="0"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rsidP="00881D01">
            <w:pPr>
              <w:spacing w:before="0" w:after="0"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rsidP="00881D01">
            <w:pPr>
              <w:spacing w:before="0" w:after="0"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rsidP="00881D01">
            <w:pPr>
              <w:spacing w:before="0" w:after="0"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rsidP="00881D01">
            <w:pPr>
              <w:spacing w:before="0" w:after="0" w:line="256" w:lineRule="auto"/>
              <w:rPr>
                <w:snapToGrid w:val="0"/>
                <w:color w:val="000000"/>
                <w:sz w:val="16"/>
              </w:rPr>
            </w:pPr>
            <w:r w:rsidRPr="00903DBA">
              <w:rPr>
                <w:snapToGrid w:val="0"/>
              </w:rPr>
              <w:t>22</w:t>
            </w:r>
          </w:p>
        </w:tc>
        <w:tc>
          <w:tcPr>
            <w:tcW w:w="1035" w:type="dxa"/>
            <w:hideMark/>
          </w:tcPr>
          <w:p w14:paraId="706CABD0" w14:textId="77777777" w:rsidR="00845EA9" w:rsidRPr="00903DBA" w:rsidRDefault="00845EA9" w:rsidP="00881D01">
            <w:pPr>
              <w:spacing w:before="0" w:after="0"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rsidP="00881D01">
            <w:pPr>
              <w:spacing w:before="0" w:after="0"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rsidP="00881D01">
            <w:pPr>
              <w:spacing w:before="0" w:after="0"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rsidP="00881D01">
            <w:pPr>
              <w:spacing w:before="0" w:after="0"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rsidP="00881D01">
            <w:pPr>
              <w:spacing w:before="0" w:after="0"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rsidP="00881D01">
            <w:pPr>
              <w:spacing w:before="0" w:after="0"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rsidP="00881D01">
            <w:pPr>
              <w:spacing w:before="0" w:after="0"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rsidP="00881D01">
            <w:pPr>
              <w:spacing w:before="0" w:after="0"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rsidP="00881D01">
            <w:pPr>
              <w:spacing w:before="0" w:after="0" w:line="256" w:lineRule="auto"/>
              <w:rPr>
                <w:i/>
                <w:snapToGrid w:val="0"/>
                <w:color w:val="000000"/>
                <w:sz w:val="16"/>
              </w:rPr>
            </w:pPr>
            <w:r w:rsidRPr="00903DBA">
              <w:rPr>
                <w:i/>
                <w:snapToGrid w:val="0"/>
              </w:rPr>
              <w:t>etb</w:t>
            </w:r>
          </w:p>
        </w:tc>
        <w:tc>
          <w:tcPr>
            <w:tcW w:w="1034" w:type="dxa"/>
            <w:tcBorders>
              <w:top w:val="nil"/>
              <w:left w:val="single" w:sz="6" w:space="0" w:color="auto"/>
              <w:bottom w:val="nil"/>
              <w:right w:val="nil"/>
            </w:tcBorders>
            <w:hideMark/>
          </w:tcPr>
          <w:p w14:paraId="015F1361" w14:textId="77777777" w:rsidR="00845EA9" w:rsidRPr="00903DBA" w:rsidRDefault="00845EA9" w:rsidP="00881D01">
            <w:pPr>
              <w:spacing w:before="0" w:after="0"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rsidP="00881D01">
            <w:pPr>
              <w:spacing w:before="0" w:after="0"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rsidP="00881D01">
            <w:pPr>
              <w:spacing w:before="0" w:after="0"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rsidP="00881D01">
            <w:pPr>
              <w:spacing w:before="0" w:after="0"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rsidP="00881D01">
            <w:pPr>
              <w:spacing w:before="0" w:after="0"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rsidP="00881D01">
            <w:pPr>
              <w:spacing w:before="0" w:after="0"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rsidP="00881D01">
            <w:pPr>
              <w:spacing w:before="0" w:after="0"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rsidP="00881D01">
            <w:pPr>
              <w:spacing w:before="0" w:after="0"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rsidP="00881D01">
            <w:pPr>
              <w:spacing w:before="0" w:after="0"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rsidP="00881D01">
            <w:pPr>
              <w:spacing w:before="0" w:after="0"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rsidP="00881D01">
            <w:pPr>
              <w:spacing w:before="0" w:after="0"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rsidP="00881D01">
            <w:pPr>
              <w:spacing w:before="0" w:after="0"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rsidP="00881D01">
            <w:pPr>
              <w:spacing w:before="0" w:after="0"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rsidP="00881D01">
            <w:pPr>
              <w:spacing w:before="0" w:after="0"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rsidP="00881D01">
            <w:pPr>
              <w:spacing w:before="0" w:after="0"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rsidP="00881D01">
            <w:pPr>
              <w:spacing w:before="0" w:after="0" w:line="256" w:lineRule="auto"/>
              <w:rPr>
                <w:i/>
                <w:snapToGrid w:val="0"/>
                <w:color w:val="000000"/>
                <w:sz w:val="16"/>
              </w:rPr>
            </w:pPr>
            <w:r w:rsidRPr="00903DBA">
              <w:rPr>
                <w:i/>
                <w:snapToGrid w:val="0"/>
              </w:rPr>
              <w:t>em</w:t>
            </w:r>
          </w:p>
        </w:tc>
        <w:tc>
          <w:tcPr>
            <w:tcW w:w="1034" w:type="dxa"/>
            <w:tcBorders>
              <w:top w:val="nil"/>
              <w:left w:val="single" w:sz="6" w:space="0" w:color="auto"/>
              <w:bottom w:val="nil"/>
              <w:right w:val="nil"/>
            </w:tcBorders>
            <w:hideMark/>
          </w:tcPr>
          <w:p w14:paraId="583DBEA3" w14:textId="77777777" w:rsidR="00845EA9" w:rsidRPr="00903DBA" w:rsidRDefault="00845EA9" w:rsidP="00881D01">
            <w:pPr>
              <w:spacing w:before="0" w:after="0"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rsidP="00881D01">
            <w:pPr>
              <w:spacing w:before="0" w:after="0"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rsidP="00881D01">
            <w:pPr>
              <w:spacing w:before="0" w:after="0"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rsidP="00881D01">
            <w:pPr>
              <w:spacing w:before="0" w:after="0"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rsidP="00881D01">
            <w:pPr>
              <w:spacing w:before="0" w:after="0"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rsidP="00881D01">
            <w:pPr>
              <w:spacing w:before="0" w:after="0"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rsidP="00881D01">
            <w:pPr>
              <w:spacing w:before="0" w:after="0"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rsidP="00881D01">
            <w:pPr>
              <w:spacing w:before="0" w:after="0"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rsidP="00881D01">
            <w:pPr>
              <w:spacing w:before="0" w:after="0"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rsidP="00881D01">
            <w:pPr>
              <w:spacing w:before="0" w:after="0"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rsidP="00881D01">
            <w:pPr>
              <w:spacing w:before="0" w:after="0"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rsidP="00881D01">
            <w:pPr>
              <w:spacing w:before="0" w:after="0"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rsidP="00881D01">
            <w:pPr>
              <w:spacing w:before="0" w:after="0"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rsidP="00881D01">
            <w:pPr>
              <w:spacing w:before="0" w:after="0"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rsidP="00881D01">
            <w:pPr>
              <w:spacing w:before="0" w:after="0"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rsidP="00881D01">
            <w:pPr>
              <w:spacing w:before="0" w:after="0"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rsidP="00881D01">
            <w:pPr>
              <w:spacing w:before="0" w:after="0"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rsidP="00881D01">
            <w:pPr>
              <w:spacing w:before="0" w:after="0"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rsidP="00881D01">
            <w:pPr>
              <w:spacing w:before="0" w:after="0"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rsidP="00881D01">
            <w:pPr>
              <w:spacing w:before="0" w:after="0"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rsidP="00881D01">
            <w:pPr>
              <w:spacing w:before="0" w:after="0"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rsidP="00881D01">
            <w:pPr>
              <w:spacing w:before="0" w:after="0"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rsidP="00881D01">
            <w:pPr>
              <w:spacing w:before="0" w:after="0"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rsidP="00881D01">
            <w:pPr>
              <w:spacing w:before="0" w:after="0"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rsidP="00881D01">
            <w:pPr>
              <w:spacing w:before="0" w:after="0"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rsidP="00881D01">
            <w:pPr>
              <w:spacing w:before="0" w:after="0"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rsidP="00881D01">
            <w:pPr>
              <w:spacing w:before="0" w:after="0"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rsidP="00881D01">
            <w:pPr>
              <w:spacing w:before="0" w:after="0"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rsidP="00881D01">
            <w:pPr>
              <w:spacing w:before="0" w:after="0"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rsidP="00881D01">
            <w:pPr>
              <w:spacing w:before="0" w:after="0" w:line="256" w:lineRule="auto"/>
              <w:rPr>
                <w:i/>
                <w:snapToGrid w:val="0"/>
                <w:color w:val="000000"/>
                <w:sz w:val="16"/>
              </w:rPr>
            </w:pPr>
            <w:r w:rsidRPr="00903DBA">
              <w:rPr>
                <w:i/>
                <w:snapToGrid w:val="0"/>
              </w:rPr>
              <w:t>gs</w:t>
            </w:r>
          </w:p>
        </w:tc>
        <w:tc>
          <w:tcPr>
            <w:tcW w:w="1034" w:type="dxa"/>
            <w:tcBorders>
              <w:top w:val="nil"/>
              <w:left w:val="single" w:sz="6" w:space="0" w:color="auto"/>
              <w:bottom w:val="nil"/>
              <w:right w:val="nil"/>
            </w:tcBorders>
            <w:hideMark/>
          </w:tcPr>
          <w:p w14:paraId="2CAA6ABD" w14:textId="77777777" w:rsidR="00845EA9" w:rsidRPr="00903DBA" w:rsidRDefault="00845EA9" w:rsidP="00881D01">
            <w:pPr>
              <w:spacing w:before="0" w:after="0"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rsidP="00881D01">
            <w:pPr>
              <w:spacing w:before="0" w:after="0"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rsidP="00881D01">
            <w:pPr>
              <w:spacing w:before="0" w:after="0"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rsidP="00881D01">
            <w:pPr>
              <w:spacing w:before="0" w:after="0"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rsidP="00881D01">
            <w:pPr>
              <w:spacing w:before="0" w:after="0"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rsidP="00881D01">
            <w:pPr>
              <w:spacing w:before="0" w:after="0"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rsidP="00881D01">
            <w:pPr>
              <w:spacing w:before="0" w:after="0" w:line="256" w:lineRule="auto"/>
              <w:rPr>
                <w:i/>
                <w:snapToGrid w:val="0"/>
                <w:color w:val="000000"/>
                <w:sz w:val="16"/>
              </w:rPr>
            </w:pPr>
            <w:r w:rsidRPr="00903DBA">
              <w:rPr>
                <w:i/>
                <w:snapToGrid w:val="0"/>
              </w:rPr>
              <w:t>rs</w:t>
            </w:r>
          </w:p>
        </w:tc>
        <w:tc>
          <w:tcPr>
            <w:tcW w:w="1034" w:type="dxa"/>
            <w:tcBorders>
              <w:top w:val="nil"/>
              <w:left w:val="single" w:sz="6" w:space="0" w:color="auto"/>
              <w:bottom w:val="nil"/>
              <w:right w:val="nil"/>
            </w:tcBorders>
            <w:hideMark/>
          </w:tcPr>
          <w:p w14:paraId="56D0A062" w14:textId="77777777" w:rsidR="00845EA9" w:rsidRPr="00903DBA" w:rsidRDefault="00845EA9" w:rsidP="00881D01">
            <w:pPr>
              <w:spacing w:before="0" w:after="0"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rsidP="00881D01">
            <w:pPr>
              <w:spacing w:before="0" w:after="0"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rsidP="00881D01">
            <w:pPr>
              <w:spacing w:before="0" w:after="0"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rsidP="00881D01">
            <w:pPr>
              <w:spacing w:before="0" w:after="0"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rsidP="00881D01">
            <w:pPr>
              <w:spacing w:before="0" w:after="0"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rsidP="00881D01">
            <w:pPr>
              <w:spacing w:before="0" w:after="0"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rsidP="00881D01">
            <w:pPr>
              <w:spacing w:before="0" w:after="0"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rsidP="00881D01">
            <w:pPr>
              <w:spacing w:before="0" w:after="0"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rsidP="00881D01">
            <w:pPr>
              <w:spacing w:before="0" w:after="0"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rsidP="00881D01">
            <w:pPr>
              <w:spacing w:before="0" w:after="0"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rsidP="00881D01">
            <w:pPr>
              <w:spacing w:before="0" w:after="0"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rsidP="00881D01">
            <w:pPr>
              <w:spacing w:before="0" w:after="0"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rsidP="00881D01">
            <w:pPr>
              <w:spacing w:before="0" w:after="0"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655" w:name="_Toc59126344"/>
      <w:r w:rsidRPr="00903DBA">
        <w:rPr>
          <w:lang w:val="en-US"/>
        </w:rPr>
        <w:lastRenderedPageBreak/>
        <w:t>A</w:t>
      </w:r>
      <w:r w:rsidR="00281D34" w:rsidRPr="00903DBA">
        <w:rPr>
          <w:lang w:val="en-US"/>
        </w:rPr>
        <w:t xml:space="preserve"> Crash Course in C</w:t>
      </w:r>
      <w:bookmarkEnd w:id="655"/>
    </w:p>
    <w:p w14:paraId="652688E1" w14:textId="0FE6CE5B"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w:t>
      </w:r>
      <w:r w:rsidR="00721ABF">
        <w:t>the</w:t>
      </w:r>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The researchers Dennis Ritchie and Ken Thompon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656" w:name="_Toc320485572"/>
      <w:bookmarkStart w:id="657" w:name="_Toc323656681"/>
      <w:bookmarkStart w:id="658" w:name="_Toc324085419"/>
      <w:bookmarkStart w:id="659" w:name="_Toc383781071"/>
      <w:bookmarkStart w:id="660" w:name="_Toc59126345"/>
      <w:r w:rsidRPr="00903DBA">
        <w:t>The Compiler and the Linker</w:t>
      </w:r>
      <w:bookmarkEnd w:id="656"/>
      <w:bookmarkEnd w:id="657"/>
      <w:bookmarkEnd w:id="658"/>
      <w:bookmarkEnd w:id="659"/>
      <w:bookmarkEnd w:id="660"/>
    </w:p>
    <w:p w14:paraId="4738AA08" w14:textId="3521A05D"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w:t>
      </w:r>
      <w:r w:rsidR="00721ABF">
        <w:t>the</w:t>
      </w:r>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r w:rsidRPr="00E65FE6">
        <w:t>Program.c</w:t>
      </w:r>
      <w:r w:rsidRPr="00903DBA">
        <w:t xml:space="preserve"> and a routine used by the program in </w:t>
      </w:r>
      <w:r w:rsidRPr="00E65FE6">
        <w:t>Routine.c</w:t>
      </w:r>
      <w:r w:rsidRPr="00903DBA">
        <w:t xml:space="preserve">. Furthermore, the program calls a function in the standard library. In this case, the compiler translates the source code into object code and the linker joins the code into the executable file </w:t>
      </w:r>
      <w:r w:rsidRPr="00E65FE6">
        <w:rPr>
          <w:rStyle w:val="CodeInText"/>
        </w:rPr>
        <w:t>Program.exe</w:t>
      </w:r>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424985" w:rsidRPr="003F7CF1" w:rsidRDefault="0042498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424985" w:rsidRPr="003F7CF1" w:rsidRDefault="00424985"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424985" w:rsidRPr="003F7CF1" w:rsidRDefault="00424985"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424985" w:rsidRPr="003F7CF1" w:rsidRDefault="0042498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424985" w:rsidRPr="003F7CF1" w:rsidRDefault="00424985"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424985" w:rsidRPr="003F7CF1" w:rsidRDefault="00424985"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424985" w:rsidRPr="003F7CF1" w:rsidRDefault="0042498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424985" w:rsidRPr="003F7CF1" w:rsidRDefault="00424985"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424985" w:rsidRPr="003F7CF1" w:rsidRDefault="0042498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424985" w:rsidRPr="003F7CF1" w:rsidRDefault="00424985"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424985" w:rsidRPr="003F7CF1" w:rsidRDefault="00424985"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424985" w:rsidRPr="003F7CF1" w:rsidRDefault="00424985"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424985" w:rsidRPr="003F7CF1" w:rsidRDefault="0042498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424985" w:rsidRPr="003F7CF1" w:rsidRDefault="00424985"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424985" w:rsidRPr="003F7CF1" w:rsidRDefault="00424985"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424985" w:rsidRPr="003F7CF1" w:rsidRDefault="00424985"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424985" w:rsidRPr="003F7CF1" w:rsidRDefault="00424985"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424985" w:rsidRPr="003F7CF1" w:rsidRDefault="0042498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661" w:name="_Toc320485573"/>
      <w:bookmarkStart w:id="662" w:name="_Toc323656682"/>
      <w:bookmarkStart w:id="663" w:name="_Toc324085420"/>
      <w:bookmarkStart w:id="664" w:name="_Toc383781072"/>
      <w:bookmarkStart w:id="665" w:name="_Toc59126346"/>
      <w:r w:rsidRPr="00903DBA">
        <w:t>The Hello-World Program</w:t>
      </w:r>
      <w:bookmarkEnd w:id="661"/>
      <w:bookmarkEnd w:id="662"/>
      <w:bookmarkEnd w:id="663"/>
      <w:bookmarkEnd w:id="664"/>
      <w:bookmarkEnd w:id="665"/>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666" w:name="_Toc320485574"/>
      <w:bookmarkStart w:id="667" w:name="_Toc323656683"/>
      <w:bookmarkStart w:id="668" w:name="_Toc324085421"/>
      <w:bookmarkStart w:id="669" w:name="_Toc383781073"/>
      <w:bookmarkStart w:id="670" w:name="_Toc59126347"/>
      <w:r w:rsidRPr="00903DBA">
        <w:lastRenderedPageBreak/>
        <w:t>Comments</w:t>
      </w:r>
      <w:bookmarkEnd w:id="666"/>
      <w:bookmarkEnd w:id="667"/>
      <w:bookmarkEnd w:id="668"/>
      <w:bookmarkEnd w:id="669"/>
      <w:bookmarkEnd w:id="670"/>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3BF72C8E"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461860">
        <w:t>13.31</w:t>
      </w:r>
      <w:r w:rsidRPr="00903DBA">
        <w:fldChar w:fldCharType="end"/>
      </w:r>
      <w:r w:rsidRPr="00903DBA">
        <w:t>) for details.</w:t>
      </w:r>
    </w:p>
    <w:p w14:paraId="3920A6C7" w14:textId="77777777" w:rsidR="00E80032" w:rsidRPr="00903DBA" w:rsidRDefault="00E80032" w:rsidP="00E80032">
      <w:pPr>
        <w:pStyle w:val="Code"/>
      </w:pPr>
      <w:bookmarkStart w:id="671"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672" w:name="_Toc323656684"/>
      <w:bookmarkStart w:id="673" w:name="_Toc324085422"/>
      <w:bookmarkStart w:id="674" w:name="_Toc383781074"/>
      <w:bookmarkStart w:id="675" w:name="_Toc59126348"/>
      <w:r w:rsidRPr="00903DBA">
        <w:t>Types and Variables</w:t>
      </w:r>
      <w:bookmarkEnd w:id="671"/>
      <w:bookmarkEnd w:id="672"/>
      <w:bookmarkEnd w:id="673"/>
      <w:bookmarkEnd w:id="674"/>
      <w:bookmarkEnd w:id="675"/>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6" w:name="_Toc320485576"/>
      <w:bookmarkStart w:id="677" w:name="_Toc323656685"/>
      <w:bookmarkStart w:id="678" w:name="_Toc324085423"/>
      <w:bookmarkStart w:id="679" w:name="_Toc383781075"/>
      <w:bookmarkStart w:id="680" w:name="_Ref383781525"/>
      <w:bookmarkStart w:id="681" w:name="_Toc59126349"/>
      <w:r w:rsidRPr="00903DBA">
        <w:t>Simple Types</w:t>
      </w:r>
      <w:bookmarkEnd w:id="676"/>
      <w:bookmarkEnd w:id="677"/>
      <w:bookmarkEnd w:id="678"/>
      <w:bookmarkEnd w:id="679"/>
      <w:bookmarkEnd w:id="680"/>
      <w:bookmarkEnd w:id="681"/>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r w:rsidRPr="00E65FE6">
        <w:t>boolean</w:t>
      </w:r>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2" w:name="_Toc320485577"/>
      <w:bookmarkStart w:id="683" w:name="_Toc323656686"/>
      <w:bookmarkStart w:id="684" w:name="_Toc324085424"/>
      <w:bookmarkStart w:id="685" w:name="_Toc383781076"/>
      <w:bookmarkStart w:id="686" w:name="_Toc59126350"/>
      <w:r w:rsidRPr="00903DBA">
        <w:t>Variables</w:t>
      </w:r>
      <w:bookmarkEnd w:id="682"/>
      <w:bookmarkEnd w:id="683"/>
      <w:bookmarkEnd w:id="684"/>
      <w:bookmarkEnd w:id="685"/>
      <w:bookmarkEnd w:id="686"/>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424985" w:rsidRPr="003F7CF1" w:rsidRDefault="0042498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424985" w:rsidRPr="003F7CF1" w:rsidRDefault="00424985"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424985" w:rsidRPr="003F7CF1" w:rsidRDefault="00424985"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424985" w:rsidRPr="003F7CF1" w:rsidRDefault="00424985"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424985" w:rsidRPr="003F7CF1" w:rsidRDefault="00424985"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424985" w:rsidRPr="003F7CF1" w:rsidRDefault="0042498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424985" w:rsidRPr="003F7CF1" w:rsidRDefault="0042498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424985" w:rsidRPr="003F7CF1" w:rsidRDefault="0042498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424985" w:rsidRPr="003F7CF1" w:rsidRDefault="00424985"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424985" w:rsidRPr="003F7CF1" w:rsidRDefault="00424985"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424985" w:rsidRPr="003F7CF1" w:rsidRDefault="00424985"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424985" w:rsidRPr="003F7CF1" w:rsidRDefault="00424985"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424985" w:rsidRPr="003F7CF1" w:rsidRDefault="00424985"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424985" w:rsidRPr="003F7CF1" w:rsidRDefault="00424985"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424985" w:rsidRPr="003F7CF1" w:rsidRDefault="00424985"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424985" w:rsidRPr="003F7CF1" w:rsidRDefault="0042498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7" w:name="_Toc320485578"/>
      <w:bookmarkStart w:id="688" w:name="_Toc323656687"/>
      <w:bookmarkStart w:id="689" w:name="_Toc324085425"/>
      <w:bookmarkStart w:id="690" w:name="_Toc383781077"/>
      <w:bookmarkStart w:id="691" w:name="_Toc59126351"/>
      <w:bookmarkStart w:id="692" w:name="_Toc320485579"/>
      <w:r w:rsidRPr="00903DBA">
        <w:t>Constants</w:t>
      </w:r>
      <w:bookmarkEnd w:id="687"/>
      <w:bookmarkEnd w:id="688"/>
      <w:bookmarkEnd w:id="689"/>
      <w:bookmarkEnd w:id="690"/>
      <w:bookmarkEnd w:id="691"/>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3" w:name="_Toc323656688"/>
      <w:bookmarkStart w:id="694" w:name="_Toc324085426"/>
      <w:bookmarkStart w:id="695" w:name="_Toc383781078"/>
      <w:bookmarkStart w:id="696" w:name="_Toc59126352"/>
      <w:r w:rsidRPr="00903DBA">
        <w:t>Output</w:t>
      </w:r>
      <w:bookmarkEnd w:id="692"/>
      <w:bookmarkEnd w:id="693"/>
      <w:bookmarkEnd w:id="694"/>
      <w:bookmarkEnd w:id="695"/>
      <w:bookmarkEnd w:id="696"/>
    </w:p>
    <w:p w14:paraId="68E5301E" w14:textId="77777777" w:rsidR="00E80032" w:rsidRPr="00903DBA" w:rsidRDefault="00E80032" w:rsidP="00E65FE6">
      <w:pPr>
        <w:pStyle w:val="CodeHeader"/>
      </w:pPr>
      <w:r w:rsidRPr="00903DBA">
        <w:t xml:space="preserve">As noted in the first section of this chapter, the standard function for output is </w:t>
      </w:r>
      <w:r w:rsidRPr="00E65FE6">
        <w:rPr>
          <w:rStyle w:val="CodeInText"/>
        </w:rPr>
        <w:t>printf</w:t>
      </w:r>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r w:rsidRPr="00903DBA">
              <w:t>lf</w:t>
            </w:r>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r w:rsidRPr="00903DBA">
        <w:rPr>
          <w:i/>
        </w:rPr>
        <w:t>i</w:t>
      </w:r>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7" w:name="_Toc320485580"/>
      <w:bookmarkStart w:id="698" w:name="_Toc323656689"/>
      <w:bookmarkStart w:id="699" w:name="_Toc324085427"/>
      <w:bookmarkStart w:id="700" w:name="_Toc383781079"/>
      <w:bookmarkStart w:id="701" w:name="_Toc59126353"/>
      <w:r w:rsidRPr="00903DBA">
        <w:t>Input</w:t>
      </w:r>
      <w:bookmarkEnd w:id="697"/>
      <w:bookmarkEnd w:id="698"/>
      <w:bookmarkEnd w:id="699"/>
      <w:bookmarkEnd w:id="700"/>
      <w:bookmarkEnd w:id="701"/>
    </w:p>
    <w:p w14:paraId="299686DD" w14:textId="77777777" w:rsidR="00E80032" w:rsidRPr="00903DBA" w:rsidRDefault="00E80032" w:rsidP="00E65FE6">
      <w:pPr>
        <w:pStyle w:val="CodeHeader"/>
      </w:pPr>
      <w:r w:rsidRPr="00903DBA">
        <w:t xml:space="preserve">The standard functions for input is and </w:t>
      </w:r>
      <w:r w:rsidRPr="00E65FE6">
        <w:rPr>
          <w:rStyle w:val="CodeInText"/>
        </w:rPr>
        <w:t>scanf</w:t>
      </w:r>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r w:rsidRPr="00E65FE6">
        <w:t>printf</w:t>
      </w:r>
      <w:r w:rsidRPr="00903DBA">
        <w:t xml:space="preserve">, its first argument is the format string. The format codes mostly agree with those of </w:t>
      </w:r>
      <w:r w:rsidRPr="00E65FE6">
        <w:t>printf</w:t>
      </w:r>
      <w:r w:rsidRPr="00903DBA">
        <w:t xml:space="preserve">, but not completely. See the table at the end of the chapter for a list of format codes. For instance, </w:t>
      </w:r>
      <w:r w:rsidRPr="00E65FE6">
        <w:t>scanf</w:t>
      </w:r>
      <w:r w:rsidRPr="00903DBA">
        <w:t xml:space="preserve"> expects </w:t>
      </w:r>
      <w:r w:rsidRPr="00E17FD3">
        <w:rPr>
          <w:rStyle w:val="KeyWord0"/>
        </w:rPr>
        <w:t>lf</w:t>
      </w:r>
      <w:r w:rsidRPr="00903DBA">
        <w:t xml:space="preserve"> to read a double value, in contrast to </w:t>
      </w:r>
      <w:r w:rsidRPr="00E65FE6">
        <w:rPr>
          <w:rStyle w:val="CodeInText"/>
        </w:rPr>
        <w:t>printf</w:t>
      </w:r>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6C91E949" w:rsidR="00E80032" w:rsidRPr="00903DBA" w:rsidRDefault="00E80032" w:rsidP="00E65FE6">
      <w:pPr>
        <w:pStyle w:val="CodeHeader"/>
      </w:pPr>
      <w:r w:rsidRPr="00903DBA">
        <w:t xml:space="preserve">Another difference is that while </w:t>
      </w:r>
      <w:r w:rsidRPr="00E65FE6">
        <w:t>printf</w:t>
      </w:r>
      <w:r w:rsidRPr="00903DBA">
        <w:t xml:space="preserve"> wants the values corresponding to the format codes, </w:t>
      </w:r>
      <w:r w:rsidRPr="00E65FE6">
        <w:rPr>
          <w:rStyle w:val="CodeInText"/>
        </w:rPr>
        <w:t>scanf</w:t>
      </w:r>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461860">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r w:rsidRPr="00903DBA">
              <w:t>lf</w:t>
            </w:r>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r w:rsidRPr="00903DBA">
              <w:t>ld</w:t>
            </w:r>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r w:rsidRPr="00E65FE6">
        <w:t>scanf</w:t>
      </w:r>
      <w:r w:rsidRPr="00903DBA">
        <w:t xml:space="preserve"> expects </w:t>
      </w:r>
      <w:r w:rsidRPr="00E65FE6">
        <w:t>lf</w:t>
      </w:r>
      <w:r w:rsidRPr="00903DBA">
        <w:t xml:space="preserve"> to represent a double float, in contrast to </w:t>
      </w:r>
      <w:r w:rsidRPr="00E65FE6">
        <w:t>printf</w:t>
      </w:r>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702" w:name="_Toc320485581"/>
      <w:r w:rsidRPr="00903DBA">
        <w:t xml:space="preserve">There is also the </w:t>
      </w:r>
      <w:r w:rsidRPr="00E65FE6">
        <w:t>gets</w:t>
      </w:r>
      <w:r w:rsidRPr="00903DBA">
        <w:t xml:space="preserve"> function that reads a string until it reaches a new-line, which differs from </w:t>
      </w:r>
      <w:r w:rsidRPr="00E65FE6">
        <w:t>scanf</w:t>
      </w:r>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r w:rsidRPr="00E65FE6">
        <w:t>scanf</w:t>
      </w:r>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703"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4" w:name="_Toc323656690"/>
      <w:bookmarkStart w:id="705" w:name="_Toc324085428"/>
      <w:bookmarkStart w:id="706" w:name="_Toc383781080"/>
      <w:bookmarkStart w:id="707" w:name="_Toc59126354"/>
      <w:r w:rsidRPr="00903DBA">
        <w:t>Enumerations</w:t>
      </w:r>
      <w:bookmarkEnd w:id="702"/>
      <w:bookmarkEnd w:id="704"/>
      <w:bookmarkEnd w:id="705"/>
      <w:bookmarkEnd w:id="706"/>
      <w:bookmarkEnd w:id="707"/>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8" w:name="_Toc320485582"/>
      <w:bookmarkStart w:id="709" w:name="_Toc323656691"/>
      <w:bookmarkStart w:id="710" w:name="_Toc324085429"/>
      <w:bookmarkStart w:id="711" w:name="_Toc383781081"/>
      <w:bookmarkStart w:id="712" w:name="_Toc59126355"/>
      <w:r w:rsidRPr="00903DBA">
        <w:lastRenderedPageBreak/>
        <w:t>Arrays</w:t>
      </w:r>
      <w:bookmarkEnd w:id="708"/>
      <w:bookmarkEnd w:id="709"/>
      <w:bookmarkEnd w:id="710"/>
      <w:bookmarkEnd w:id="711"/>
      <w:bookmarkEnd w:id="712"/>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of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424985" w:rsidRPr="003F7CF1" w:rsidRDefault="0042498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424985" w:rsidRPr="003F7CF1" w:rsidRDefault="00424985"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424985" w:rsidRPr="003F7CF1" w:rsidRDefault="00424985"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424985" w:rsidRPr="003F7CF1" w:rsidRDefault="0042498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424985" w:rsidRPr="003F7CF1" w:rsidRDefault="0042498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424985" w:rsidRPr="003F7CF1" w:rsidRDefault="0042498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424985" w:rsidRPr="003F7CF1" w:rsidRDefault="0042498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424985" w:rsidRPr="003F7CF1" w:rsidRDefault="00424985"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424985" w:rsidRPr="003F7CF1" w:rsidRDefault="0042498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424985" w:rsidRPr="003F7CF1" w:rsidRDefault="00424985"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424985" w:rsidRPr="003F7CF1" w:rsidRDefault="00424985"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424985" w:rsidRPr="003F7CF1" w:rsidRDefault="00424985"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424985" w:rsidRPr="003F7CF1" w:rsidRDefault="0042498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424985" w:rsidRPr="003F7CF1" w:rsidRDefault="0042498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424985" w:rsidRPr="003F7CF1" w:rsidRDefault="0042498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424985" w:rsidRPr="003F7CF1" w:rsidRDefault="0042498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424985" w:rsidRPr="003F7CF1" w:rsidRDefault="0042498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424985" w:rsidRPr="003F7CF1" w:rsidRDefault="004249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424985" w:rsidRPr="003F7CF1" w:rsidRDefault="004249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424985" w:rsidRPr="003F7CF1" w:rsidRDefault="0042498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424985" w:rsidRPr="003F7CF1" w:rsidRDefault="004249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424985" w:rsidRPr="003F7CF1" w:rsidRDefault="004249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424985" w:rsidRPr="003F7CF1" w:rsidRDefault="004249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424985" w:rsidRPr="003F7CF1" w:rsidRDefault="004249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424985" w:rsidRPr="003F7CF1" w:rsidRDefault="0042498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424985" w:rsidRPr="003F7CF1" w:rsidRDefault="00424985"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424985" w:rsidRPr="003F7CF1" w:rsidRDefault="004249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424985" w:rsidRPr="003F7CF1" w:rsidRDefault="004249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424985" w:rsidRPr="003F7CF1" w:rsidRDefault="0042498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424985" w:rsidRPr="003F7CF1" w:rsidRDefault="00424985"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424985" w:rsidRPr="003F7CF1" w:rsidRDefault="00424985"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424985" w:rsidRPr="003F7CF1" w:rsidRDefault="00424985"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424985" w:rsidRPr="003F7CF1" w:rsidRDefault="00424985"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424985" w:rsidRPr="003F7CF1" w:rsidRDefault="00424985"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424985" w:rsidRPr="003F7CF1" w:rsidRDefault="00424985"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424985" w:rsidRPr="003F7CF1" w:rsidRDefault="00424985"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424985" w:rsidRPr="003F7CF1" w:rsidRDefault="00424985"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424985" w:rsidRPr="003F7CF1" w:rsidRDefault="00424985"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424985" w:rsidRPr="003F7CF1" w:rsidRDefault="00424985"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424985" w:rsidRPr="003F7CF1" w:rsidRDefault="00424985"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424985" w:rsidRPr="003F7CF1" w:rsidRDefault="00424985"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424985" w:rsidRPr="003F7CF1" w:rsidRDefault="00424985"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424985" w:rsidRPr="003F7CF1" w:rsidRDefault="00424985"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424985" w:rsidRPr="003F7CF1" w:rsidRDefault="00424985"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424985" w:rsidRPr="003F7CF1" w:rsidRDefault="00424985"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424985" w:rsidRPr="003F7CF1" w:rsidRDefault="00424985"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424985" w:rsidRPr="003F7CF1" w:rsidRDefault="00424985"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424985" w:rsidRPr="003F7CF1" w:rsidRDefault="00424985"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424985" w:rsidRPr="003F7CF1" w:rsidRDefault="00424985"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424985" w:rsidRPr="003F7CF1" w:rsidRDefault="00424985"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424985" w:rsidRPr="003F7CF1" w:rsidRDefault="00424985"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424985" w:rsidRPr="003F7CF1" w:rsidRDefault="00424985"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424985" w:rsidRPr="003F7CF1" w:rsidRDefault="00424985"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424985" w:rsidRPr="003F7CF1" w:rsidRDefault="00424985"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424985" w:rsidRPr="003F7CF1" w:rsidRDefault="00424985"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424985" w:rsidRPr="003F7CF1" w:rsidRDefault="00424985"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424985" w:rsidRPr="003F7CF1" w:rsidRDefault="00424985"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424985" w:rsidRPr="003F7CF1" w:rsidRDefault="0042498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424985" w:rsidRPr="003F7CF1" w:rsidRDefault="00424985"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424985" w:rsidRPr="003F7CF1" w:rsidRDefault="00424985"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424985" w:rsidRPr="003F7CF1" w:rsidRDefault="00424985"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424985" w:rsidRPr="003F7CF1" w:rsidRDefault="00424985"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424985" w:rsidRPr="003F7CF1" w:rsidRDefault="00424985"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424985" w:rsidRPr="003F7CF1" w:rsidRDefault="00424985"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424985" w:rsidRPr="003F7CF1" w:rsidRDefault="00424985"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424985" w:rsidRPr="003F7CF1" w:rsidRDefault="00424985"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424985" w:rsidRPr="003F7CF1" w:rsidRDefault="00424985"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424985" w:rsidRPr="003F7CF1" w:rsidRDefault="00424985"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3" w:name="_Toc320485583"/>
      <w:bookmarkStart w:id="714" w:name="_Toc323656692"/>
      <w:bookmarkStart w:id="715" w:name="_Toc324085430"/>
      <w:bookmarkStart w:id="716" w:name="_Toc383781082"/>
      <w:bookmarkStart w:id="717" w:name="_Toc59126356"/>
      <w:r w:rsidRPr="00903DBA">
        <w:t>Characters and Strings</w:t>
      </w:r>
      <w:bookmarkEnd w:id="713"/>
      <w:bookmarkEnd w:id="714"/>
      <w:bookmarkEnd w:id="715"/>
      <w:bookmarkEnd w:id="716"/>
      <w:bookmarkEnd w:id="717"/>
    </w:p>
    <w:p w14:paraId="15688872" w14:textId="4A63E1C1"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461860">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424985" w:rsidRPr="003F7CF1" w:rsidRDefault="0042498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424985" w:rsidRPr="003F7CF1" w:rsidRDefault="0042498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424985" w:rsidRPr="003F7CF1" w:rsidRDefault="00424985"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424985" w:rsidRPr="003F7CF1" w:rsidRDefault="00424985"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424985" w:rsidRPr="003F7CF1" w:rsidRDefault="00424985"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424985" w:rsidRPr="003F7CF1" w:rsidRDefault="00424985"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424985" w:rsidRPr="003F7CF1" w:rsidRDefault="00424985"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424985" w:rsidRPr="003F7CF1" w:rsidRDefault="00424985"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8" w:name="_Toc323656693"/>
      <w:bookmarkStart w:id="719" w:name="_Toc324085431"/>
      <w:bookmarkStart w:id="720" w:name="_Toc383781083"/>
      <w:bookmarkStart w:id="721" w:name="_Toc59126357"/>
      <w:r w:rsidRPr="00903DBA">
        <w:lastRenderedPageBreak/>
        <w:t>The ASCII Table</w:t>
      </w:r>
      <w:bookmarkEnd w:id="718"/>
      <w:bookmarkEnd w:id="719"/>
      <w:bookmarkEnd w:id="720"/>
      <w:bookmarkEnd w:id="721"/>
    </w:p>
    <w:p w14:paraId="3B8A786D" w14:textId="33126B70"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461860">
        <w:rPr>
          <w:b w:val="0"/>
          <w:bCs/>
          <w:lang w:val="sv-SE"/>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2" w:name="_Toc320485584"/>
      <w:bookmarkStart w:id="723" w:name="_Toc323656694"/>
      <w:bookmarkStart w:id="724" w:name="_Toc324085432"/>
      <w:bookmarkStart w:id="725" w:name="_Ref383780778"/>
      <w:bookmarkStart w:id="726" w:name="_Toc383781084"/>
      <w:bookmarkStart w:id="727" w:name="_Toc59126358"/>
      <w:r w:rsidRPr="00903DBA">
        <w:t>Pointers</w:t>
      </w:r>
      <w:bookmarkEnd w:id="722"/>
      <w:bookmarkEnd w:id="723"/>
      <w:bookmarkEnd w:id="724"/>
      <w:bookmarkEnd w:id="725"/>
      <w:bookmarkEnd w:id="726"/>
      <w:bookmarkEnd w:id="727"/>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r w:rsidRPr="00E65FE6">
        <w:t>i</w:t>
      </w:r>
      <w:r w:rsidRPr="00903DBA">
        <w:t xml:space="preserve"> has the value 123 that is stored on the memory address 10,000, and that the size of each value is four bytes. As </w:t>
      </w:r>
      <w:r w:rsidRPr="00E65FE6">
        <w:t>p</w:t>
      </w:r>
      <w:r w:rsidRPr="00903DBA">
        <w:t xml:space="preserve"> is a pointer to </w:t>
      </w:r>
      <w:r w:rsidRPr="00E65FE6">
        <w:rPr>
          <w:rStyle w:val="CodeInText"/>
        </w:rPr>
        <w:t>i</w:t>
      </w:r>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424985" w:rsidRPr="003F7CF1" w:rsidRDefault="0042498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424985" w:rsidRPr="003F7CF1" w:rsidRDefault="004249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424985" w:rsidRPr="003F7CF1" w:rsidRDefault="0042498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424985" w:rsidRPr="003F7CF1" w:rsidRDefault="0042498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424985" w:rsidRPr="003F7CF1" w:rsidRDefault="00424985"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424985" w:rsidRPr="003F7CF1" w:rsidRDefault="00424985"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424985" w:rsidRPr="003F7CF1" w:rsidRDefault="00424985"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424985" w:rsidRPr="003F7CF1" w:rsidRDefault="00424985"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424985" w:rsidRPr="003F7CF1" w:rsidRDefault="00424985"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424985" w:rsidRPr="003F7CF1" w:rsidRDefault="00424985"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424985" w:rsidRPr="003F7CF1" w:rsidRDefault="00424985"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424985" w:rsidRPr="003F7CF1" w:rsidRDefault="00424985"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424985" w:rsidRPr="003F7CF1" w:rsidRDefault="00424985"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424985" w:rsidRPr="003F7CF1" w:rsidRDefault="00424985"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424985" w:rsidRPr="003F7CF1" w:rsidRDefault="00424985"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424985" w:rsidRPr="003F7CF1" w:rsidRDefault="00424985"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424985" w:rsidRPr="003F7CF1" w:rsidRDefault="00424985"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424985" w:rsidRPr="003F7CF1" w:rsidRDefault="004249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424985" w:rsidRPr="003F7CF1" w:rsidRDefault="0042498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424985" w:rsidRPr="003F7CF1" w:rsidRDefault="0042498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424985" w:rsidRPr="003F7CF1" w:rsidRDefault="00424985"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424985" w:rsidRPr="003F7CF1" w:rsidRDefault="00424985"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424985" w:rsidRPr="003F7CF1" w:rsidRDefault="00424985"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424985" w:rsidRPr="003F7CF1" w:rsidRDefault="00424985"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r w:rsidR="00B02345" w:rsidRPr="00903DBA">
        <w:t>dereference</w:t>
      </w:r>
      <w:r w:rsidRPr="00903DBA">
        <w:t xml:space="preserve">erring operators can be regarded as each other reverses. Note that the asterisk is used on two occasions, when we define a pointer variable and when we </w:t>
      </w:r>
      <w:r w:rsidR="00B02345" w:rsidRPr="00903DBA">
        <w:t>dereference</w:t>
      </w:r>
      <w:r w:rsidRPr="00903DBA">
        <w:t xml:space="preserve">er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8" w:name="_Toc320485585"/>
      <w:bookmarkStart w:id="729" w:name="_Toc323656695"/>
      <w:bookmarkStart w:id="730" w:name="_Toc324085433"/>
      <w:bookmarkStart w:id="731" w:name="_Toc383781085"/>
      <w:bookmarkStart w:id="732" w:name="_Toc59126359"/>
      <w:r w:rsidRPr="00903DBA">
        <w:t>Pointers and Dynamic Memory</w:t>
      </w:r>
      <w:bookmarkEnd w:id="728"/>
      <w:bookmarkEnd w:id="729"/>
      <w:bookmarkEnd w:id="730"/>
      <w:bookmarkEnd w:id="731"/>
      <w:bookmarkEnd w:id="732"/>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r w:rsidRPr="00E65FE6">
        <w:t>calloc</w:t>
      </w:r>
      <w:r w:rsidRPr="00903DBA">
        <w:rPr>
          <w:rStyle w:val="Italic"/>
        </w:rPr>
        <w:t xml:space="preserve">, </w:t>
      </w:r>
      <w:r w:rsidRPr="00E65FE6">
        <w:t>realloc</w:t>
      </w:r>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424985" w:rsidRPr="003F7CF1" w:rsidRDefault="004249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424985" w:rsidRPr="003F7CF1" w:rsidRDefault="0042498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424985" w:rsidRPr="003F7CF1" w:rsidRDefault="00424985"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424985" w:rsidRPr="003F7CF1" w:rsidRDefault="00424985"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424985" w:rsidRPr="003F7CF1" w:rsidRDefault="00424985"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424985" w:rsidRPr="003F7CF1" w:rsidRDefault="004249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424985" w:rsidRPr="003F7CF1" w:rsidRDefault="0042498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424985" w:rsidRPr="003F7CF1" w:rsidRDefault="00424985"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424985" w:rsidRPr="003F7CF1" w:rsidRDefault="00424985"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424985" w:rsidRPr="003F7CF1" w:rsidRDefault="004249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424985" w:rsidRPr="003F7CF1" w:rsidRDefault="004249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424985" w:rsidRPr="003F7CF1" w:rsidRDefault="0042498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424985" w:rsidRPr="003F7CF1" w:rsidRDefault="00424985"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424985" w:rsidRPr="003F7CF1" w:rsidRDefault="00424985"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424985" w:rsidRPr="003F7CF1" w:rsidRDefault="00424985"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424985" w:rsidRPr="003F7CF1" w:rsidRDefault="00424985"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424985" w:rsidRPr="003F7CF1" w:rsidRDefault="00424985"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424985" w:rsidRPr="003F7CF1" w:rsidRDefault="00424985"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424985" w:rsidRPr="003F7CF1" w:rsidRDefault="00424985"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424985" w:rsidRPr="003F7CF1" w:rsidRDefault="00424985"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r w:rsidRPr="00E65FE6">
        <w:rPr>
          <w:rStyle w:val="CodeInText"/>
        </w:rPr>
        <w:t>realloc</w:t>
      </w:r>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424985" w:rsidRPr="003F7CF1" w:rsidRDefault="004249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424985" w:rsidRPr="003F7CF1" w:rsidRDefault="0042498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424985" w:rsidRPr="003F7CF1" w:rsidRDefault="00424985"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424985" w:rsidRPr="003F7CF1" w:rsidRDefault="004249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424985" w:rsidRPr="003F7CF1" w:rsidRDefault="004249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424985" w:rsidRPr="003F7CF1" w:rsidRDefault="00424985"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424985" w:rsidRPr="003F7CF1" w:rsidRDefault="00424985"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424985" w:rsidRPr="003F7CF1" w:rsidRDefault="00424985"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424985" w:rsidRPr="003F7CF1" w:rsidRDefault="00424985"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424985" w:rsidRPr="003F7CF1" w:rsidRDefault="00424985"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424985" w:rsidRPr="003F7CF1" w:rsidRDefault="00424985"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r w:rsidRPr="00E65FE6">
        <w:t>calloc</w:t>
      </w:r>
      <w:r w:rsidRPr="00903DBA">
        <w:t xml:space="preserve"> is that </w:t>
      </w:r>
      <w:r w:rsidRPr="00E65FE6">
        <w:t>calloc</w:t>
      </w:r>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424985" w:rsidRPr="003F7CF1" w:rsidRDefault="004249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424985" w:rsidRPr="003F7CF1" w:rsidRDefault="00424985"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424985" w:rsidRPr="003F7CF1" w:rsidRDefault="00424985"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424985" w:rsidRPr="003F7CF1" w:rsidRDefault="00424985"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424985" w:rsidRPr="003F7CF1" w:rsidRDefault="00424985"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424985" w:rsidRPr="003F7CF1" w:rsidRDefault="004249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424985" w:rsidRPr="003F7CF1" w:rsidRDefault="00424985"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424985" w:rsidRPr="003F7CF1" w:rsidRDefault="00424985"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r w:rsidR="00B02345" w:rsidRPr="00903DBA">
        <w:t>dereference</w:t>
      </w:r>
      <w:r w:rsidRPr="00903DBA">
        <w:t>er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424985" w:rsidRPr="003F7CF1" w:rsidRDefault="004249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424985" w:rsidRPr="003F7CF1" w:rsidRDefault="00424985"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424985" w:rsidRPr="003F7CF1" w:rsidRDefault="00424985"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424985" w:rsidRPr="003F7CF1" w:rsidRDefault="00424985"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424985" w:rsidRPr="003F7CF1" w:rsidRDefault="00424985"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424985" w:rsidRPr="003F7CF1" w:rsidRDefault="004249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424985" w:rsidRPr="003F7CF1" w:rsidRDefault="0042498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424985" w:rsidRPr="003F7CF1" w:rsidRDefault="0042498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424985" w:rsidRPr="003F7CF1" w:rsidRDefault="004249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424985" w:rsidRPr="003F7CF1" w:rsidRDefault="004249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424985" w:rsidRPr="003F7CF1" w:rsidRDefault="004249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424985" w:rsidRPr="003F7CF1" w:rsidRDefault="0042498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424985" w:rsidRPr="003F7CF1" w:rsidRDefault="0042498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424985" w:rsidRPr="003F7CF1" w:rsidRDefault="004249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424985" w:rsidRPr="003F7CF1" w:rsidRDefault="004249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424985" w:rsidRPr="003F7CF1" w:rsidRDefault="00424985"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424985" w:rsidRPr="003F7CF1" w:rsidRDefault="00424985"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424985" w:rsidRPr="003F7CF1" w:rsidRDefault="00424985"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424985" w:rsidRPr="003F7CF1" w:rsidRDefault="00424985"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424985" w:rsidRPr="003F7CF1" w:rsidRDefault="00424985"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424985" w:rsidRPr="003F7CF1" w:rsidRDefault="00424985"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424985" w:rsidRPr="003F7CF1" w:rsidRDefault="00424985"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424985" w:rsidRPr="003F7CF1" w:rsidRDefault="00424985"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424985" w:rsidRPr="003F7CF1" w:rsidRDefault="00424985"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424985" w:rsidRPr="003F7CF1" w:rsidRDefault="00424985"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424985" w:rsidRPr="003F7CF1" w:rsidRDefault="00424985"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424985" w:rsidRPr="003F7CF1" w:rsidRDefault="00424985"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424985" w:rsidRPr="003F7CF1" w:rsidRDefault="00424985"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424985" w:rsidRPr="003F7CF1" w:rsidRDefault="00424985"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3" w:name="_Toc320485586"/>
      <w:bookmarkStart w:id="734" w:name="_Toc323656696"/>
      <w:bookmarkStart w:id="735" w:name="_Toc324085434"/>
      <w:bookmarkStart w:id="736" w:name="_Toc383781086"/>
      <w:bookmarkStart w:id="737" w:name="_Toc59126360"/>
      <w:r w:rsidRPr="00903DBA">
        <w:t>Defining our own types</w:t>
      </w:r>
      <w:bookmarkEnd w:id="733"/>
      <w:bookmarkEnd w:id="734"/>
      <w:bookmarkEnd w:id="735"/>
      <w:bookmarkEnd w:id="736"/>
      <w:bookmarkEnd w:id="737"/>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8" w:name="_Toc320485587"/>
      <w:bookmarkStart w:id="739" w:name="_Toc323656697"/>
      <w:bookmarkStart w:id="740" w:name="_Toc324085435"/>
      <w:bookmarkStart w:id="741" w:name="_Toc383781087"/>
      <w:bookmarkStart w:id="742" w:name="_Toc59126361"/>
      <w:r w:rsidRPr="00903DBA">
        <w:t>The Type Size</w:t>
      </w:r>
      <w:bookmarkEnd w:id="738"/>
      <w:bookmarkEnd w:id="739"/>
      <w:bookmarkEnd w:id="740"/>
      <w:bookmarkEnd w:id="741"/>
      <w:bookmarkEnd w:id="742"/>
    </w:p>
    <w:p w14:paraId="2A85A616" w14:textId="587BADF3" w:rsidR="00E80032" w:rsidRPr="00903DBA" w:rsidRDefault="00E80032" w:rsidP="00E65FE6">
      <w:pPr>
        <w:pStyle w:val="CodeHeader"/>
      </w:pPr>
      <w:r w:rsidRPr="00903DBA">
        <w:t xml:space="preserve">The operator </w:t>
      </w:r>
      <w:r w:rsidRPr="00E65FE6">
        <w:t>sizeof</w:t>
      </w:r>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w:t>
      </w:r>
      <w:r w:rsidR="00721ABF">
        <w:t>the</w:t>
      </w:r>
      <w:r w:rsidRPr="00903DBA">
        <w:t xml:space="preserve"> property is </w:t>
      </w:r>
      <w:r w:rsidRPr="00E17FD3">
        <w:rPr>
          <w:rStyle w:val="KeyWord0"/>
        </w:rPr>
        <w:t>implementation dependant</w:t>
      </w:r>
      <w:r w:rsidRPr="00903DBA">
        <w:t xml:space="preserve">. The operator returns a value of the type </w:t>
      </w:r>
      <w:r w:rsidRPr="00E65FE6">
        <w:rPr>
          <w:rStyle w:val="CodeInText"/>
        </w:rPr>
        <w:t>size_t</w:t>
      </w:r>
      <w:r w:rsidRPr="00903DBA">
        <w:t xml:space="preserve">, which exact </w:t>
      </w:r>
      <w:r w:rsidR="00C37108" w:rsidRPr="00903DBA">
        <w:t>definition</w:t>
      </w:r>
      <w:r w:rsidRPr="00903DBA">
        <w:t xml:space="preserve"> is also implementation dependant.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743"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744" w:name="_Toc320485588"/>
      <w:bookmarkStart w:id="745" w:name="_Toc323656698"/>
      <w:bookmarkStart w:id="746" w:name="_Toc324085436"/>
      <w:bookmarkStart w:id="747" w:name="_Toc383781088"/>
      <w:bookmarkStart w:id="748" w:name="_Toc59126362"/>
      <w:r w:rsidRPr="00903DBA">
        <w:t>Expressions and Operators</w:t>
      </w:r>
      <w:bookmarkEnd w:id="744"/>
      <w:bookmarkEnd w:id="745"/>
      <w:bookmarkEnd w:id="746"/>
      <w:bookmarkEnd w:id="747"/>
      <w:bookmarkEnd w:id="748"/>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424985" w:rsidRPr="003F7CF1" w:rsidRDefault="00424985"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10" o:title=""/>
                                  </v:shape>
                                  <o:OLEObject Type="Embed" ProgID="Equation.3" ShapeID="_x0000_i1026" DrawAspect="Content" ObjectID="_1670263101" r:id="rId11"/>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424985" w:rsidRPr="003F7CF1" w:rsidRDefault="00424985"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424985" w:rsidRPr="003F7CF1" w:rsidRDefault="0042498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424985" w:rsidRPr="003F7CF1" w:rsidRDefault="0042498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424985" w:rsidRPr="003F7CF1" w:rsidRDefault="00424985"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10" o:title=""/>
                            </v:shape>
                            <o:OLEObject Type="Embed" ProgID="Equation.3" ShapeID="_x0000_i1026" DrawAspect="Content" ObjectID="_1670263101" r:id="rId12"/>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424985" w:rsidRPr="003F7CF1" w:rsidRDefault="00424985"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424985" w:rsidRPr="003F7CF1" w:rsidRDefault="00424985"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424985" w:rsidRPr="003F7CF1" w:rsidRDefault="00424985"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9" w:name="_Toc320485589"/>
      <w:bookmarkStart w:id="750" w:name="_Toc323656699"/>
      <w:bookmarkStart w:id="751" w:name="_Toc324085437"/>
      <w:bookmarkStart w:id="752" w:name="_Toc383781089"/>
      <w:bookmarkStart w:id="753" w:name="_Toc59126363"/>
      <w:r w:rsidRPr="00903DBA">
        <w:t>Arithmetic Operators</w:t>
      </w:r>
      <w:bookmarkEnd w:id="749"/>
      <w:bookmarkEnd w:id="750"/>
      <w:bookmarkEnd w:id="751"/>
      <w:bookmarkEnd w:id="752"/>
      <w:bookmarkEnd w:id="753"/>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754" w:name="_Toc320485590"/>
      <w:bookmarkStart w:id="755" w:name="_Toc323656700"/>
      <w:bookmarkStart w:id="756" w:name="_Toc324085438"/>
      <w:bookmarkStart w:id="757" w:name="_Toc383781090"/>
      <w:bookmarkStart w:id="758" w:name="_Toc59126364"/>
      <w:r w:rsidRPr="00903DBA">
        <w:rPr>
          <w:rStyle w:val="Italic"/>
          <w:i w:val="0"/>
        </w:rPr>
        <w:t>Pointer Arithmetic</w:t>
      </w:r>
      <w:bookmarkEnd w:id="754"/>
      <w:bookmarkEnd w:id="755"/>
      <w:bookmarkEnd w:id="756"/>
      <w:bookmarkEnd w:id="757"/>
      <w:bookmarkEnd w:id="758"/>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r w:rsidRPr="00E65FE6">
        <w:rPr>
          <w:rStyle w:val="CodeInText"/>
        </w:rPr>
        <w:t>numberPtr</w:t>
      </w:r>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424985" w:rsidRPr="003F7CF1" w:rsidRDefault="00424985"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424985" w:rsidRPr="003F7CF1" w:rsidRDefault="00424985"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424985" w:rsidRPr="003F7CF1" w:rsidRDefault="00424985"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424985" w:rsidRPr="003F7CF1" w:rsidRDefault="00424985"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424985" w:rsidRPr="003F7CF1" w:rsidRDefault="00424985"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424985" w:rsidRPr="003F7CF1" w:rsidRDefault="00424985"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424985" w:rsidRPr="003F7CF1" w:rsidRDefault="0042498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424985" w:rsidRPr="003F7CF1" w:rsidRDefault="00424985"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424985" w:rsidRPr="003F7CF1" w:rsidRDefault="00424985"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424985" w:rsidRPr="003F7CF1" w:rsidRDefault="00424985"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424985" w:rsidRPr="003F7CF1" w:rsidRDefault="00424985"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424985" w:rsidRPr="003F7CF1" w:rsidRDefault="00424985"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424985" w:rsidRPr="003F7CF1" w:rsidRDefault="00424985"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424985" w:rsidRPr="003F7CF1" w:rsidRDefault="00424985"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424985" w:rsidRPr="003F7CF1" w:rsidRDefault="00424985"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424985" w:rsidRPr="003F7CF1" w:rsidRDefault="00424985"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424985" w:rsidRPr="003F7CF1" w:rsidRDefault="00424985"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424985" w:rsidRPr="003F7CF1" w:rsidRDefault="00424985"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424985" w:rsidRPr="003F7CF1" w:rsidRDefault="00424985"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r w:rsidR="00B02345" w:rsidRPr="00903DBA">
        <w:t>dereference</w:t>
      </w:r>
      <w:r w:rsidRPr="00903DBA">
        <w:t xml:space="preserve">ereeing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59" w:name="_Toc320485591"/>
      <w:bookmarkStart w:id="760" w:name="_Toc323656701"/>
      <w:bookmarkStart w:id="761" w:name="_Toc324085439"/>
      <w:bookmarkStart w:id="762" w:name="_Toc383781091"/>
      <w:bookmarkStart w:id="763" w:name="_Toc59126365"/>
      <w:r w:rsidRPr="00903DBA">
        <w:lastRenderedPageBreak/>
        <w:t>Increment and decrement</w:t>
      </w:r>
      <w:bookmarkEnd w:id="759"/>
      <w:bookmarkEnd w:id="760"/>
      <w:bookmarkEnd w:id="761"/>
      <w:bookmarkEnd w:id="762"/>
      <w:bookmarkEnd w:id="763"/>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64" w:name="_Toc320485592"/>
      <w:bookmarkStart w:id="765" w:name="_Toc323656702"/>
      <w:bookmarkStart w:id="766" w:name="_Toc324085440"/>
      <w:bookmarkStart w:id="767" w:name="_Toc383781092"/>
      <w:bookmarkStart w:id="768" w:name="_Toc59126366"/>
      <w:r w:rsidRPr="00903DBA">
        <w:t>Relational Operators</w:t>
      </w:r>
      <w:bookmarkEnd w:id="764"/>
      <w:bookmarkEnd w:id="765"/>
      <w:bookmarkEnd w:id="766"/>
      <w:bookmarkEnd w:id="767"/>
      <w:bookmarkEnd w:id="768"/>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69" w:name="_Toc320485593"/>
      <w:bookmarkStart w:id="770" w:name="_Toc323656703"/>
      <w:bookmarkStart w:id="771" w:name="_Toc324085441"/>
      <w:bookmarkStart w:id="772" w:name="_Toc383781093"/>
      <w:bookmarkStart w:id="773" w:name="_Toc59126367"/>
      <w:r w:rsidRPr="00903DBA">
        <w:t>Logical Operators</w:t>
      </w:r>
      <w:bookmarkEnd w:id="769"/>
      <w:bookmarkEnd w:id="770"/>
      <w:bookmarkEnd w:id="771"/>
      <w:bookmarkEnd w:id="772"/>
      <w:bookmarkEnd w:id="773"/>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65FE6">
        <w:t>i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1 / i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74" w:name="_Toc320485594"/>
      <w:bookmarkStart w:id="775" w:name="_Toc323656704"/>
      <w:bookmarkStart w:id="776" w:name="_Toc324085442"/>
      <w:bookmarkStart w:id="777" w:name="_Toc383781094"/>
      <w:bookmarkStart w:id="778" w:name="_Toc59126368"/>
      <w:r w:rsidRPr="00903DBA">
        <w:t>Bitwise Operators</w:t>
      </w:r>
      <w:bookmarkEnd w:id="774"/>
      <w:bookmarkEnd w:id="775"/>
      <w:bookmarkEnd w:id="776"/>
      <w:bookmarkEnd w:id="777"/>
      <w:bookmarkEnd w:id="778"/>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5.9pt;height:17.65pt" o:ole="">
            <v:imagedata r:id="rId13" o:title=""/>
          </v:shape>
          <o:OLEObject Type="Embed" ProgID="Equation.3" ShapeID="_x0000_i1027" DrawAspect="Content" ObjectID="_1670263096" r:id="rId14"/>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5.9pt;height:17.65pt" o:ole="">
            <v:imagedata r:id="rId15" o:title=""/>
          </v:shape>
          <o:OLEObject Type="Embed" ProgID="Equation.3" ShapeID="_x0000_i1028" DrawAspect="Content" ObjectID="_1670263097" r:id="rId16"/>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79" w:name="_Toc320485595"/>
      <w:bookmarkStart w:id="780" w:name="_Toc323656705"/>
      <w:bookmarkStart w:id="781" w:name="_Toc324085443"/>
      <w:bookmarkStart w:id="782" w:name="_Toc383781095"/>
      <w:bookmarkStart w:id="783" w:name="_Toc59126369"/>
      <w:r w:rsidRPr="00903DBA">
        <w:t>Assignment</w:t>
      </w:r>
      <w:bookmarkEnd w:id="779"/>
      <w:bookmarkEnd w:id="780"/>
      <w:bookmarkEnd w:id="781"/>
      <w:bookmarkEnd w:id="782"/>
      <w:bookmarkEnd w:id="783"/>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84" w:name="_Toc320485596"/>
      <w:bookmarkStart w:id="785" w:name="_Toc323656706"/>
      <w:bookmarkStart w:id="786" w:name="_Toc324085444"/>
      <w:bookmarkStart w:id="787" w:name="_Toc383781096"/>
      <w:bookmarkStart w:id="788" w:name="_Toc59126370"/>
      <w:r w:rsidRPr="00903DBA">
        <w:t>The Condition Operator</w:t>
      </w:r>
      <w:bookmarkEnd w:id="784"/>
      <w:bookmarkEnd w:id="785"/>
      <w:bookmarkEnd w:id="786"/>
      <w:bookmarkEnd w:id="787"/>
      <w:bookmarkEnd w:id="788"/>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89" w:name="_Toc320485597"/>
      <w:bookmarkStart w:id="790" w:name="_Toc323656707"/>
      <w:bookmarkStart w:id="791" w:name="_Toc324085445"/>
      <w:bookmarkStart w:id="792" w:name="_Toc383781097"/>
      <w:bookmarkStart w:id="793" w:name="_Toc59126371"/>
      <w:r w:rsidRPr="00903DBA">
        <w:t>Precedence and Associatively</w:t>
      </w:r>
      <w:bookmarkEnd w:id="789"/>
      <w:bookmarkEnd w:id="790"/>
      <w:bookmarkEnd w:id="791"/>
      <w:bookmarkEnd w:id="792"/>
      <w:bookmarkEnd w:id="793"/>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Below follows a table over the pr</w:t>
      </w:r>
      <w:r w:rsidR="00414C74" w:rsidRPr="00903DBA">
        <w:t>or</w:t>
      </w:r>
      <w:r w:rsidRPr="00903DBA">
        <w:t xml:space="preserve">ities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 ++ -- + - (type) sizeof</w:t>
            </w:r>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94" w:name="_Toc320485598"/>
      <w:bookmarkStart w:id="795" w:name="_Toc323656708"/>
      <w:bookmarkStart w:id="796" w:name="_Toc324085446"/>
      <w:bookmarkStart w:id="797" w:name="_Toc383781098"/>
      <w:bookmarkStart w:id="798" w:name="_Toc59126372"/>
      <w:r w:rsidRPr="00903DBA">
        <w:t>Statements</w:t>
      </w:r>
      <w:bookmarkEnd w:id="794"/>
      <w:bookmarkEnd w:id="795"/>
      <w:bookmarkEnd w:id="796"/>
      <w:bookmarkEnd w:id="797"/>
      <w:bookmarkEnd w:id="798"/>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break, continue, goto,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99" w:name="_Toc320485599"/>
      <w:bookmarkStart w:id="800" w:name="_Toc323656709"/>
      <w:bookmarkStart w:id="801" w:name="_Toc324085447"/>
      <w:bookmarkStart w:id="802" w:name="_Toc383781099"/>
      <w:bookmarkStart w:id="803" w:name="_Toc59126373"/>
      <w:r w:rsidRPr="00903DBA">
        <w:t>Selection statements</w:t>
      </w:r>
      <w:bookmarkEnd w:id="799"/>
      <w:bookmarkEnd w:id="800"/>
      <w:bookmarkEnd w:id="801"/>
      <w:bookmarkEnd w:id="802"/>
      <w:bookmarkEnd w:id="803"/>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r w:rsidRPr="00E65FE6">
        <w:rPr>
          <w:rStyle w:val="CodeInText"/>
        </w:rPr>
        <w:t>i</w:t>
      </w:r>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As all values not equal to zero are interpreted as true, the following statement is equivalent with the previous one.fexacltly</w:t>
      </w:r>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r w:rsidRPr="00E65FE6">
        <w:rPr>
          <w:rStyle w:val="CodeInText"/>
        </w:rPr>
        <w:t>i</w:t>
      </w:r>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4" w:name="_Toc320485600"/>
      <w:bookmarkStart w:id="805" w:name="_Toc323656710"/>
      <w:bookmarkStart w:id="806" w:name="_Toc324085448"/>
      <w:bookmarkStart w:id="807" w:name="_Toc383781100"/>
      <w:bookmarkStart w:id="808" w:name="_Toc59126374"/>
      <w:r w:rsidRPr="00903DBA">
        <w:t>Iteration statements</w:t>
      </w:r>
      <w:bookmarkEnd w:id="804"/>
      <w:bookmarkEnd w:id="805"/>
      <w:bookmarkEnd w:id="806"/>
      <w:bookmarkEnd w:id="807"/>
      <w:bookmarkEnd w:id="808"/>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r w:rsidR="001249C1">
        <w:t>infinite</w:t>
      </w:r>
      <w:r w:rsidRPr="00903DBA">
        <w:t>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r w:rsidRPr="00E65FE6">
        <w:t>i</w:t>
      </w:r>
      <w:r w:rsidRPr="00903DBA">
        <w:t xml:space="preserve"> will never be updated and we will be stuck in an </w:t>
      </w:r>
      <w:r w:rsidR="001249C1">
        <w:t>infinite</w:t>
      </w:r>
      <w:r w:rsidRPr="00903DBA">
        <w:t xml:space="preserve">loop.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9" w:name="_Toc320485601"/>
      <w:bookmarkStart w:id="810" w:name="_Toc323656711"/>
      <w:bookmarkStart w:id="811" w:name="_Toc324085449"/>
      <w:bookmarkStart w:id="812" w:name="_Toc383781101"/>
      <w:bookmarkStart w:id="813" w:name="_Toc59126375"/>
      <w:r w:rsidRPr="00903DBA">
        <w:t>Jump statements</w:t>
      </w:r>
      <w:bookmarkEnd w:id="809"/>
      <w:bookmarkEnd w:id="810"/>
      <w:bookmarkEnd w:id="811"/>
      <w:bookmarkEnd w:id="812"/>
      <w:bookmarkEnd w:id="813"/>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r w:rsidRPr="00E65FE6">
        <w:rPr>
          <w:rStyle w:val="CodeInText"/>
        </w:rPr>
        <w:t>goto</w:t>
      </w:r>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r w:rsidRPr="00E65FE6">
        <w:t>goto</w:t>
      </w:r>
      <w:r w:rsidRPr="00903DBA">
        <w:t xml:space="preserve"> statement is considered to give rise to unstructured code, so called “spagetti code.” I strongly recommended that you omit </w:t>
      </w:r>
      <w:r w:rsidRPr="00E65FE6">
        <w:rPr>
          <w:rStyle w:val="CodeInText"/>
        </w:rPr>
        <w:t>goto</w:t>
      </w:r>
      <w:r w:rsidRPr="00903DBA">
        <w:t xml:space="preserve"> altogether. To put it bluntly: now when you seen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4" w:name="_Toc320485602"/>
      <w:bookmarkStart w:id="815" w:name="_Toc323656712"/>
      <w:bookmarkStart w:id="816" w:name="_Toc324085450"/>
      <w:bookmarkStart w:id="817" w:name="_Toc383781102"/>
      <w:bookmarkStart w:id="818" w:name="_Toc59126376"/>
      <w:r w:rsidRPr="00903DBA">
        <w:t>Expression statements</w:t>
      </w:r>
      <w:bookmarkEnd w:id="814"/>
      <w:bookmarkEnd w:id="815"/>
      <w:bookmarkEnd w:id="816"/>
      <w:bookmarkEnd w:id="817"/>
      <w:bookmarkEnd w:id="818"/>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9" w:name="_Toc323656713"/>
      <w:bookmarkStart w:id="820" w:name="_Toc324085451"/>
      <w:bookmarkStart w:id="821" w:name="_Toc383781103"/>
      <w:bookmarkStart w:id="822" w:name="_Toc59126377"/>
      <w:r w:rsidRPr="00903DBA">
        <w:t>Volatile</w:t>
      </w:r>
      <w:bookmarkEnd w:id="819"/>
      <w:bookmarkEnd w:id="820"/>
      <w:bookmarkEnd w:id="821"/>
      <w:bookmarkEnd w:id="822"/>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823"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824" w:author="Stefan Björnander" w:date="2012-05-06T21:16:00Z">
          <w:pPr>
            <w:pStyle w:val="CommandLine"/>
          </w:pPr>
        </w:pPrChange>
      </w:pPr>
    </w:p>
    <w:p w14:paraId="0D44E5CA" w14:textId="77777777" w:rsidR="00E80032" w:rsidRPr="00903DBA" w:rsidRDefault="00E80032">
      <w:pPr>
        <w:pStyle w:val="Code"/>
        <w:pPrChange w:id="825" w:author="Stefan Björnander" w:date="2012-05-06T21:16:00Z">
          <w:pPr>
            <w:pStyle w:val="CommandLine"/>
          </w:pPr>
        </w:pPrChange>
      </w:pPr>
      <w:r w:rsidRPr="00903DBA">
        <w:rPr>
          <w:rFonts w:eastAsia="Times New Roman"/>
          <w:noProof w:val="0"/>
          <w:color w:val="000000" w:themeColor="text1"/>
          <w:rPrChange w:id="826" w:author="Stefan Björnander" w:date="2012-05-06T21:51:00Z">
            <w:rPr>
              <w:b w:val="0"/>
              <w:color w:val="0000FF"/>
            </w:rPr>
          </w:rPrChange>
        </w:rPr>
        <w:t>while</w:t>
      </w:r>
      <w:r w:rsidRPr="00903DBA">
        <w:t xml:space="preserve"> (*p != 0) {</w:t>
      </w:r>
    </w:p>
    <w:p w14:paraId="27302477" w14:textId="77777777" w:rsidR="00E80032" w:rsidRPr="00903DBA" w:rsidRDefault="00E80032">
      <w:pPr>
        <w:pStyle w:val="Code"/>
        <w:pPrChange w:id="827"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828"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829" w:name="_Toc320485603"/>
      <w:bookmarkStart w:id="830" w:name="_Toc323656714"/>
      <w:bookmarkStart w:id="831" w:name="_Toc324085452"/>
      <w:bookmarkStart w:id="832" w:name="_Toc383781104"/>
      <w:bookmarkStart w:id="833" w:name="_Toc59126378"/>
      <w:r w:rsidRPr="00903DBA">
        <w:t>Functions</w:t>
      </w:r>
      <w:bookmarkEnd w:id="829"/>
      <w:bookmarkEnd w:id="830"/>
      <w:bookmarkEnd w:id="831"/>
      <w:bookmarkEnd w:id="832"/>
      <w:bookmarkEnd w:id="833"/>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424985" w:rsidRPr="003F7CF1" w:rsidRDefault="0042498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424985" w:rsidRPr="003F7CF1" w:rsidRDefault="00424985"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424985" w:rsidRPr="003F7CF1" w:rsidRDefault="0042498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424985" w:rsidRPr="003F7CF1" w:rsidRDefault="0042498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424985" w:rsidRPr="003F7CF1" w:rsidRDefault="00424985"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424985" w:rsidRPr="003F7CF1" w:rsidRDefault="0042498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424985" w:rsidRPr="003F7CF1" w:rsidRDefault="00424985"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424985" w:rsidRPr="003F7CF1" w:rsidRDefault="00424985"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424985" w:rsidRPr="003F7CF1" w:rsidRDefault="00424985"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424985" w:rsidRPr="003F7CF1" w:rsidRDefault="00424985"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424985" w:rsidRPr="003F7CF1" w:rsidRDefault="00424985"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424985" w:rsidRPr="003F7CF1" w:rsidRDefault="00424985"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r w:rsidRPr="00E65FE6">
        <w:t>SquareRoot</w:t>
      </w:r>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r w:rsidRPr="00E65FE6">
        <w:rPr>
          <w:rStyle w:val="CodeInText"/>
        </w:rPr>
        <w:t>oldRoot</w:t>
      </w:r>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834" w:name="_Toc320485604"/>
      <w:bookmarkStart w:id="835" w:name="_Toc323656715"/>
      <w:bookmarkStart w:id="836" w:name="_Toc324085453"/>
      <w:bookmarkStart w:id="837" w:name="_Toc383781105"/>
      <w:bookmarkStart w:id="838" w:name="_Toc59126379"/>
      <w:r w:rsidRPr="00903DBA">
        <w:t>Void Functions</w:t>
      </w:r>
      <w:bookmarkEnd w:id="834"/>
      <w:bookmarkEnd w:id="835"/>
      <w:bookmarkEnd w:id="836"/>
      <w:bookmarkEnd w:id="837"/>
      <w:bookmarkEnd w:id="838"/>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839" w:name="_Toc320485605"/>
      <w:bookmarkStart w:id="840" w:name="_Toc323656716"/>
      <w:bookmarkStart w:id="841" w:name="_Toc324085454"/>
      <w:bookmarkStart w:id="842" w:name="_Toc383781106"/>
      <w:bookmarkStart w:id="843" w:name="_Toc59126380"/>
      <w:r w:rsidRPr="00903DBA">
        <w:t>Local and global variables</w:t>
      </w:r>
      <w:bookmarkEnd w:id="839"/>
      <w:bookmarkEnd w:id="840"/>
      <w:bookmarkEnd w:id="841"/>
      <w:bookmarkEnd w:id="842"/>
      <w:bookmarkEnd w:id="843"/>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844" w:name="_Toc323656717"/>
      <w:bookmarkStart w:id="845" w:name="_Toc324085455"/>
      <w:bookmarkStart w:id="846" w:name="_Toc383781107"/>
      <w:bookmarkStart w:id="847" w:name="_Toc59126381"/>
      <w:r w:rsidRPr="00903DBA">
        <w:t>Inner Blocks with Local Variables</w:t>
      </w:r>
      <w:bookmarkEnd w:id="844"/>
      <w:bookmarkEnd w:id="845"/>
      <w:bookmarkEnd w:id="846"/>
      <w:bookmarkEnd w:id="847"/>
    </w:p>
    <w:p w14:paraId="2243B6C4" w14:textId="500A43CB" w:rsidR="00E80032" w:rsidRPr="00903DBA" w:rsidRDefault="00E80032" w:rsidP="00E80032">
      <w:r w:rsidRPr="00903DBA">
        <w:t xml:space="preserve">In C, you are allowed to use the bracket notation when </w:t>
      </w:r>
      <w:r w:rsidR="002F35C1" w:rsidRPr="00903DBA">
        <w:t>initializer</w:t>
      </w:r>
      <w:r w:rsidRPr="00903DBA">
        <w:t>ializing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848"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r w:rsidR="002F35C1" w:rsidRPr="00903DBA">
        <w:t>initializer</w:t>
      </w:r>
      <w:r w:rsidRPr="00903DBA">
        <w:t>ializing structures.</w:t>
      </w:r>
    </w:p>
    <w:p w14:paraId="69EC1D7C" w14:textId="77777777" w:rsidR="00E80032" w:rsidRPr="00903DBA" w:rsidRDefault="00E80032" w:rsidP="00E80032">
      <w:pPr>
        <w:pStyle w:val="Code"/>
      </w:pPr>
      <w:r w:rsidRPr="00903DBA">
        <w:rPr>
          <w:color w:val="000000" w:themeColor="text1"/>
          <w:rPrChange w:id="849"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850" w:author="Stefan Björnander" w:date="2012-05-06T21:51:00Z">
            <w:rPr>
              <w:color w:val="0000FF"/>
            </w:rPr>
          </w:rPrChange>
        </w:rPr>
        <w:t>struct</w:t>
      </w:r>
      <w:r w:rsidRPr="00903DBA">
        <w:t xml:space="preserve"> IntPair Block(</w:t>
      </w:r>
      <w:r w:rsidRPr="00903DBA">
        <w:rPr>
          <w:color w:val="000000" w:themeColor="text1"/>
          <w:rPrChange w:id="851"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852" w:name="_Toc320485606"/>
      <w:bookmarkStart w:id="853" w:name="_Toc323656718"/>
      <w:bookmarkStart w:id="854" w:name="_Toc324085456"/>
      <w:bookmarkStart w:id="855" w:name="_Toc383781108"/>
      <w:bookmarkStart w:id="856" w:name="_Toc59126382"/>
      <w:r w:rsidRPr="00903DBA">
        <w:t>Call-by-Value and Call-by-Reference</w:t>
      </w:r>
      <w:bookmarkEnd w:id="852"/>
      <w:bookmarkEnd w:id="853"/>
      <w:bookmarkEnd w:id="854"/>
      <w:bookmarkEnd w:id="855"/>
      <w:bookmarkEnd w:id="856"/>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r w:rsidRPr="00E65FE6">
        <w:t>firstNum</w:t>
      </w:r>
      <w:r w:rsidRPr="00903DBA">
        <w:t xml:space="preserve"> and </w:t>
      </w:r>
      <w:r w:rsidRPr="00E65FE6">
        <w:t>secondNum</w:t>
      </w:r>
      <w:r w:rsidRPr="00903DBA">
        <w:t xml:space="preserve"> in </w:t>
      </w:r>
      <w:r w:rsidRPr="00E65FE6">
        <w:t>main</w:t>
      </w:r>
      <w:r w:rsidRPr="00903DBA">
        <w:t xml:space="preserve"> are copied into </w:t>
      </w:r>
      <w:r w:rsidRPr="00E65FE6">
        <w:t>num1</w:t>
      </w:r>
      <w:r w:rsidRPr="00903DBA">
        <w:t xml:space="preserve"> and </w:t>
      </w:r>
      <w:r w:rsidRPr="00E65FE6">
        <w:t>num2</w:t>
      </w:r>
      <w:r w:rsidRPr="00903DBA">
        <w:t xml:space="preserve"> in </w:t>
      </w:r>
      <w:r w:rsidRPr="00E65FE6">
        <w:t>Swap</w:t>
      </w:r>
      <w:r w:rsidRPr="00903DBA">
        <w:t xml:space="preserve">. Then </w:t>
      </w:r>
      <w:r w:rsidRPr="00E65FE6">
        <w:t>num1</w:t>
      </w:r>
      <w:r w:rsidRPr="00903DBA">
        <w:t xml:space="preserve"> and </w:t>
      </w:r>
      <w:r w:rsidRPr="00E65FE6">
        <w:t>num2</w:t>
      </w:r>
      <w:r w:rsidRPr="00903DBA">
        <w:t xml:space="preserve"> exchange values with the help of </w:t>
      </w:r>
      <w:r w:rsidRPr="00E65FE6">
        <w:t>temp</w:t>
      </w:r>
      <w:r w:rsidRPr="00903DBA">
        <w:t xml:space="preserve">. However, their values are not copied back into </w:t>
      </w:r>
      <w:r w:rsidRPr="00E65FE6">
        <w:t>firstNum</w:t>
      </w:r>
      <w:r w:rsidRPr="00903DBA">
        <w:t xml:space="preserve"> and </w:t>
      </w:r>
      <w:r w:rsidRPr="00E65FE6">
        <w:t>secondNum</w:t>
      </w:r>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424985" w:rsidRPr="003F7CF1" w:rsidRDefault="004249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424985" w:rsidRPr="003F7CF1" w:rsidRDefault="004249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424985" w:rsidRPr="003F7CF1" w:rsidRDefault="00424985"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424985" w:rsidRPr="003F7CF1" w:rsidRDefault="004249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424985" w:rsidRPr="003F7CF1" w:rsidRDefault="0042498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424985" w:rsidRPr="003F7CF1" w:rsidRDefault="004249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424985" w:rsidRPr="003F7CF1" w:rsidRDefault="00424985"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424985" w:rsidRPr="003F7CF1" w:rsidRDefault="004249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424985" w:rsidRPr="003F7CF1" w:rsidRDefault="004249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424985" w:rsidRPr="003F7CF1" w:rsidRDefault="004249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424985" w:rsidRPr="003F7CF1" w:rsidRDefault="0042498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424985" w:rsidRPr="003F7CF1" w:rsidRDefault="004249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424985" w:rsidRPr="003F7CF1" w:rsidRDefault="004249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424985" w:rsidRPr="003F7CF1" w:rsidRDefault="004249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424985" w:rsidRPr="003F7CF1" w:rsidRDefault="004249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424985" w:rsidRPr="003F7CF1" w:rsidRDefault="004249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424985" w:rsidRPr="003F7CF1" w:rsidRDefault="004249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424985" w:rsidRPr="003F7CF1" w:rsidRDefault="004249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424985" w:rsidRPr="003F7CF1" w:rsidRDefault="004249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424985" w:rsidRPr="003F7CF1" w:rsidRDefault="004249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424985" w:rsidRPr="003F7CF1" w:rsidRDefault="004249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424985" w:rsidRPr="003F7CF1" w:rsidRDefault="004249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424985" w:rsidRPr="003F7CF1" w:rsidRDefault="004249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424985" w:rsidRPr="003F7CF1" w:rsidRDefault="004249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424985" w:rsidRPr="003F7CF1" w:rsidRDefault="0042498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424985" w:rsidRPr="003F7CF1" w:rsidRDefault="0042498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424985" w:rsidRPr="003F7CF1" w:rsidRDefault="0042498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424985" w:rsidRPr="003F7CF1" w:rsidRDefault="00424985"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424985" w:rsidRPr="003F7CF1" w:rsidRDefault="00424985"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424985" w:rsidRPr="003F7CF1" w:rsidRDefault="00424985"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424985" w:rsidRPr="003F7CF1" w:rsidRDefault="00424985"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424985" w:rsidRPr="003F7CF1" w:rsidRDefault="00424985"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424985" w:rsidRPr="003F7CF1" w:rsidRDefault="00424985"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424985" w:rsidRPr="003F7CF1" w:rsidRDefault="00424985"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424985" w:rsidRPr="003F7CF1" w:rsidRDefault="00424985"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424985" w:rsidRPr="003F7CF1" w:rsidRDefault="00424985"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424985" w:rsidRPr="003F7CF1" w:rsidRDefault="00424985"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424985" w:rsidRPr="003F7CF1" w:rsidRDefault="00424985"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424985" w:rsidRPr="003F7CF1" w:rsidRDefault="00424985"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424985" w:rsidRPr="003F7CF1" w:rsidRDefault="00424985"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424985" w:rsidRPr="003F7CF1" w:rsidRDefault="00424985"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424985" w:rsidRPr="003F7CF1" w:rsidRDefault="00424985"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424985" w:rsidRPr="003F7CF1" w:rsidRDefault="00424985"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424985" w:rsidRPr="003F7CF1" w:rsidRDefault="00424985"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424985" w:rsidRPr="003F7CF1" w:rsidRDefault="00424985"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424985" w:rsidRPr="003F7CF1" w:rsidRDefault="00424985"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424985" w:rsidRPr="003F7CF1" w:rsidRDefault="00424985"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424985" w:rsidRPr="003F7CF1" w:rsidRDefault="00424985"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424985" w:rsidRPr="003F7CF1" w:rsidRDefault="00424985"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424985" w:rsidRPr="003F7CF1" w:rsidRDefault="00424985"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424985" w:rsidRPr="003F7CF1" w:rsidRDefault="00424985"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424985" w:rsidRPr="003F7CF1" w:rsidRDefault="00424985"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424985" w:rsidRPr="003F7CF1" w:rsidRDefault="00424985"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424985" w:rsidRPr="003F7CF1" w:rsidRDefault="0042498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r w:rsidRPr="00E65FE6">
        <w:t>firstNum</w:t>
      </w:r>
      <w:r w:rsidRPr="00903DBA">
        <w:t xml:space="preserve"> and </w:t>
      </w:r>
      <w:r w:rsidRPr="00E65FE6">
        <w:t>secondNum</w:t>
      </w:r>
      <w:r w:rsidRPr="00903DBA">
        <w:t xml:space="preserve">, but rather their addresses. Therefore, </w:t>
      </w:r>
      <w:r w:rsidRPr="00E65FE6">
        <w:t>num1</w:t>
      </w:r>
      <w:r w:rsidRPr="00903DBA">
        <w:t xml:space="preserve"> and </w:t>
      </w:r>
      <w:r w:rsidRPr="00E65FE6">
        <w:t>num2</w:t>
      </w:r>
      <w:r w:rsidRPr="00903DBA">
        <w:t xml:space="preserve"> in </w:t>
      </w:r>
      <w:r w:rsidRPr="00E65FE6">
        <w:t>Swap</w:t>
      </w:r>
      <w:r w:rsidRPr="00903DBA">
        <w:t xml:space="preserve"> does in fact contain the addresses of </w:t>
      </w:r>
      <w:r w:rsidRPr="00E65FE6">
        <w:t>firstNum</w:t>
      </w:r>
      <w:r w:rsidRPr="00903DBA">
        <w:t xml:space="preserve"> and </w:t>
      </w:r>
      <w:r w:rsidRPr="00E65FE6">
        <w:t>secondNum</w:t>
      </w:r>
      <w:r w:rsidRPr="00903DBA">
        <w:t xml:space="preserve"> on main. As in the reference section above, we illustrate this with dashed arrows. Therefore, when </w:t>
      </w:r>
      <w:r w:rsidRPr="00E65FE6">
        <w:t>num1</w:t>
      </w:r>
      <w:r w:rsidRPr="00903DBA">
        <w:t xml:space="preserve"> and </w:t>
      </w:r>
      <w:r w:rsidRPr="00E65FE6">
        <w:t>num2</w:t>
      </w:r>
      <w:r w:rsidRPr="00903DBA">
        <w:t xml:space="preserve"> exchanges values, in fact the values of </w:t>
      </w:r>
      <w:r w:rsidRPr="00E65FE6">
        <w:t>firstNum</w:t>
      </w:r>
      <w:r w:rsidRPr="00903DBA">
        <w:t xml:space="preserve"> and </w:t>
      </w:r>
      <w:r w:rsidRPr="00E65FE6">
        <w:rPr>
          <w:rStyle w:val="CodeInText"/>
        </w:rPr>
        <w:t>secondNum</w:t>
      </w:r>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424985" w:rsidRPr="003F7CF1" w:rsidRDefault="004249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424985" w:rsidRPr="003F7CF1" w:rsidRDefault="004249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424985" w:rsidRPr="003F7CF1" w:rsidRDefault="0042498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424985" w:rsidRPr="003F7CF1" w:rsidRDefault="004249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424985" w:rsidRPr="003F7CF1" w:rsidRDefault="004249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424985" w:rsidRPr="003F7CF1" w:rsidRDefault="004249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424985" w:rsidRPr="003F7CF1" w:rsidRDefault="0042498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424985" w:rsidRPr="003F7CF1" w:rsidRDefault="004249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424985" w:rsidRPr="003F7CF1" w:rsidRDefault="0042498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424985" w:rsidRPr="003F7CF1" w:rsidRDefault="004249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424985" w:rsidRPr="003F7CF1" w:rsidRDefault="004249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424985" w:rsidRPr="003F7CF1" w:rsidRDefault="0042498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424985" w:rsidRPr="003F7CF1" w:rsidRDefault="004249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424985" w:rsidRPr="003F7CF1" w:rsidRDefault="004249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424985" w:rsidRPr="003F7CF1" w:rsidRDefault="004249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424985" w:rsidRPr="003F7CF1" w:rsidRDefault="004249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424985" w:rsidRPr="003F7CF1" w:rsidRDefault="0042498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424985" w:rsidRPr="003F7CF1" w:rsidRDefault="004249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424985" w:rsidRPr="003F7CF1" w:rsidRDefault="004249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424985" w:rsidRPr="003F7CF1" w:rsidRDefault="0042498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424985" w:rsidRPr="003F7CF1" w:rsidRDefault="00424985"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424985" w:rsidRPr="003F7CF1" w:rsidRDefault="004249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424985" w:rsidRPr="003F7CF1" w:rsidRDefault="004249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424985" w:rsidRPr="003F7CF1" w:rsidRDefault="004249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424985" w:rsidRPr="003F7CF1" w:rsidRDefault="004249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424985" w:rsidRPr="003F7CF1" w:rsidRDefault="0042498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424985" w:rsidRPr="003F7CF1" w:rsidRDefault="00424985"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424985" w:rsidRPr="003F7CF1" w:rsidRDefault="00424985"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424985" w:rsidRPr="003F7CF1" w:rsidRDefault="00424985"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424985" w:rsidRPr="003F7CF1" w:rsidRDefault="00424985"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424985" w:rsidRPr="003F7CF1" w:rsidRDefault="00424985"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424985" w:rsidRPr="003F7CF1" w:rsidRDefault="00424985"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424985" w:rsidRPr="003F7CF1" w:rsidRDefault="00424985"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424985" w:rsidRPr="003F7CF1" w:rsidRDefault="00424985"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424985" w:rsidRPr="003F7CF1" w:rsidRDefault="00424985"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424985" w:rsidRPr="003F7CF1" w:rsidRDefault="00424985"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424985" w:rsidRPr="003F7CF1" w:rsidRDefault="00424985"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424985" w:rsidRPr="003F7CF1" w:rsidRDefault="00424985"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424985" w:rsidRPr="003F7CF1" w:rsidRDefault="00424985"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424985" w:rsidRPr="003F7CF1" w:rsidRDefault="00424985"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424985" w:rsidRPr="003F7CF1" w:rsidRDefault="00424985"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424985" w:rsidRPr="003F7CF1" w:rsidRDefault="00424985"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424985" w:rsidRPr="003F7CF1" w:rsidRDefault="00424985"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424985" w:rsidRPr="003F7CF1" w:rsidRDefault="00424985"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424985" w:rsidRPr="003F7CF1" w:rsidRDefault="00424985"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424985" w:rsidRPr="003F7CF1" w:rsidRDefault="00424985"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424985" w:rsidRPr="003F7CF1" w:rsidRDefault="00424985"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424985" w:rsidRPr="003F7CF1" w:rsidRDefault="00424985"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424985" w:rsidRPr="003F7CF1" w:rsidRDefault="00424985"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424985" w:rsidRPr="003F7CF1" w:rsidRDefault="00424985"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424985" w:rsidRPr="003F7CF1" w:rsidRDefault="00424985"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424985" w:rsidRPr="003F7CF1" w:rsidRDefault="00424985"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424985" w:rsidRPr="003F7CF1" w:rsidRDefault="00424985"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424985" w:rsidRPr="003F7CF1" w:rsidRDefault="00424985"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424985" w:rsidRPr="003F7CF1" w:rsidRDefault="00424985"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424985" w:rsidRPr="003F7CF1" w:rsidRDefault="00424985"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424985" w:rsidRPr="003F7CF1" w:rsidRDefault="00424985"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857" w:name="_Toc320485607"/>
      <w:bookmarkStart w:id="858" w:name="_Toc323656719"/>
      <w:bookmarkStart w:id="859" w:name="_Toc324085457"/>
      <w:bookmarkStart w:id="860" w:name="_Toc383781109"/>
      <w:bookmarkStart w:id="861" w:name="_Toc59126383"/>
      <w:r w:rsidRPr="00903DBA">
        <w:t>Static, Extern, and Register Variables</w:t>
      </w:r>
      <w:bookmarkEnd w:id="857"/>
      <w:bookmarkEnd w:id="858"/>
      <w:bookmarkEnd w:id="859"/>
      <w:bookmarkEnd w:id="860"/>
      <w:bookmarkEnd w:id="861"/>
    </w:p>
    <w:p w14:paraId="0C33C95A" w14:textId="2884947C" w:rsidR="00E80032" w:rsidRPr="00903DBA" w:rsidRDefault="00E80032" w:rsidP="00E65FE6">
      <w:pPr>
        <w:pStyle w:val="CodeHeader"/>
      </w:pPr>
      <w:r w:rsidRPr="00903DBA">
        <w:t xml:space="preserve">In the function below, </w:t>
      </w:r>
      <w:r w:rsidRPr="00E65FE6">
        <w:t>s_count</w:t>
      </w:r>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r w:rsidRPr="00E65FE6">
        <w:t>s_count</w:t>
      </w:r>
      <w:r w:rsidRPr="00903DBA">
        <w:t xml:space="preserve"> was a regular local variable (without the keyword </w:t>
      </w:r>
      <w:r w:rsidRPr="00E65FE6">
        <w:t>static</w:t>
      </w:r>
      <w:r w:rsidRPr="00903DBA">
        <w:t xml:space="preserve">), the function would, at every call, write that the function has been called once, as </w:t>
      </w:r>
      <w:r w:rsidRPr="00E65FE6">
        <w:rPr>
          <w:rStyle w:val="CodeInText"/>
        </w:rPr>
        <w:t>s_count</w:t>
      </w:r>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If we define a global variable in one file, it will be accessable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r w:rsidRPr="00903DBA">
        <w:t>File1.c</w:t>
      </w:r>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r w:rsidRPr="00903DBA">
        <w:t>File2.c</w:t>
      </w:r>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862" w:name="_Toc320485608"/>
      <w:bookmarkStart w:id="863" w:name="_Toc323656720"/>
      <w:bookmarkStart w:id="864" w:name="_Toc324085458"/>
      <w:bookmarkStart w:id="865" w:name="_Toc383781110"/>
      <w:bookmarkStart w:id="866" w:name="_Toc59126384"/>
      <w:r w:rsidRPr="00903DBA">
        <w:t>Recursion</w:t>
      </w:r>
      <w:bookmarkEnd w:id="862"/>
      <w:bookmarkEnd w:id="863"/>
      <w:bookmarkEnd w:id="864"/>
      <w:bookmarkEnd w:id="865"/>
      <w:bookmarkEnd w:id="866"/>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9.25pt;height:11.75pt" o:ole="" fillcolor="window">
            <v:imagedata r:id="rId17" o:title=""/>
          </v:shape>
          <o:OLEObject Type="Embed" ProgID="Equation.3" ShapeID="_x0000_i1029" DrawAspect="Content" ObjectID="_1670263098" r:id="rId18"/>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867" w:name="_Toc320485609"/>
      <w:bookmarkStart w:id="868" w:name="_Toc323656721"/>
      <w:bookmarkStart w:id="869" w:name="_Toc324085459"/>
      <w:bookmarkStart w:id="870" w:name="_Toc383781111"/>
      <w:bookmarkStart w:id="871" w:name="_Toc59126385"/>
      <w:r w:rsidRPr="00903DBA">
        <w:t>Definition</w:t>
      </w:r>
      <w:r w:rsidR="00E80032" w:rsidRPr="00903DBA">
        <w:t xml:space="preserve"> and Declaration</w:t>
      </w:r>
      <w:bookmarkEnd w:id="867"/>
      <w:bookmarkEnd w:id="868"/>
      <w:bookmarkEnd w:id="869"/>
      <w:bookmarkEnd w:id="870"/>
      <w:bookmarkEnd w:id="871"/>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5DF39CED"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461860">
        <w:t>13.29</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25pt" o:ole="" fillcolor="window">
            <v:imagedata r:id="rId20" o:title=""/>
          </v:shape>
          <o:OLEObject Type="Embed" ProgID="Equation.3" ShapeID="_x0000_i1030" DrawAspect="Content" ObjectID="_1670263099" r:id="rId21"/>
        </w:object>
      </w:r>
    </w:p>
    <w:p w14:paraId="4649FE88" w14:textId="77777777" w:rsidR="00E80032" w:rsidRPr="00903DBA" w:rsidRDefault="00E80032" w:rsidP="00E80032">
      <w:r w:rsidRPr="00903DBA">
        <w:object w:dxaOrig="2840" w:dyaOrig="720" w14:anchorId="47114D30">
          <v:shape id="_x0000_i1031" type="#_x0000_t75" style="width:2in;height:36.25pt" o:ole="" fillcolor="window">
            <v:imagedata r:id="rId22" o:title=""/>
          </v:shape>
          <o:OLEObject Type="Embed" ProgID="Equation.3" ShapeID="_x0000_i1031" DrawAspect="Content" ObjectID="_1670263100" r:id="rId23"/>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872" w:name="_Toc320485610"/>
      <w:bookmarkStart w:id="873" w:name="_Toc323656722"/>
      <w:bookmarkStart w:id="874" w:name="_Toc324085460"/>
      <w:bookmarkStart w:id="875" w:name="_Toc383781112"/>
      <w:bookmarkStart w:id="876" w:name="_Toc59126386"/>
      <w:r w:rsidRPr="00903DBA">
        <w:t>Higher-Order Functions</w:t>
      </w:r>
      <w:bookmarkEnd w:id="872"/>
      <w:bookmarkEnd w:id="873"/>
      <w:bookmarkEnd w:id="874"/>
      <w:bookmarkEnd w:id="875"/>
      <w:bookmarkEnd w:id="876"/>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r w:rsidRPr="00E65FE6">
        <w:t>ApplyArray</w:t>
      </w:r>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r w:rsidRPr="00E65FE6">
        <w:rPr>
          <w:rStyle w:val="CodeInText"/>
        </w:rPr>
        <w:t>APPLY_FUNC</w:t>
      </w:r>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877" w:name="_Toc320485611"/>
      <w:bookmarkStart w:id="878" w:name="_Toc323656723"/>
      <w:bookmarkStart w:id="879" w:name="_Toc324085461"/>
      <w:bookmarkStart w:id="880" w:name="_Toc383781113"/>
      <w:bookmarkStart w:id="881" w:name="_Ref383865210"/>
      <w:bookmarkStart w:id="882" w:name="_Toc59126387"/>
      <w:r w:rsidRPr="00903DBA">
        <w:t>Structures and Linked Lists</w:t>
      </w:r>
      <w:bookmarkEnd w:id="877"/>
      <w:bookmarkEnd w:id="878"/>
      <w:bookmarkEnd w:id="879"/>
      <w:bookmarkEnd w:id="880"/>
      <w:bookmarkEnd w:id="881"/>
      <w:bookmarkEnd w:id="882"/>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424985" w:rsidRPr="003F7CF1" w:rsidRDefault="0042498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424985" w:rsidRPr="003F7CF1" w:rsidRDefault="0042498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424985" w:rsidRPr="003F7CF1" w:rsidRDefault="0042498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424985" w:rsidRPr="003F7CF1" w:rsidRDefault="004249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424985" w:rsidRPr="003F7CF1" w:rsidRDefault="0042498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424985" w:rsidRPr="003F7CF1" w:rsidRDefault="0042498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424985" w:rsidRPr="003F7CF1" w:rsidRDefault="0042498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424985" w:rsidRPr="003F7CF1" w:rsidRDefault="004249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424985" w:rsidRPr="003F7CF1" w:rsidRDefault="0042498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424985" w:rsidRPr="003F7CF1" w:rsidRDefault="0042498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424985" w:rsidRPr="003F7CF1" w:rsidRDefault="0042498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424985" w:rsidRPr="003F7CF1" w:rsidRDefault="004249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424985" w:rsidRPr="003F7CF1" w:rsidRDefault="0042498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424985" w:rsidRPr="003F7CF1" w:rsidRDefault="00424985"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424985" w:rsidRPr="003F7CF1" w:rsidRDefault="00424985"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424985" w:rsidRPr="003F7CF1" w:rsidRDefault="00424985"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424985" w:rsidRPr="003F7CF1" w:rsidRDefault="00424985"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424985" w:rsidRPr="003F7CF1" w:rsidRDefault="00424985"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424985" w:rsidRPr="003F7CF1" w:rsidRDefault="00424985"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424985" w:rsidRPr="003F7CF1" w:rsidRDefault="00424985"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424985" w:rsidRPr="003F7CF1" w:rsidRDefault="00424985"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424985" w:rsidRPr="003F7CF1" w:rsidRDefault="00424985"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424985" w:rsidRPr="003F7CF1" w:rsidRDefault="00424985"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424985" w:rsidRPr="003F7CF1" w:rsidRDefault="00424985"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424985" w:rsidRPr="003F7CF1" w:rsidRDefault="00424985"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424985" w:rsidRPr="003F7CF1" w:rsidRDefault="00424985"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883" w:name="_Toc320485612"/>
      <w:bookmarkStart w:id="884" w:name="_Toc323656724"/>
      <w:bookmarkStart w:id="885" w:name="_Toc324085462"/>
      <w:bookmarkStart w:id="886" w:name="_Toc383781114"/>
      <w:bookmarkStart w:id="887" w:name="_Toc59126388"/>
      <w:r w:rsidRPr="00903DBA">
        <w:t>Stacks and Linked Lists</w:t>
      </w:r>
      <w:bookmarkEnd w:id="883"/>
      <w:bookmarkEnd w:id="884"/>
      <w:bookmarkEnd w:id="885"/>
      <w:bookmarkEnd w:id="886"/>
      <w:bookmarkEnd w:id="887"/>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424985" w:rsidRPr="003F7CF1" w:rsidRDefault="0042498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424985" w:rsidRPr="003F7CF1" w:rsidRDefault="0042498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424985" w:rsidRPr="003F7CF1" w:rsidRDefault="0042498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424985" w:rsidRPr="003F7CF1" w:rsidRDefault="00424985" w:rsidP="00E80032">
                              <w:pPr>
                                <w:pStyle w:val="SourceCodeBoxText"/>
                                <w:rPr>
                                  <w:sz w:val="19"/>
                                  <w:szCs w:val="19"/>
                                  <w:lang w:val="en-US"/>
                                </w:rPr>
                              </w:pPr>
                              <w:r w:rsidRPr="003F7CF1">
                                <w:rPr>
                                  <w:sz w:val="19"/>
                                  <w:szCs w:val="19"/>
                                  <w:lang w:val="en-US"/>
                                </w:rPr>
                                <w:t>push 1</w:t>
                              </w:r>
                            </w:p>
                            <w:p w14:paraId="3C159322" w14:textId="77777777" w:rsidR="00424985" w:rsidRPr="003F7CF1" w:rsidRDefault="00424985" w:rsidP="00E80032">
                              <w:pPr>
                                <w:pStyle w:val="SourceCodeBoxText"/>
                                <w:rPr>
                                  <w:sz w:val="19"/>
                                  <w:szCs w:val="19"/>
                                  <w:lang w:val="en-US"/>
                                </w:rPr>
                              </w:pPr>
                              <w:r w:rsidRPr="003F7CF1">
                                <w:rPr>
                                  <w:sz w:val="19"/>
                                  <w:szCs w:val="19"/>
                                  <w:lang w:val="en-US"/>
                                </w:rPr>
                                <w:t>push 2</w:t>
                              </w:r>
                            </w:p>
                            <w:p w14:paraId="22BA48C9" w14:textId="77777777" w:rsidR="00424985" w:rsidRPr="003F7CF1" w:rsidRDefault="00424985" w:rsidP="00E80032">
                              <w:pPr>
                                <w:pStyle w:val="SourceCodeBoxText"/>
                                <w:rPr>
                                  <w:sz w:val="19"/>
                                  <w:szCs w:val="19"/>
                                  <w:lang w:val="en-US"/>
                                </w:rPr>
                              </w:pPr>
                              <w:r w:rsidRPr="003F7CF1">
                                <w:rPr>
                                  <w:sz w:val="19"/>
                                  <w:szCs w:val="19"/>
                                  <w:lang w:val="en-US"/>
                                </w:rPr>
                                <w:t>push 3</w:t>
                              </w:r>
                            </w:p>
                            <w:p w14:paraId="5F86FACB" w14:textId="77777777" w:rsidR="00424985" w:rsidRPr="003F7CF1" w:rsidRDefault="00424985"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424985" w:rsidRPr="003F7CF1" w:rsidRDefault="00424985"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424985" w:rsidRPr="003F7CF1" w:rsidRDefault="00424985"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424985" w:rsidRPr="003F7CF1" w:rsidRDefault="00424985"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424985" w:rsidRPr="003F7CF1" w:rsidRDefault="00424985" w:rsidP="00E80032">
                        <w:pPr>
                          <w:pStyle w:val="SourceCodeBoxText"/>
                          <w:rPr>
                            <w:sz w:val="19"/>
                            <w:szCs w:val="19"/>
                            <w:lang w:val="en-US"/>
                          </w:rPr>
                        </w:pPr>
                        <w:r w:rsidRPr="003F7CF1">
                          <w:rPr>
                            <w:sz w:val="19"/>
                            <w:szCs w:val="19"/>
                            <w:lang w:val="en-US"/>
                          </w:rPr>
                          <w:t>push 1</w:t>
                        </w:r>
                      </w:p>
                      <w:p w14:paraId="3C159322" w14:textId="77777777" w:rsidR="00424985" w:rsidRPr="003F7CF1" w:rsidRDefault="00424985" w:rsidP="00E80032">
                        <w:pPr>
                          <w:pStyle w:val="SourceCodeBoxText"/>
                          <w:rPr>
                            <w:sz w:val="19"/>
                            <w:szCs w:val="19"/>
                            <w:lang w:val="en-US"/>
                          </w:rPr>
                        </w:pPr>
                        <w:r w:rsidRPr="003F7CF1">
                          <w:rPr>
                            <w:sz w:val="19"/>
                            <w:szCs w:val="19"/>
                            <w:lang w:val="en-US"/>
                          </w:rPr>
                          <w:t>push 2</w:t>
                        </w:r>
                      </w:p>
                      <w:p w14:paraId="22BA48C9" w14:textId="77777777" w:rsidR="00424985" w:rsidRPr="003F7CF1" w:rsidRDefault="00424985" w:rsidP="00E80032">
                        <w:pPr>
                          <w:pStyle w:val="SourceCodeBoxText"/>
                          <w:rPr>
                            <w:sz w:val="19"/>
                            <w:szCs w:val="19"/>
                            <w:lang w:val="en-US"/>
                          </w:rPr>
                        </w:pPr>
                        <w:r w:rsidRPr="003F7CF1">
                          <w:rPr>
                            <w:sz w:val="19"/>
                            <w:szCs w:val="19"/>
                            <w:lang w:val="en-US"/>
                          </w:rPr>
                          <w:t>push 3</w:t>
                        </w:r>
                      </w:p>
                      <w:p w14:paraId="5F86FACB" w14:textId="77777777" w:rsidR="00424985" w:rsidRPr="003F7CF1" w:rsidRDefault="00424985"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r w:rsidRPr="00903DBA">
        <w:t>Cell.h</w:t>
      </w:r>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r w:rsidRPr="00903DBA">
        <w:t>Cell.c</w:t>
      </w:r>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r w:rsidRPr="00903DBA">
        <w:t>Main.c</w:t>
      </w:r>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424985" w:rsidRPr="003F7CF1" w:rsidRDefault="0042498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424985" w:rsidRPr="003F7CF1" w:rsidRDefault="0042498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424985" w:rsidRPr="003F7CF1" w:rsidRDefault="004249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424985" w:rsidRPr="003F7CF1" w:rsidRDefault="004249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424985" w:rsidRPr="003F7CF1" w:rsidRDefault="0042498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424985" w:rsidRPr="003F7CF1" w:rsidRDefault="0042498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424985" w:rsidRPr="003F7CF1" w:rsidRDefault="004249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424985" w:rsidRPr="003F7CF1" w:rsidRDefault="004249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424985" w:rsidRPr="003F7CF1" w:rsidRDefault="0042498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424985" w:rsidRPr="003F7CF1" w:rsidRDefault="0042498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424985" w:rsidRPr="003F7CF1" w:rsidRDefault="004249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424985" w:rsidRPr="003F7CF1" w:rsidRDefault="004249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424985" w:rsidRPr="003F7CF1" w:rsidRDefault="0042498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424985" w:rsidRPr="003F7CF1" w:rsidRDefault="004249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424985" w:rsidRPr="003F7CF1" w:rsidRDefault="00424985"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424985" w:rsidRPr="003F7CF1" w:rsidRDefault="004249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424985" w:rsidRPr="003F7CF1" w:rsidRDefault="00424985"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424985" w:rsidRPr="003F7CF1" w:rsidRDefault="004249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424985" w:rsidRPr="003F7CF1" w:rsidRDefault="00424985"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424985" w:rsidRPr="003F7CF1" w:rsidRDefault="00424985"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424985" w:rsidRPr="003F7CF1" w:rsidRDefault="00424985"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424985" w:rsidRPr="003F7CF1" w:rsidRDefault="00424985"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424985" w:rsidRPr="003F7CF1" w:rsidRDefault="00424985"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424985" w:rsidRPr="003F7CF1" w:rsidRDefault="00424985"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424985" w:rsidRPr="003F7CF1" w:rsidRDefault="00424985"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424985" w:rsidRPr="003F7CF1" w:rsidRDefault="00424985"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424985" w:rsidRPr="003F7CF1" w:rsidRDefault="00424985"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424985" w:rsidRPr="003F7CF1" w:rsidRDefault="00424985"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424985" w:rsidRPr="003F7CF1" w:rsidRDefault="00424985"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424985" w:rsidRPr="003F7CF1" w:rsidRDefault="00424985"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424985" w:rsidRPr="003F7CF1" w:rsidRDefault="00424985"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424985" w:rsidRPr="003F7CF1" w:rsidRDefault="00424985"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424985" w:rsidRPr="003F7CF1" w:rsidRDefault="00424985"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424985" w:rsidRPr="003F7CF1" w:rsidRDefault="00424985"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424985" w:rsidRPr="003F7CF1" w:rsidRDefault="00424985"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424985" w:rsidRPr="003F7CF1" w:rsidRDefault="00424985"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424985" w:rsidRPr="003F7CF1" w:rsidRDefault="00424985"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424985" w:rsidRPr="003F7CF1" w:rsidRDefault="00424985"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2F0A2AF1"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461860">
        <w:t>13.31</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r w:rsidRPr="00903DBA">
        <w:t>Stack.h</w:t>
      </w:r>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r w:rsidRPr="00903DBA">
        <w:t>Stack.c</w:t>
      </w:r>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r w:rsidRPr="00903DBA">
        <w:t>Main.c</w:t>
      </w:r>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r w:rsidRPr="00E65FE6">
        <w:t>StackClear</w:t>
      </w:r>
      <w:r w:rsidRPr="00903DBA">
        <w:t xml:space="preserve"> is called, it deallocates the allocated memory. All memory allocated with </w:t>
      </w:r>
      <w:r w:rsidRPr="00E65FE6">
        <w:t>malloc</w:t>
      </w:r>
      <w:r w:rsidRPr="00903DBA">
        <w:rPr>
          <w:rStyle w:val="Italic"/>
        </w:rPr>
        <w:t xml:space="preserve"> </w:t>
      </w:r>
      <w:r w:rsidRPr="00903DBA">
        <w:t xml:space="preserve">or </w:t>
      </w:r>
      <w:r w:rsidRPr="00E65FE6">
        <w:t>calloc</w:t>
      </w:r>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424985" w:rsidRPr="003F7CF1" w:rsidRDefault="004249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424985" w:rsidRPr="003F7CF1" w:rsidRDefault="00424985"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424985" w:rsidRPr="003F7CF1" w:rsidRDefault="00424985" w:rsidP="00E80032">
                              <w:pPr>
                                <w:pStyle w:val="SourceCodeBoxText"/>
                                <w:rPr>
                                  <w:sz w:val="19"/>
                                  <w:szCs w:val="19"/>
                                  <w:lang w:val="en-US"/>
                                </w:rPr>
                              </w:pPr>
                              <w:r w:rsidRPr="003F7CF1">
                                <w:rPr>
                                  <w:sz w:val="19"/>
                                  <w:szCs w:val="19"/>
                                  <w:lang w:val="en-US"/>
                                </w:rPr>
                                <w:t>3</w:t>
                              </w:r>
                            </w:p>
                            <w:p w14:paraId="40F6D3AC" w14:textId="77777777" w:rsidR="00424985" w:rsidRPr="003F7CF1" w:rsidRDefault="00424985"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424985" w:rsidRPr="003F7CF1" w:rsidRDefault="004249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424985" w:rsidRPr="003F7CF1" w:rsidRDefault="0042498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424985" w:rsidRPr="003F7CF1" w:rsidRDefault="0042498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424985" w:rsidRPr="003F7CF1" w:rsidRDefault="004249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424985" w:rsidRPr="003F7CF1" w:rsidRDefault="004249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424985" w:rsidRPr="003F7CF1" w:rsidRDefault="0042498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424985" w:rsidRPr="003F7CF1" w:rsidRDefault="0042498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424985" w:rsidRPr="003F7CF1" w:rsidRDefault="004249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424985" w:rsidRPr="003F7CF1" w:rsidRDefault="004249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424985" w:rsidRPr="003F7CF1" w:rsidRDefault="0042498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424985" w:rsidRPr="003F7CF1" w:rsidRDefault="00424985"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424985" w:rsidRPr="003F7CF1" w:rsidRDefault="004249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424985" w:rsidRPr="003F7CF1" w:rsidRDefault="00424985"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424985" w:rsidRPr="003F7CF1" w:rsidRDefault="00424985" w:rsidP="00E80032">
                        <w:pPr>
                          <w:pStyle w:val="SourceCodeBoxText"/>
                          <w:rPr>
                            <w:sz w:val="19"/>
                            <w:szCs w:val="19"/>
                            <w:lang w:val="en-US"/>
                          </w:rPr>
                        </w:pPr>
                        <w:r w:rsidRPr="003F7CF1">
                          <w:rPr>
                            <w:sz w:val="19"/>
                            <w:szCs w:val="19"/>
                            <w:lang w:val="en-US"/>
                          </w:rPr>
                          <w:t>3</w:t>
                        </w:r>
                      </w:p>
                      <w:p w14:paraId="40F6D3AC" w14:textId="77777777" w:rsidR="00424985" w:rsidRPr="003F7CF1" w:rsidRDefault="00424985"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424985" w:rsidRPr="003F7CF1" w:rsidRDefault="00424985"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424985" w:rsidRPr="003F7CF1" w:rsidRDefault="00424985"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424985" w:rsidRPr="003F7CF1" w:rsidRDefault="00424985"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424985" w:rsidRPr="003F7CF1" w:rsidRDefault="00424985"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424985" w:rsidRPr="003F7CF1" w:rsidRDefault="00424985"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424985" w:rsidRPr="003F7CF1" w:rsidRDefault="00424985"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424985" w:rsidRPr="003F7CF1" w:rsidRDefault="00424985"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424985" w:rsidRPr="003F7CF1" w:rsidRDefault="00424985"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424985" w:rsidRPr="003F7CF1" w:rsidRDefault="00424985"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424985" w:rsidRPr="003F7CF1" w:rsidRDefault="00424985"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424985" w:rsidRPr="003F7CF1" w:rsidRDefault="00424985"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424985" w:rsidRPr="003F7CF1" w:rsidRDefault="00424985"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424985" w:rsidRPr="003F7CF1" w:rsidRDefault="00424985"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888" w:name="_Toc320485613"/>
      <w:bookmarkStart w:id="889" w:name="_Toc323656725"/>
      <w:bookmarkStart w:id="890" w:name="_Toc324085463"/>
      <w:bookmarkStart w:id="891" w:name="_Toc383781115"/>
      <w:bookmarkStart w:id="892" w:name="_Toc59126389"/>
      <w:r w:rsidRPr="00903DBA">
        <w:t>Unions</w:t>
      </w:r>
      <w:bookmarkEnd w:id="888"/>
      <w:bookmarkEnd w:id="889"/>
      <w:bookmarkEnd w:id="890"/>
      <w:bookmarkEnd w:id="891"/>
      <w:bookmarkEnd w:id="892"/>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in order for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93" w:name="_Toc320485614"/>
      <w:bookmarkStart w:id="894" w:name="_Toc323656726"/>
      <w:bookmarkStart w:id="895" w:name="_Toc324085464"/>
      <w:bookmarkStart w:id="896" w:name="_Toc383781116"/>
      <w:bookmarkStart w:id="897" w:name="_Toc59126390"/>
      <w:r w:rsidRPr="00903DBA">
        <w:t>Bitfields</w:t>
      </w:r>
      <w:bookmarkEnd w:id="893"/>
      <w:bookmarkEnd w:id="894"/>
      <w:bookmarkEnd w:id="895"/>
      <w:bookmarkEnd w:id="896"/>
      <w:bookmarkEnd w:id="897"/>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r w:rsidRPr="00E65FE6">
        <w:rPr>
          <w:rStyle w:val="CodeInText"/>
        </w:rPr>
        <w:t>sizeof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98"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99" w:name="_Toc320485616"/>
      <w:bookmarkStart w:id="900" w:name="_Toc323656727"/>
      <w:bookmarkStart w:id="901" w:name="_Toc324085465"/>
      <w:bookmarkStart w:id="902" w:name="_Toc383781117"/>
      <w:bookmarkStart w:id="903" w:name="_Toc59126391"/>
      <w:r w:rsidRPr="00903DBA">
        <w:t>Structures with function pointers</w:t>
      </w:r>
      <w:bookmarkEnd w:id="899"/>
      <w:bookmarkEnd w:id="900"/>
      <w:bookmarkEnd w:id="901"/>
      <w:bookmarkEnd w:id="902"/>
      <w:bookmarkEnd w:id="903"/>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904" w:name="_Toc320485619"/>
      <w:bookmarkStart w:id="905" w:name="_Toc323656728"/>
      <w:bookmarkStart w:id="906" w:name="_Toc324085466"/>
      <w:bookmarkStart w:id="907" w:name="_Toc383781118"/>
      <w:bookmarkStart w:id="908" w:name="_Ref383781494"/>
      <w:bookmarkStart w:id="909" w:name="_Ref383865235"/>
      <w:bookmarkStart w:id="910" w:name="_Ref383865434"/>
      <w:bookmarkStart w:id="911" w:name="_Ref383866090"/>
      <w:bookmarkStart w:id="912" w:name="_Toc59126392"/>
      <w:r w:rsidRPr="00903DBA">
        <w:t>The Preprocessor</w:t>
      </w:r>
      <w:bookmarkEnd w:id="904"/>
      <w:bookmarkEnd w:id="905"/>
      <w:bookmarkEnd w:id="906"/>
      <w:bookmarkEnd w:id="907"/>
      <w:bookmarkEnd w:id="908"/>
      <w:bookmarkEnd w:id="909"/>
      <w:bookmarkEnd w:id="910"/>
      <w:bookmarkEnd w:id="911"/>
      <w:bookmarkEnd w:id="912"/>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&lt;stdio.h&gt;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0675840A"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461860">
        <w:t>13.31</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913" w:name="_Toc320485618"/>
      <w:bookmarkStart w:id="914" w:name="_Toc323656729"/>
      <w:bookmarkStart w:id="915" w:name="_Toc324085467"/>
      <w:bookmarkStart w:id="916" w:name="_Toc383781119"/>
      <w:bookmarkStart w:id="917" w:name="_Toc59126393"/>
      <w:bookmarkStart w:id="918" w:name="_Toc320485621"/>
      <w:r w:rsidRPr="00903DBA">
        <w:t>The Standard Library</w:t>
      </w:r>
      <w:bookmarkEnd w:id="913"/>
      <w:bookmarkEnd w:id="914"/>
      <w:bookmarkEnd w:id="915"/>
      <w:bookmarkEnd w:id="916"/>
      <w:bookmarkEnd w:id="917"/>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919" w:name="_Toc323656730"/>
      <w:bookmarkStart w:id="920" w:name="_Toc324085468"/>
      <w:bookmarkStart w:id="921" w:name="_Toc383781120"/>
      <w:bookmarkStart w:id="922" w:name="_Toc59126394"/>
      <w:r w:rsidRPr="00903DBA">
        <w:t>File Management</w:t>
      </w:r>
      <w:bookmarkEnd w:id="919"/>
      <w:bookmarkEnd w:id="920"/>
      <w:bookmarkEnd w:id="921"/>
      <w:bookmarkEnd w:id="922"/>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r w:rsidRPr="00E65FE6">
        <w:t>Input.txt</w:t>
      </w:r>
      <w:r w:rsidRPr="00903DBA">
        <w:t xml:space="preserve"> and writes their squares to the file </w:t>
      </w:r>
      <w:r w:rsidRPr="00E65FE6">
        <w:t>Output.txt</w:t>
      </w:r>
      <w:r w:rsidRPr="00903DBA">
        <w:t xml:space="preserve">. The function </w:t>
      </w:r>
      <w:r w:rsidRPr="00E65FE6">
        <w:rPr>
          <w:rStyle w:val="CodeInText"/>
        </w:rPr>
        <w:t>feof</w:t>
      </w:r>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r w:rsidRPr="00903DBA">
        <w:t>Input.txt</w:t>
      </w:r>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r w:rsidRPr="00E65FE6">
        <w:t>Numbers.bin</w:t>
      </w:r>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r w:rsidRPr="00903DBA">
        <w:t>BinaryFile.c</w:t>
      </w:r>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r w:rsidRPr="00E65FE6">
        <w:rPr>
          <w:rStyle w:val="CodeInText"/>
        </w:rPr>
        <w:t>Numbers.bin</w:t>
      </w:r>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923" w:name="_Toc323656731"/>
      <w:bookmarkStart w:id="924" w:name="_Toc324085469"/>
      <w:bookmarkStart w:id="925" w:name="_Toc383781121"/>
      <w:bookmarkStart w:id="926" w:name="_Toc59126395"/>
      <w:r w:rsidRPr="00903DBA">
        <w:t>Program Parameters</w:t>
      </w:r>
      <w:bookmarkEnd w:id="923"/>
      <w:bookmarkEnd w:id="924"/>
      <w:bookmarkEnd w:id="925"/>
      <w:bookmarkEnd w:id="926"/>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r w:rsidRPr="00E65FE6">
        <w:t>argc</w:t>
      </w:r>
      <w:r w:rsidRPr="00903DBA">
        <w:t xml:space="preserve"> parameter holds the number of input strings, and </w:t>
      </w:r>
      <w:r w:rsidRPr="00E65FE6">
        <w:rPr>
          <w:rStyle w:val="CodeInText"/>
        </w:rPr>
        <w:t>argv</w:t>
      </w:r>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r w:rsidRPr="00E65FE6">
        <w:rPr>
          <w:rStyle w:val="CodeInText"/>
        </w:rPr>
        <w:t>argv[0]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927" w:name="_Toc323656732"/>
      <w:bookmarkStart w:id="928" w:name="_Toc324085470"/>
      <w:bookmarkStart w:id="929" w:name="_Toc383781122"/>
      <w:bookmarkStart w:id="930" w:name="_Toc59126396"/>
      <w:r w:rsidRPr="00903DBA">
        <w:t>Environment Functions</w:t>
      </w:r>
      <w:bookmarkEnd w:id="927"/>
      <w:bookmarkEnd w:id="928"/>
      <w:bookmarkEnd w:id="929"/>
      <w:bookmarkEnd w:id="930"/>
    </w:p>
    <w:p w14:paraId="500F87E5" w14:textId="5AA3F8EE"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r w:rsidRPr="00E65FE6">
        <w:t>atexit</w:t>
      </w:r>
      <w:r w:rsidRPr="00903DBA">
        <w:t xml:space="preserve"> states a function that is called when </w:t>
      </w:r>
      <w:r w:rsidRPr="00E65FE6">
        <w:t>exit</w:t>
      </w:r>
      <w:r w:rsidRPr="00903DBA">
        <w:t xml:space="preserve"> is called; </w:t>
      </w:r>
      <w:r w:rsidRPr="00E65FE6">
        <w:t>getenv</w:t>
      </w:r>
      <w:r w:rsidRPr="00903DBA">
        <w:t xml:space="preserve"> reads the value of an environment variable, and </w:t>
      </w:r>
      <w:r w:rsidRPr="00E65FE6">
        <w:t>system</w:t>
      </w:r>
      <w:r w:rsidRPr="00903DBA">
        <w:t xml:space="preserve"> executes a system command. There are two macros </w:t>
      </w:r>
      <w:hyperlink r:id="rId26" w:history="1">
        <w:r w:rsidRPr="00903DBA">
          <w:rPr>
            <w:rStyle w:val="CodeInText0"/>
          </w:rPr>
          <w:t>EXIT_SUCCESS</w:t>
        </w:r>
      </w:hyperlink>
      <w:r w:rsidRPr="00903DBA">
        <w:t xml:space="preserve"> and </w:t>
      </w:r>
      <w:hyperlink r:id="rId27" w:history="1">
        <w:r w:rsidRPr="00903DBA">
          <w:rPr>
            <w:rStyle w:val="CodeInText0"/>
          </w:rPr>
          <w:t>EXIT_FAILURE</w:t>
        </w:r>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931"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932" w:author="Stefan Björnander" w:date="2012-05-06T21:51:00Z">
            <w:rPr>
              <w:color w:val="0000FF"/>
            </w:rPr>
          </w:rPrChange>
        </w:rPr>
        <w:t>void</w:t>
      </w:r>
      <w:r w:rsidRPr="00903DBA">
        <w:t xml:space="preserve"> ExitFunction(</w:t>
      </w:r>
      <w:r w:rsidRPr="00903DBA">
        <w:rPr>
          <w:color w:val="000000" w:themeColor="text1"/>
          <w:rPrChange w:id="933"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934"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935" w:name="_Toc323656733"/>
      <w:bookmarkStart w:id="936" w:name="_Toc324085471"/>
      <w:bookmarkStart w:id="937" w:name="_Toc383781123"/>
      <w:bookmarkStart w:id="938" w:name="_Ref383865473"/>
      <w:bookmarkStart w:id="939" w:name="_Ref383865556"/>
      <w:bookmarkStart w:id="940" w:name="_Toc59126397"/>
      <w:r w:rsidRPr="00903DBA">
        <w:lastRenderedPageBreak/>
        <w:t>Searching and Sorting</w:t>
      </w:r>
      <w:bookmarkEnd w:id="935"/>
      <w:bookmarkEnd w:id="936"/>
      <w:bookmarkEnd w:id="937"/>
      <w:bookmarkEnd w:id="938"/>
      <w:bookmarkEnd w:id="939"/>
      <w:bookmarkEnd w:id="940"/>
    </w:p>
    <w:p w14:paraId="23F2EFA3" w14:textId="77777777" w:rsidR="00E80032" w:rsidRPr="00903DBA" w:rsidRDefault="00E80032" w:rsidP="00E65FE6">
      <w:pPr>
        <w:pStyle w:val="CodeHeader"/>
      </w:pPr>
      <w:r w:rsidRPr="00903DBA">
        <w:t xml:space="preserve">The </w:t>
      </w:r>
      <w:r w:rsidRPr="00E65FE6">
        <w:rPr>
          <w:rStyle w:val="CodeInText"/>
        </w:rPr>
        <w:t>bsearch</w:t>
      </w:r>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941"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942" w:author="Stefan Björnander" w:date="2012-05-06T21:51:00Z">
            <w:rPr>
              <w:color w:val="0000FF"/>
            </w:rPr>
          </w:rPrChange>
        </w:rPr>
        <w:t>int</w:t>
      </w:r>
      <w:r w:rsidRPr="00903DBA">
        <w:t xml:space="preserve"> CompareIntegers(</w:t>
      </w:r>
      <w:r w:rsidRPr="00903DBA">
        <w:rPr>
          <w:color w:val="000000" w:themeColor="text1"/>
          <w:rPrChange w:id="943" w:author="Stefan Björnander" w:date="2012-05-06T21:51:00Z">
            <w:rPr>
              <w:color w:val="0000FF"/>
            </w:rPr>
          </w:rPrChange>
        </w:rPr>
        <w:t>const</w:t>
      </w:r>
      <w:r w:rsidRPr="00903DBA">
        <w:t xml:space="preserve"> </w:t>
      </w:r>
      <w:r w:rsidRPr="00903DBA">
        <w:rPr>
          <w:color w:val="000000" w:themeColor="text1"/>
          <w:rPrChange w:id="944" w:author="Stefan Björnander" w:date="2012-05-06T21:51:00Z">
            <w:rPr>
              <w:color w:val="0000FF"/>
            </w:rPr>
          </w:rPrChange>
        </w:rPr>
        <w:t>int</w:t>
      </w:r>
      <w:r w:rsidRPr="00903DBA">
        <w:t xml:space="preserve">* intPtr1, </w:t>
      </w:r>
      <w:r w:rsidRPr="00903DBA">
        <w:rPr>
          <w:color w:val="000000" w:themeColor="text1"/>
          <w:rPrChange w:id="945" w:author="Stefan Björnander" w:date="2012-05-06T21:51:00Z">
            <w:rPr>
              <w:color w:val="0000FF"/>
            </w:rPr>
          </w:rPrChange>
        </w:rPr>
        <w:t>const</w:t>
      </w:r>
      <w:r w:rsidRPr="00903DBA">
        <w:t xml:space="preserve"> </w:t>
      </w:r>
      <w:r w:rsidRPr="00903DBA">
        <w:rPr>
          <w:color w:val="000000" w:themeColor="text1"/>
          <w:rPrChange w:id="946"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947"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948"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949"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950"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r w:rsidRPr="00E65FE6">
        <w:rPr>
          <w:rStyle w:val="CodeInText"/>
        </w:rPr>
        <w:t>qsort</w:t>
      </w:r>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951"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952"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953"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954"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955" w:name="_Toc323656734"/>
      <w:bookmarkStart w:id="956" w:name="_Toc324085472"/>
      <w:bookmarkStart w:id="957" w:name="_Toc383781124"/>
      <w:bookmarkStart w:id="958" w:name="_Toc59126398"/>
      <w:r w:rsidRPr="00903DBA">
        <w:t xml:space="preserve">Functions with </w:t>
      </w:r>
      <w:bookmarkStart w:id="959" w:name="_Toc320485620"/>
      <w:r w:rsidRPr="00903DBA">
        <w:t>Variable Number of Parameters</w:t>
      </w:r>
      <w:bookmarkEnd w:id="955"/>
      <w:bookmarkEnd w:id="956"/>
      <w:bookmarkEnd w:id="957"/>
      <w:bookmarkEnd w:id="959"/>
      <w:bookmarkEnd w:id="958"/>
    </w:p>
    <w:p w14:paraId="37D95BF6" w14:textId="77777777" w:rsidR="00E80032" w:rsidRPr="00903DBA" w:rsidRDefault="00E80032" w:rsidP="00E65FE6">
      <w:pPr>
        <w:pStyle w:val="CodeHeader"/>
      </w:pPr>
      <w:r w:rsidRPr="00903DBA">
        <w:t xml:space="preserve">In C, there is possible to define functions with a variable number of parameters (such as </w:t>
      </w:r>
      <w:r w:rsidRPr="00E65FE6">
        <w:t>printf</w:t>
      </w:r>
      <w:r w:rsidRPr="00903DBA">
        <w:t xml:space="preserve"> and </w:t>
      </w:r>
      <w:r w:rsidRPr="00E65FE6">
        <w:t>scanf</w:t>
      </w:r>
      <w:r w:rsidRPr="00903DBA">
        <w:t xml:space="preserve">). One condition is that the function has at least one regular parameter in order for the </w:t>
      </w:r>
      <w:r w:rsidRPr="00E65FE6">
        <w:t>va_start</w:t>
      </w:r>
      <w:r w:rsidRPr="00903DBA">
        <w:t xml:space="preserve"> macro to hook up to. The </w:t>
      </w:r>
      <w:r w:rsidRPr="00E65FE6">
        <w:t>va_arg</w:t>
      </w:r>
      <w:r w:rsidRPr="00903DBA">
        <w:t xml:space="preserve"> macro reads the arguments and the </w:t>
      </w:r>
      <w:r w:rsidRPr="00E65FE6">
        <w:t>va_end</w:t>
      </w:r>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960" w:name="_Toc323656735"/>
      <w:bookmarkStart w:id="961" w:name="_Toc324085473"/>
      <w:bookmarkStart w:id="962" w:name="_Toc383781125"/>
      <w:bookmarkStart w:id="963" w:name="_Toc59126399"/>
      <w:r w:rsidRPr="00903DBA">
        <w:t>String Management</w:t>
      </w:r>
      <w:bookmarkEnd w:id="960"/>
      <w:bookmarkEnd w:id="961"/>
      <w:bookmarkEnd w:id="962"/>
      <w:bookmarkEnd w:id="963"/>
    </w:p>
    <w:p w14:paraId="375DC584" w14:textId="77777777" w:rsidR="00E80032" w:rsidRPr="00903DBA" w:rsidRDefault="00E80032" w:rsidP="00E65FE6">
      <w:pPr>
        <w:pStyle w:val="CodeHeader"/>
      </w:pPr>
      <w:r w:rsidRPr="00903DBA">
        <w:t xml:space="preserve">There are several functions dealing with strings: </w:t>
      </w:r>
      <w:r w:rsidRPr="00E65FE6">
        <w:t>strcpy</w:t>
      </w:r>
      <w:r w:rsidRPr="00903DBA">
        <w:t xml:space="preserve"> copies a string; </w:t>
      </w:r>
      <w:r w:rsidRPr="00E65FE6">
        <w:t>strcat</w:t>
      </w:r>
      <w:r w:rsidRPr="00903DBA">
        <w:t xml:space="preserve"> adds a string; </w:t>
      </w:r>
      <w:r w:rsidRPr="00E65FE6">
        <w:t>strlen</w:t>
      </w:r>
      <w:r w:rsidRPr="00903DBA">
        <w:t xml:space="preserve"> gives the length of a string; </w:t>
      </w:r>
      <w:r w:rsidRPr="00E65FE6">
        <w:t>strcmp</w:t>
      </w:r>
      <w:r w:rsidRPr="00903DBA">
        <w:t xml:space="preserve"> compares two strings; </w:t>
      </w:r>
      <w:r w:rsidRPr="00E65FE6">
        <w:t>strchr</w:t>
      </w:r>
      <w:r w:rsidRPr="00903DBA">
        <w:t xml:space="preserve"> and </w:t>
      </w:r>
      <w:r w:rsidRPr="00E65FE6">
        <w:t>strrchr</w:t>
      </w:r>
      <w:r w:rsidRPr="00903DBA">
        <w:t xml:space="preserve"> gives the first and last occurrence of a character in a string. All functions look for the finishing null character (‘\0’), </w:t>
      </w:r>
      <w:r w:rsidRPr="00E65FE6">
        <w:t>strcmp</w:t>
      </w:r>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65FE6">
        <w:t>strchr</w:t>
      </w:r>
      <w:r w:rsidRPr="00903DBA">
        <w:t xml:space="preserve"> and </w:t>
      </w:r>
      <w:r w:rsidRPr="00E65FE6">
        <w:rPr>
          <w:rStyle w:val="CodeInText"/>
        </w:rPr>
        <w:t>strrchr</w:t>
      </w:r>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964" w:author="Stefan Björnander" w:date="2012-05-06T21:51:00Z">
            <w:rPr>
              <w:color w:val="0000FF"/>
            </w:rPr>
          </w:rPrChange>
        </w:rPr>
        <w:t>int</w:t>
      </w:r>
      <w:r w:rsidRPr="00903DBA">
        <w:t xml:space="preserve"> FirstIndexOf(char s[], </w:t>
      </w:r>
      <w:r w:rsidRPr="00903DBA">
        <w:rPr>
          <w:color w:val="000000" w:themeColor="text1"/>
          <w:rPrChange w:id="965"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966" w:author="Stefan Björnander" w:date="2012-05-06T21:51:00Z">
            <w:rPr>
              <w:color w:val="0000FF"/>
            </w:rPr>
          </w:rPrChange>
        </w:rPr>
        <w:t>int</w:t>
      </w:r>
      <w:r w:rsidRPr="00903DBA">
        <w:t xml:space="preserve"> LastIndexOf(</w:t>
      </w:r>
      <w:r w:rsidRPr="00903DBA">
        <w:rPr>
          <w:color w:val="000000" w:themeColor="text1"/>
          <w:rPrChange w:id="967" w:author="Stefan Björnander" w:date="2012-05-06T21:51:00Z">
            <w:rPr>
              <w:color w:val="0000FF"/>
            </w:rPr>
          </w:rPrChange>
        </w:rPr>
        <w:t>char</w:t>
      </w:r>
      <w:r w:rsidRPr="00903DBA">
        <w:t xml:space="preserve"> s[], </w:t>
      </w:r>
      <w:r w:rsidRPr="00903DBA">
        <w:rPr>
          <w:color w:val="000000" w:themeColor="text1"/>
          <w:rPrChange w:id="968"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969" w:author="Stefan Björnander" w:date="2012-05-06T21:51:00Z">
            <w:rPr>
              <w:color w:val="A31515"/>
            </w:rPr>
          </w:rPrChange>
        </w:rPr>
        <w:t>"Hello"</w:t>
      </w:r>
      <w:r w:rsidRPr="00903DBA">
        <w:t xml:space="preserve">, s2[] = </w:t>
      </w:r>
      <w:r w:rsidRPr="00903DBA">
        <w:rPr>
          <w:color w:val="000000" w:themeColor="text1"/>
          <w:rPrChange w:id="970"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971"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r w:rsidRPr="00E65FE6">
        <w:t>sprintf</w:t>
      </w:r>
      <w:r w:rsidRPr="00903DBA">
        <w:t xml:space="preserve"> and read from a string with </w:t>
      </w:r>
      <w:r w:rsidRPr="00E65FE6">
        <w:rPr>
          <w:rStyle w:val="CodeInText"/>
        </w:rPr>
        <w:t>sscanf</w:t>
      </w:r>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972"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973"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974" w:author="Stefan Björnander" w:date="2012-05-06T21:51:00Z">
            <w:rPr>
              <w:color w:val="0000FF"/>
            </w:rPr>
          </w:rPrChange>
        </w:rPr>
        <w:t>if</w:t>
      </w:r>
      <w:r w:rsidRPr="00903DBA">
        <w:t xml:space="preserve"> (sscanf(s2, </w:t>
      </w:r>
      <w:r w:rsidRPr="00903DBA">
        <w:rPr>
          <w:color w:val="000000" w:themeColor="text1"/>
          <w:rPrChange w:id="975"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976"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977" w:name="_Toc323656736"/>
      <w:bookmarkStart w:id="978" w:name="_Toc324085474"/>
      <w:bookmarkStart w:id="979" w:name="_Toc383781126"/>
      <w:bookmarkStart w:id="980" w:name="_Toc59126400"/>
      <w:r w:rsidRPr="00903DBA">
        <w:t>Memory Management</w:t>
      </w:r>
      <w:bookmarkEnd w:id="977"/>
      <w:bookmarkEnd w:id="978"/>
      <w:bookmarkEnd w:id="979"/>
      <w:bookmarkEnd w:id="980"/>
    </w:p>
    <w:p w14:paraId="24E8A528" w14:textId="77777777" w:rsidR="00E80032" w:rsidRPr="00903DBA" w:rsidRDefault="00E80032" w:rsidP="00E65FE6">
      <w:pPr>
        <w:pStyle w:val="CodeHeader"/>
      </w:pPr>
      <w:r w:rsidRPr="00903DBA">
        <w:t xml:space="preserve">There is also a set of function for general memory management: </w:t>
      </w:r>
      <w:r w:rsidRPr="00E65FE6">
        <w:t>memset</w:t>
      </w:r>
      <w:r w:rsidRPr="00903DBA">
        <w:t xml:space="preserve"> sets each byte of a memory block to a given value; </w:t>
      </w:r>
      <w:r w:rsidRPr="00E65FE6">
        <w:t>memcmp</w:t>
      </w:r>
      <w:r w:rsidRPr="00903DBA">
        <w:t xml:space="preserve"> compares the memory blocks; </w:t>
      </w:r>
      <w:r w:rsidRPr="00E65FE6">
        <w:t>memcpy</w:t>
      </w:r>
      <w:r w:rsidRPr="00903DBA">
        <w:t xml:space="preserve"> and </w:t>
      </w:r>
      <w:r w:rsidRPr="00E65FE6">
        <w:t>memmove</w:t>
      </w:r>
      <w:r w:rsidRPr="00903DBA">
        <w:t xml:space="preserve"> copies a memory block. The difference between them is that </w:t>
      </w:r>
      <w:r w:rsidRPr="00E65FE6">
        <w:t>memcpy</w:t>
      </w:r>
      <w:r w:rsidRPr="00903DBA">
        <w:t xml:space="preserve"> copies the bytes of the block directly when </w:t>
      </w:r>
      <w:r w:rsidRPr="00E65FE6">
        <w:t>memmove</w:t>
      </w:r>
      <w:r w:rsidRPr="00903DBA">
        <w:t xml:space="preserve"> uses a buffer, which gives that </w:t>
      </w:r>
      <w:r w:rsidRPr="00E65FE6">
        <w:t>memcpy</w:t>
      </w:r>
      <w:r w:rsidRPr="00903DBA">
        <w:t xml:space="preserve"> is faster and </w:t>
      </w:r>
      <w:r w:rsidRPr="00E65FE6">
        <w:rPr>
          <w:rStyle w:val="CodeInText"/>
        </w:rPr>
        <w:t>memmove</w:t>
      </w:r>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981"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982"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983" w:name="_Toc323656737"/>
      <w:bookmarkStart w:id="984" w:name="_Toc324085475"/>
      <w:bookmarkStart w:id="985" w:name="_Toc383781127"/>
      <w:bookmarkStart w:id="986" w:name="_Toc59126401"/>
      <w:r w:rsidRPr="00903DBA">
        <w:lastRenderedPageBreak/>
        <w:t>Mathematical Functions</w:t>
      </w:r>
      <w:bookmarkEnd w:id="983"/>
      <w:bookmarkEnd w:id="984"/>
      <w:bookmarkEnd w:id="985"/>
      <w:bookmarkEnd w:id="986"/>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r w:rsidRPr="00E65FE6">
        <w:t>acos</w:t>
      </w:r>
      <w:r w:rsidRPr="00903DBA">
        <w:t xml:space="preserve">, </w:t>
      </w:r>
      <w:r w:rsidRPr="00E65FE6">
        <w:t>asin</w:t>
      </w:r>
      <w:r w:rsidRPr="00903DBA">
        <w:t xml:space="preserve">, and </w:t>
      </w:r>
      <w:r w:rsidRPr="00E65FE6">
        <w:t>atan</w:t>
      </w:r>
      <w:r w:rsidRPr="00903DBA">
        <w:t xml:space="preserve">, and </w:t>
      </w:r>
      <w:r w:rsidRPr="00E65FE6">
        <w:t>atan2</w:t>
      </w:r>
      <w:r w:rsidRPr="00903DBA">
        <w:t xml:space="preserve">; the hyperbolic functions </w:t>
      </w:r>
      <w:r w:rsidRPr="00E65FE6">
        <w:t>cosh</w:t>
      </w:r>
      <w:r w:rsidRPr="00903DBA">
        <w:t xml:space="preserve">, </w:t>
      </w:r>
      <w:r w:rsidRPr="00E65FE6">
        <w:t>sinh</w:t>
      </w:r>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r w:rsidRPr="00E65FE6">
        <w:t>log10</w:t>
      </w:r>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r w:rsidRPr="00E65FE6">
        <w:t>atan2</w:t>
      </w:r>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87" w:name="_Toc320485615"/>
      <w:bookmarkStart w:id="988" w:name="_Toc323656738"/>
      <w:bookmarkStart w:id="989" w:name="_Toc324085476"/>
      <w:bookmarkStart w:id="990" w:name="_Toc383781128"/>
      <w:bookmarkStart w:id="991" w:name="_Toc59126402"/>
      <w:r w:rsidRPr="00903DBA">
        <w:t>Long Jumps</w:t>
      </w:r>
      <w:bookmarkEnd w:id="987"/>
      <w:bookmarkEnd w:id="988"/>
      <w:bookmarkEnd w:id="989"/>
      <w:bookmarkEnd w:id="990"/>
      <w:bookmarkEnd w:id="991"/>
    </w:p>
    <w:p w14:paraId="2F4CF170" w14:textId="77777777" w:rsidR="00E80032" w:rsidRPr="00903DBA" w:rsidRDefault="00E80032" w:rsidP="00E65FE6">
      <w:pPr>
        <w:pStyle w:val="CodeHeader"/>
        <w:rPr>
          <w:lang w:eastAsia="sv-SE"/>
        </w:rPr>
      </w:pPr>
      <w:r w:rsidRPr="00903DBA">
        <w:rPr>
          <w:lang w:eastAsia="sv-SE"/>
        </w:rPr>
        <w:t xml:space="preserve">Regular jumps with </w:t>
      </w:r>
      <w:r w:rsidRPr="00E65FE6">
        <w:t>goto</w:t>
      </w:r>
      <w:r w:rsidRPr="00903DBA">
        <w:rPr>
          <w:lang w:eastAsia="sv-SE"/>
        </w:rPr>
        <w:t xml:space="preserve"> can only occur in the same function body; long jumps with the standard function </w:t>
      </w:r>
      <w:r w:rsidRPr="00E65FE6">
        <w:t>setjmp</w:t>
      </w:r>
      <w:r w:rsidRPr="00903DBA">
        <w:rPr>
          <w:lang w:eastAsia="sv-SE"/>
        </w:rPr>
        <w:t xml:space="preserve"> and </w:t>
      </w:r>
      <w:r w:rsidRPr="00E65FE6">
        <w:t>longjump</w:t>
      </w:r>
      <w:r w:rsidRPr="00903DBA">
        <w:rPr>
          <w:lang w:eastAsia="sv-SE"/>
        </w:rPr>
        <w:t xml:space="preserve"> can, on the other hand, occur throw call sequences; </w:t>
      </w:r>
      <w:r w:rsidRPr="00E65FE6">
        <w:t>setjmp</w:t>
      </w:r>
      <w:r w:rsidRPr="00903DBA">
        <w:rPr>
          <w:lang w:eastAsia="sv-SE"/>
        </w:rPr>
        <w:t xml:space="preserve"> saves the state of the program execution and </w:t>
      </w:r>
      <w:r w:rsidRPr="00E65FE6">
        <w:rPr>
          <w:rStyle w:val="CodeInText"/>
        </w:rPr>
        <w:t>longjmp</w:t>
      </w:r>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r w:rsidRPr="00E65FE6">
        <w:rPr>
          <w:rStyle w:val="CodeInText"/>
        </w:rPr>
        <w:t>setjump</w:t>
      </w:r>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92" w:name="_Toc323656739"/>
      <w:bookmarkStart w:id="993" w:name="_Toc324085477"/>
      <w:bookmarkStart w:id="994" w:name="_Toc383781129"/>
      <w:bookmarkStart w:id="995" w:name="_Toc59126403"/>
      <w:r w:rsidRPr="00903DBA">
        <w:t>Time</w:t>
      </w:r>
      <w:bookmarkEnd w:id="992"/>
      <w:bookmarkEnd w:id="993"/>
      <w:bookmarkEnd w:id="994"/>
      <w:bookmarkEnd w:id="995"/>
    </w:p>
    <w:p w14:paraId="3ADE0528" w14:textId="5F91AA63"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r w:rsidRPr="00E65FE6">
        <w:t>localtime</w:t>
      </w:r>
      <w:r w:rsidRPr="00903DBA">
        <w:t xml:space="preserve"> function. If we call instead call </w:t>
      </w:r>
      <w:r w:rsidRPr="00E65FE6">
        <w:t>gmtime</w:t>
      </w:r>
      <w:r w:rsidRPr="00903DBA">
        <w:t xml:space="preserve">, the </w:t>
      </w:r>
      <w:hyperlink r:id="rId28" w:tooltip="Greenwich Mean Time" w:history="1">
        <w:r w:rsidRPr="00903DBA">
          <w:t>Greenwich Mean Time</w:t>
        </w:r>
      </w:hyperlink>
      <w:r w:rsidRPr="00903DBA">
        <w:t xml:space="preserve"> (Coordinated Universal Time) will be given. Note that the </w:t>
      </w:r>
      <w:r w:rsidRPr="00E65FE6">
        <w:rPr>
          <w:rStyle w:val="CodeInText"/>
        </w:rPr>
        <w:t>tm_year</w:t>
      </w:r>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96" w:author="Stefan Björnander" w:date="2012-05-06T21:51:00Z">
            <w:rPr>
              <w:color w:val="A31515"/>
            </w:rPr>
          </w:rPrChange>
        </w:rPr>
        <w:t>"Feb"</w:t>
      </w:r>
      <w:r w:rsidRPr="00903DBA">
        <w:t xml:space="preserve">, </w:t>
      </w:r>
      <w:r w:rsidRPr="00903DBA">
        <w:rPr>
          <w:color w:val="000000" w:themeColor="text1"/>
          <w:rPrChange w:id="997" w:author="Stefan Björnander" w:date="2012-05-06T21:51:00Z">
            <w:rPr>
              <w:color w:val="A31515"/>
            </w:rPr>
          </w:rPrChange>
        </w:rPr>
        <w:t>"Mar"</w:t>
      </w:r>
      <w:r w:rsidRPr="00903DBA">
        <w:t xml:space="preserve">, </w:t>
      </w:r>
      <w:r w:rsidRPr="00903DBA">
        <w:rPr>
          <w:color w:val="000000" w:themeColor="text1"/>
          <w:rPrChange w:id="998"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99" w:author="Stefan Björnander" w:date="2012-05-06T21:51:00Z">
            <w:rPr>
              <w:color w:val="A31515"/>
            </w:rPr>
          </w:rPrChange>
        </w:rPr>
        <w:t>"Jun"</w:t>
      </w:r>
      <w:r w:rsidRPr="00903DBA">
        <w:t xml:space="preserve">, </w:t>
      </w:r>
      <w:r w:rsidRPr="00903DBA">
        <w:rPr>
          <w:color w:val="000000" w:themeColor="text1"/>
          <w:rPrChange w:id="1000" w:author="Stefan Björnander" w:date="2012-05-06T21:51:00Z">
            <w:rPr>
              <w:color w:val="A31515"/>
            </w:rPr>
          </w:rPrChange>
        </w:rPr>
        <w:t>"Jul"</w:t>
      </w:r>
      <w:r w:rsidRPr="00903DBA">
        <w:t xml:space="preserve">, </w:t>
      </w:r>
      <w:r w:rsidRPr="00903DBA">
        <w:rPr>
          <w:color w:val="000000" w:themeColor="text1"/>
          <w:rPrChange w:id="1001"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1002" w:author="Stefan Björnander" w:date="2012-05-06T21:51:00Z">
            <w:rPr>
              <w:color w:val="A31515"/>
            </w:rPr>
          </w:rPrChange>
        </w:rPr>
        <w:t>"Oct"</w:t>
      </w:r>
      <w:r w:rsidRPr="00903DBA">
        <w:t xml:space="preserve">, </w:t>
      </w:r>
      <w:r w:rsidRPr="00903DBA">
        <w:rPr>
          <w:color w:val="000000" w:themeColor="text1"/>
          <w:rPrChange w:id="1003" w:author="Stefan Björnander" w:date="2012-05-06T21:51:00Z">
            <w:rPr>
              <w:color w:val="A31515"/>
            </w:rPr>
          </w:rPrChange>
        </w:rPr>
        <w:t>"Nov"</w:t>
      </w:r>
      <w:r w:rsidRPr="00903DBA">
        <w:t>,</w:t>
      </w:r>
      <w:r w:rsidRPr="00903DBA">
        <w:rPr>
          <w:color w:val="000000" w:themeColor="text1"/>
          <w:rPrChange w:id="1004"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1005" w:author="Stefan Björnander" w:date="2012-05-06T21:51:00Z">
            <w:rPr>
              <w:color w:val="A31515"/>
            </w:rPr>
          </w:rPrChange>
        </w:rPr>
        <w:t>"Mon"</w:t>
      </w:r>
      <w:r w:rsidRPr="00903DBA">
        <w:t xml:space="preserve">, </w:t>
      </w:r>
      <w:r w:rsidRPr="00903DBA">
        <w:rPr>
          <w:color w:val="000000" w:themeColor="text1"/>
          <w:rPrChange w:id="1006" w:author="Stefan Björnander" w:date="2012-05-06T21:51:00Z">
            <w:rPr>
              <w:color w:val="A31515"/>
            </w:rPr>
          </w:rPrChange>
        </w:rPr>
        <w:t>"Tue"</w:t>
      </w:r>
      <w:r w:rsidRPr="00903DBA">
        <w:t xml:space="preserve">, </w:t>
      </w:r>
      <w:r w:rsidRPr="00903DBA">
        <w:rPr>
          <w:color w:val="000000" w:themeColor="text1"/>
          <w:rPrChange w:id="1007"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1008" w:author="Stefan Björnander" w:date="2012-05-06T21:51:00Z">
            <w:rPr>
              <w:color w:val="A31515"/>
            </w:rPr>
          </w:rPrChange>
        </w:rPr>
        <w:t>"Fri"</w:t>
      </w:r>
      <w:r w:rsidRPr="00903DBA">
        <w:t xml:space="preserve">, </w:t>
      </w:r>
      <w:r w:rsidRPr="00903DBA">
        <w:rPr>
          <w:color w:val="000000" w:themeColor="text1"/>
          <w:rPrChange w:id="1009"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1010"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1011"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1012"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1013" w:name="_Toc323656740"/>
      <w:bookmarkStart w:id="1014" w:name="_Toc324085478"/>
      <w:bookmarkStart w:id="1015" w:name="_Toc383781130"/>
      <w:bookmarkStart w:id="1016" w:name="_Toc59126404"/>
      <w:r w:rsidRPr="00903DBA">
        <w:t>Random Numbers</w:t>
      </w:r>
      <w:bookmarkEnd w:id="1013"/>
      <w:bookmarkEnd w:id="1014"/>
      <w:bookmarkEnd w:id="1015"/>
      <w:bookmarkEnd w:id="1016"/>
    </w:p>
    <w:p w14:paraId="113C753A" w14:textId="72426F54"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r w:rsidRPr="00E65FE6">
        <w:t>srand</w:t>
      </w:r>
      <w:r w:rsidRPr="00903DBA">
        <w:t xml:space="preserve"> function. One way to generate different seeds is to use the </w:t>
      </w:r>
      <w:r w:rsidRPr="00E65FE6">
        <w:rPr>
          <w:rStyle w:val="CodeInText"/>
        </w:rPr>
        <w:t>time</w:t>
      </w:r>
      <w:r w:rsidRPr="00903DBA">
        <w:t xml:space="preserve"> function. The </w:t>
      </w:r>
      <w:hyperlink r:id="rId29" w:history="1">
        <w:r w:rsidRPr="00903DBA">
          <w:rPr>
            <w:rStyle w:val="CodeInText0"/>
          </w:rPr>
          <w:t>RAND_MAX</w:t>
        </w:r>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1017"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1018"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1019"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1020" w:name="_Toc323656741"/>
      <w:bookmarkStart w:id="1021" w:name="_Toc324085479"/>
      <w:bookmarkStart w:id="1022" w:name="_Toc383781131"/>
      <w:bookmarkStart w:id="1023" w:name="_Toc59126405"/>
      <w:r w:rsidRPr="00903DBA">
        <w:t>Limits of Integral and Floating Types</w:t>
      </w:r>
      <w:bookmarkEnd w:id="1020"/>
      <w:bookmarkEnd w:id="1021"/>
      <w:bookmarkEnd w:id="1022"/>
      <w:bookmarkEnd w:id="1023"/>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1024" w:name="_Toc323656742"/>
      <w:bookmarkStart w:id="1025" w:name="_Toc324085480"/>
      <w:bookmarkStart w:id="1026" w:name="_Toc383781132"/>
      <w:bookmarkStart w:id="1027" w:name="_Toc59126406"/>
      <w:r w:rsidRPr="00903DBA">
        <w:t>Character Functions</w:t>
      </w:r>
      <w:bookmarkEnd w:id="1024"/>
      <w:bookmarkEnd w:id="1025"/>
      <w:bookmarkEnd w:id="1026"/>
      <w:bookmarkEnd w:id="1027"/>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1028"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r w:rsidRPr="00903DBA">
              <w:rPr>
                <w:b/>
                <w:sz w:val="21"/>
                <w:szCs w:val="21"/>
              </w:rPr>
              <w:t>isalpha</w:t>
            </w:r>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r w:rsidRPr="00903DBA">
              <w:rPr>
                <w:b/>
                <w:sz w:val="21"/>
                <w:szCs w:val="21"/>
              </w:rPr>
              <w:t>islower</w:t>
            </w:r>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r w:rsidRPr="00903DBA">
              <w:rPr>
                <w:b/>
                <w:sz w:val="21"/>
                <w:szCs w:val="21"/>
              </w:rPr>
              <w:t>isupper</w:t>
            </w:r>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r w:rsidRPr="00903DBA">
              <w:rPr>
                <w:b/>
                <w:sz w:val="21"/>
                <w:szCs w:val="21"/>
              </w:rPr>
              <w:t>isdigit</w:t>
            </w:r>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r w:rsidRPr="00903DBA">
              <w:rPr>
                <w:b/>
                <w:sz w:val="21"/>
                <w:szCs w:val="21"/>
              </w:rPr>
              <w:t>Isxdigit</w:t>
            </w:r>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1029"/>
            <w:commentRangeStart w:id="1030"/>
            <w:r w:rsidRPr="00903DBA">
              <w:rPr>
                <w:b/>
                <w:sz w:val="21"/>
                <w:szCs w:val="21"/>
              </w:rPr>
              <w:t>Isalnum</w:t>
            </w:r>
            <w:commentRangeEnd w:id="1029"/>
            <w:r w:rsidR="00166455" w:rsidRPr="00903DBA">
              <w:rPr>
                <w:rStyle w:val="Kommentarsreferens"/>
                <w:rFonts w:eastAsia="Times New Roman" w:cs="Times New Roman"/>
              </w:rPr>
              <w:commentReference w:id="1029"/>
            </w:r>
            <w:commentRangeEnd w:id="1030"/>
            <w:r w:rsidR="00166455" w:rsidRPr="00903DBA">
              <w:rPr>
                <w:rStyle w:val="Kommentarsreferens"/>
                <w:rFonts w:eastAsia="Times New Roman" w:cs="Times New Roman"/>
              </w:rPr>
              <w:commentReference w:id="1030"/>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r w:rsidRPr="00903DBA">
              <w:rPr>
                <w:b/>
                <w:sz w:val="21"/>
                <w:szCs w:val="21"/>
              </w:rPr>
              <w:t>Isspace</w:t>
            </w:r>
          </w:p>
        </w:tc>
        <w:tc>
          <w:tcPr>
            <w:tcW w:w="7904" w:type="dxa"/>
          </w:tcPr>
          <w:p w14:paraId="7A1BA1D2" w14:textId="77777777" w:rsidR="00E80032" w:rsidRPr="00903DBA" w:rsidRDefault="00E80032" w:rsidP="000803FF">
            <w:r w:rsidRPr="00903DBA">
              <w:t>White-space character: space (0x20), horizontal tab (0x09), vertical tab (0x0B), new-line (0x0A), form-feed (0x0D), or carriage return (0x0C).</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r w:rsidRPr="00903DBA">
              <w:rPr>
                <w:b/>
                <w:sz w:val="21"/>
                <w:szCs w:val="21"/>
              </w:rPr>
              <w:t>Iscntrl</w:t>
            </w:r>
          </w:p>
        </w:tc>
        <w:tc>
          <w:tcPr>
            <w:tcW w:w="7904" w:type="dxa"/>
          </w:tcPr>
          <w:p w14:paraId="1E4A5FAF" w14:textId="77777777" w:rsidR="00E80032" w:rsidRPr="00903DBA" w:rsidRDefault="00E80032" w:rsidP="000803FF">
            <w:r w:rsidRPr="00903DBA">
              <w:t>Control character: characters with ASCII codes 0x00 to 0x0F, inclusive, and delete (0x1F).</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r w:rsidRPr="00903DBA">
              <w:rPr>
                <w:b/>
                <w:sz w:val="21"/>
                <w:szCs w:val="21"/>
              </w:rPr>
              <w:t>Isprint</w:t>
            </w:r>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r w:rsidRPr="00903DBA">
              <w:rPr>
                <w:b/>
                <w:sz w:val="21"/>
                <w:szCs w:val="21"/>
              </w:rPr>
              <w:t>Isgraph</w:t>
            </w:r>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r w:rsidRPr="00903DBA">
              <w:rPr>
                <w:b/>
                <w:sz w:val="21"/>
                <w:szCs w:val="21"/>
              </w:rPr>
              <w:t>ispunct</w:t>
            </w:r>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r w:rsidRPr="00E65FE6">
        <w:t>tolower</w:t>
      </w:r>
      <w:r w:rsidRPr="00903DBA">
        <w:t xml:space="preserve"> and </w:t>
      </w:r>
      <w:r w:rsidRPr="00E65FE6">
        <w:rPr>
          <w:rStyle w:val="CodeInText"/>
        </w:rPr>
        <w:t>toupper</w:t>
      </w:r>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1031" w:name="_Toc323656743"/>
      <w:bookmarkStart w:id="1032" w:name="_Toc324085481"/>
      <w:bookmarkStart w:id="1033" w:name="_Toc383781133"/>
      <w:bookmarkStart w:id="1034" w:name="_Toc59126407"/>
      <w:r w:rsidRPr="00903DBA">
        <w:t>Further Reading</w:t>
      </w:r>
      <w:bookmarkEnd w:id="918"/>
      <w:bookmarkEnd w:id="1031"/>
      <w:bookmarkEnd w:id="1032"/>
      <w:bookmarkEnd w:id="1033"/>
      <w:bookmarkEnd w:id="1034"/>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51A3574C"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3" w:history="1">
        <w:r w:rsidRPr="00903DBA">
          <w:t>Deitel</w:t>
        </w:r>
      </w:hyperlink>
      <w:r w:rsidRPr="00903DBA">
        <w:t xml:space="preserve"> (6th Edition, Prentice Hall, 2009), which which discusses in depth </w:t>
      </w:r>
      <w:r w:rsidR="00721ABF">
        <w:t>the</w:t>
      </w:r>
      <w:r w:rsidRPr="00903DBA">
        <w:t xml:space="preserve">ory as well as practice of programming in C, with many clear and </w:t>
      </w:r>
      <w:r w:rsidR="00310BEE" w:rsidRPr="00903DBA">
        <w:t>comprehensive</w:t>
      </w:r>
      <w:r w:rsidRPr="00903DBA">
        <w:t xml:space="preserve"> examples. C in a Nutshell by </w:t>
      </w:r>
      <w:hyperlink r:id="rId34" w:anchor="tab_04" w:history="1">
        <w:r w:rsidRPr="00903DBA">
          <w:t>Peter Prinz, Tony Crawford</w:t>
        </w:r>
      </w:hyperlink>
      <w:r w:rsidRPr="00903DBA">
        <w:t xml:space="preserve"> (O'Reilly Media, 2005) and Practical C Programming (3th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1035" w:name="_Toc59126408"/>
      <w:r w:rsidRPr="00903DBA">
        <w:lastRenderedPageBreak/>
        <w:t>Foreword</w:t>
      </w:r>
      <w:bookmarkEnd w:id="1035"/>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xml:space="preserve">; that is, the least meaningful parts of the source code. For instance, the characters ‘i' and ‘f’ is put together into the keyword </w:t>
      </w:r>
      <w:r w:rsidRPr="00903DBA">
        <w:rPr>
          <w:b/>
        </w:rPr>
        <w:t>if</w:t>
      </w:r>
      <w:r w:rsidRPr="00903DBA">
        <w:t xml:space="preserve">, and the characters ‘!’ and ‘=’ is put together into the operator </w:t>
      </w:r>
      <w:r w:rsidRPr="00903DBA">
        <w:rPr>
          <w:b/>
        </w:rPr>
        <w:t>not_equal</w:t>
      </w:r>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x86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JLex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Alfred V. Aho, Lam, Monica S. Lam, Ravi Sethi, Jeffrey D. Ullman. Compilers – Principles, Techniques, and Tools, 2nd edition. Prentice Hall, 2006.</w:t>
      </w:r>
    </w:p>
    <w:p w14:paraId="768D523A" w14:textId="77777777" w:rsidR="00DA28BC" w:rsidRPr="00903DBA" w:rsidRDefault="00DA28BC" w:rsidP="00BA3209">
      <w:r w:rsidRPr="00903DBA">
        <w:t>Keith Cooper, Linda Torczon. Engineering a Compiler, 2nd edition. Morgan Kaufman, 2011.</w:t>
      </w:r>
    </w:p>
    <w:p w14:paraId="26986EE9" w14:textId="77777777" w:rsidR="00DA28BC" w:rsidRPr="00903DBA" w:rsidRDefault="00DA28BC" w:rsidP="00BA3209">
      <w:r w:rsidRPr="00903DBA">
        <w:t>Charles N. Fischer, Ron K. Cytron,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254D5C45" w:rsidR="00DA28BC" w:rsidRPr="00903DBA" w:rsidRDefault="00DA28BC" w:rsidP="00BA3209">
      <w:r w:rsidRPr="00903DBA">
        <w:t xml:space="preserve">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w:t>
      </w:r>
      <w:r w:rsidR="00721ABF">
        <w:t>the</w:t>
      </w:r>
      <w:r w:rsidRPr="00903DBA">
        <w:t>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Steven S. Muchnick.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1. Introduction. Introduces the compiler phases described in the following chapters by demonstrating a compiler for a small toy language generating MIPS-code executable in the SPIM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424985" w:rsidRDefault="00424985" w:rsidP="00E65FE6">
                              <w:pPr>
                                <w:rPr>
                                  <w:lang w:val="sv-SE"/>
                                </w:rPr>
                              </w:pPr>
                              <w:r>
                                <w:rPr>
                                  <w:lang w:val="sv-SE"/>
                                </w:rPr>
                                <w:t>Preprocessor</w:t>
                              </w:r>
                            </w:p>
                            <w:p w14:paraId="04F32221" w14:textId="77777777" w:rsidR="00424985" w:rsidRPr="00C7380D" w:rsidRDefault="00424985"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424985" w:rsidRPr="008541FD" w:rsidRDefault="00424985" w:rsidP="00E65FE6">
                              <w:r w:rsidRPr="008541FD">
                                <w:t>Source</w:t>
                              </w:r>
                              <w:r>
                                <w:t xml:space="preserve"> </w:t>
                              </w:r>
                              <w:r w:rsidRPr="008541FD">
                                <w:t>Code</w:t>
                              </w:r>
                            </w:p>
                            <w:p w14:paraId="4FCEAC5C" w14:textId="77777777" w:rsidR="00424985" w:rsidRDefault="00424985"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424985" w:rsidRDefault="00424985"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424985" w:rsidRDefault="00424985" w:rsidP="00E65FE6">
                              <w:r>
                                <w:t>Processed Code</w:t>
                              </w:r>
                            </w:p>
                            <w:p w14:paraId="14142DBC" w14:textId="77777777" w:rsidR="00424985" w:rsidRDefault="00424985"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424985" w:rsidRDefault="00424985"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424985" w:rsidRDefault="00424985" w:rsidP="00E65FE6">
                              <w:r>
                                <w:t>Syntax Tree</w:t>
                              </w:r>
                            </w:p>
                            <w:p w14:paraId="070DB26E" w14:textId="77777777" w:rsidR="00424985" w:rsidRDefault="00424985"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424985" w:rsidRDefault="00424985"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424985" w:rsidRDefault="00424985" w:rsidP="00E65FE6">
                              <w:r>
                                <w:t>Optimized Syntax Tree</w:t>
                              </w:r>
                            </w:p>
                            <w:p w14:paraId="3315953C" w14:textId="77777777" w:rsidR="00424985" w:rsidRDefault="00424985"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424985" w:rsidRDefault="00424985"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424985" w:rsidRDefault="00424985" w:rsidP="00E65FE6">
                              <w:r>
                                <w:t>Middle Code List</w:t>
                              </w:r>
                            </w:p>
                            <w:p w14:paraId="321C1BE9" w14:textId="77777777" w:rsidR="00424985" w:rsidRDefault="00424985"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424985" w:rsidRDefault="00424985" w:rsidP="00E65FE6">
                              <w:r>
                                <w:t>Optimized Middle Code List</w:t>
                              </w:r>
                            </w:p>
                            <w:p w14:paraId="4CF9CB98" w14:textId="77777777" w:rsidR="00424985" w:rsidRDefault="00424985"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424985" w:rsidRDefault="00424985"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424985" w:rsidRDefault="00424985"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424985" w:rsidRDefault="00424985" w:rsidP="00E65FE6">
                        <w:pPr>
                          <w:rPr>
                            <w:lang w:val="sv-SE"/>
                          </w:rPr>
                        </w:pPr>
                        <w:r>
                          <w:rPr>
                            <w:lang w:val="sv-SE"/>
                          </w:rPr>
                          <w:t>Preprocessor</w:t>
                        </w:r>
                      </w:p>
                      <w:p w14:paraId="04F32221" w14:textId="77777777" w:rsidR="00424985" w:rsidRPr="00C7380D" w:rsidRDefault="00424985"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424985" w:rsidRPr="008541FD" w:rsidRDefault="00424985" w:rsidP="00E65FE6">
                        <w:r w:rsidRPr="008541FD">
                          <w:t>Source</w:t>
                        </w:r>
                        <w:r>
                          <w:t xml:space="preserve"> </w:t>
                        </w:r>
                        <w:r w:rsidRPr="008541FD">
                          <w:t>Code</w:t>
                        </w:r>
                      </w:p>
                      <w:p w14:paraId="4FCEAC5C" w14:textId="77777777" w:rsidR="00424985" w:rsidRDefault="00424985"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424985" w:rsidRDefault="00424985"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424985" w:rsidRDefault="00424985" w:rsidP="00E65FE6">
                        <w:r>
                          <w:t>Processed Code</w:t>
                        </w:r>
                      </w:p>
                      <w:p w14:paraId="14142DBC" w14:textId="77777777" w:rsidR="00424985" w:rsidRDefault="00424985"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424985" w:rsidRDefault="00424985"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424985" w:rsidRDefault="00424985" w:rsidP="00E65FE6">
                        <w:r>
                          <w:t>Syntax Tree</w:t>
                        </w:r>
                      </w:p>
                      <w:p w14:paraId="070DB26E" w14:textId="77777777" w:rsidR="00424985" w:rsidRDefault="00424985"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424985" w:rsidRDefault="00424985"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424985" w:rsidRDefault="00424985" w:rsidP="00E65FE6">
                        <w:r>
                          <w:t>Optimized Syntax Tree</w:t>
                        </w:r>
                      </w:p>
                      <w:p w14:paraId="3315953C" w14:textId="77777777" w:rsidR="00424985" w:rsidRDefault="00424985"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424985" w:rsidRDefault="00424985"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424985" w:rsidRDefault="00424985" w:rsidP="00E65FE6">
                        <w:r>
                          <w:t>Middle Code List</w:t>
                        </w:r>
                      </w:p>
                      <w:p w14:paraId="321C1BE9" w14:textId="77777777" w:rsidR="00424985" w:rsidRDefault="00424985"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424985" w:rsidRDefault="00424985" w:rsidP="00E65FE6">
                        <w:r>
                          <w:t>Optimized Middle Code List</w:t>
                        </w:r>
                      </w:p>
                      <w:p w14:paraId="4CF9CB98" w14:textId="77777777" w:rsidR="00424985" w:rsidRDefault="00424985"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424985" w:rsidRDefault="00424985"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424985" w:rsidRDefault="00424985"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424985" w:rsidRDefault="00424985" w:rsidP="006F14D0">
                              <w:pPr>
                                <w:spacing w:before="60" w:after="0"/>
                                <w:jc w:val="center"/>
                                <w:rPr>
                                  <w:lang w:val="sv-SE"/>
                                </w:rPr>
                              </w:pPr>
                              <w:r>
                                <w:rPr>
                                  <w:lang w:val="sv-SE"/>
                                </w:rPr>
                                <w:t>Preprocessor</w:t>
                              </w:r>
                            </w:p>
                            <w:p w14:paraId="2CD90E0F" w14:textId="77777777" w:rsidR="00424985" w:rsidRPr="00C7380D" w:rsidRDefault="00424985"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424985" w:rsidRPr="008541FD" w:rsidRDefault="00424985" w:rsidP="006F14D0">
                              <w:pPr>
                                <w:spacing w:before="60" w:after="0"/>
                                <w:jc w:val="center"/>
                              </w:pPr>
                              <w:r w:rsidRPr="008541FD">
                                <w:t>Source</w:t>
                              </w:r>
                              <w:r>
                                <w:t xml:space="preserve"> </w:t>
                              </w:r>
                              <w:r w:rsidRPr="008541FD">
                                <w:t>Code</w:t>
                              </w:r>
                            </w:p>
                            <w:p w14:paraId="1314F231" w14:textId="77777777" w:rsidR="00424985" w:rsidRDefault="00424985"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424985" w:rsidRDefault="00424985"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424985" w:rsidRDefault="00424985" w:rsidP="006F14D0">
                              <w:pPr>
                                <w:pStyle w:val="Normalwebb"/>
                                <w:spacing w:before="60" w:line="256" w:lineRule="auto"/>
                                <w:jc w:val="center"/>
                              </w:pPr>
                              <w:r>
                                <w:rPr>
                                  <w:rFonts w:eastAsia="Calibri"/>
                                  <w:sz w:val="22"/>
                                  <w:szCs w:val="22"/>
                                  <w:lang w:val="en-US"/>
                                </w:rPr>
                                <w:t>Processed Code</w:t>
                              </w:r>
                            </w:p>
                            <w:p w14:paraId="705B7689" w14:textId="77777777" w:rsidR="00424985" w:rsidRDefault="00424985"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424985" w:rsidRDefault="00424985"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424985" w:rsidRDefault="00424985" w:rsidP="006F14D0">
                              <w:pPr>
                                <w:pStyle w:val="Normalwebb"/>
                                <w:spacing w:before="60" w:line="254" w:lineRule="auto"/>
                                <w:jc w:val="center"/>
                              </w:pPr>
                              <w:r>
                                <w:rPr>
                                  <w:rFonts w:eastAsia="Calibri"/>
                                  <w:sz w:val="22"/>
                                  <w:szCs w:val="22"/>
                                  <w:lang w:val="en-US"/>
                                </w:rPr>
                                <w:t>Syntax Tree</w:t>
                              </w:r>
                            </w:p>
                            <w:p w14:paraId="20988EE2" w14:textId="77777777" w:rsidR="00424985" w:rsidRDefault="0042498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424985" w:rsidRDefault="00424985"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424985" w:rsidRDefault="00424985" w:rsidP="006F14D0">
                              <w:pPr>
                                <w:pStyle w:val="Normalwebb"/>
                                <w:spacing w:before="60" w:line="252" w:lineRule="auto"/>
                                <w:jc w:val="center"/>
                              </w:pPr>
                              <w:r>
                                <w:rPr>
                                  <w:rFonts w:eastAsia="Calibri"/>
                                  <w:sz w:val="22"/>
                                  <w:szCs w:val="22"/>
                                  <w:lang w:val="en-US"/>
                                </w:rPr>
                                <w:t>Optimized Syntax Tree</w:t>
                              </w:r>
                            </w:p>
                            <w:p w14:paraId="35223DB0" w14:textId="77777777" w:rsidR="00424985" w:rsidRDefault="0042498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424985" w:rsidRDefault="00424985"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424985" w:rsidRDefault="00424985" w:rsidP="006F14D0">
                              <w:pPr>
                                <w:pStyle w:val="Normalwebb"/>
                                <w:spacing w:before="60" w:line="252" w:lineRule="auto"/>
                                <w:jc w:val="center"/>
                              </w:pPr>
                              <w:r>
                                <w:rPr>
                                  <w:rFonts w:eastAsia="Calibri"/>
                                  <w:sz w:val="22"/>
                                  <w:szCs w:val="22"/>
                                  <w:lang w:val="en-US"/>
                                </w:rPr>
                                <w:t>Middle Code List</w:t>
                              </w:r>
                            </w:p>
                            <w:p w14:paraId="5410A942" w14:textId="77777777" w:rsidR="00424985" w:rsidRDefault="0042498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424985" w:rsidRDefault="00424985" w:rsidP="006F14D0">
                              <w:pPr>
                                <w:pStyle w:val="Normalwebb"/>
                                <w:spacing w:before="60" w:line="252" w:lineRule="auto"/>
                                <w:jc w:val="center"/>
                              </w:pPr>
                              <w:r>
                                <w:rPr>
                                  <w:rFonts w:eastAsia="Calibri"/>
                                  <w:sz w:val="22"/>
                                  <w:szCs w:val="22"/>
                                  <w:lang w:val="en-US"/>
                                </w:rPr>
                                <w:t>Optimized Middle Code List</w:t>
                              </w:r>
                            </w:p>
                            <w:p w14:paraId="36F7A1DE" w14:textId="77777777" w:rsidR="00424985" w:rsidRDefault="0042498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424985" w:rsidRDefault="00424985"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424985" w:rsidRDefault="00424985"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424985" w:rsidRDefault="00424985" w:rsidP="006F14D0">
                        <w:pPr>
                          <w:spacing w:before="60" w:after="0"/>
                          <w:jc w:val="center"/>
                          <w:rPr>
                            <w:lang w:val="sv-SE"/>
                          </w:rPr>
                        </w:pPr>
                        <w:r>
                          <w:rPr>
                            <w:lang w:val="sv-SE"/>
                          </w:rPr>
                          <w:t>Preprocessor</w:t>
                        </w:r>
                      </w:p>
                      <w:p w14:paraId="2CD90E0F" w14:textId="77777777" w:rsidR="00424985" w:rsidRPr="00C7380D" w:rsidRDefault="00424985"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424985" w:rsidRPr="008541FD" w:rsidRDefault="00424985" w:rsidP="006F14D0">
                        <w:pPr>
                          <w:spacing w:before="60" w:after="0"/>
                          <w:jc w:val="center"/>
                        </w:pPr>
                        <w:r w:rsidRPr="008541FD">
                          <w:t>Source</w:t>
                        </w:r>
                        <w:r>
                          <w:t xml:space="preserve"> </w:t>
                        </w:r>
                        <w:r w:rsidRPr="008541FD">
                          <w:t>Code</w:t>
                        </w:r>
                      </w:p>
                      <w:p w14:paraId="1314F231" w14:textId="77777777" w:rsidR="00424985" w:rsidRDefault="00424985"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424985" w:rsidRDefault="00424985"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424985" w:rsidRDefault="00424985" w:rsidP="006F14D0">
                        <w:pPr>
                          <w:pStyle w:val="Normalwebb"/>
                          <w:spacing w:before="60" w:line="256" w:lineRule="auto"/>
                          <w:jc w:val="center"/>
                        </w:pPr>
                        <w:r>
                          <w:rPr>
                            <w:rFonts w:eastAsia="Calibri"/>
                            <w:sz w:val="22"/>
                            <w:szCs w:val="22"/>
                            <w:lang w:val="en-US"/>
                          </w:rPr>
                          <w:t>Processed Code</w:t>
                        </w:r>
                      </w:p>
                      <w:p w14:paraId="705B7689" w14:textId="77777777" w:rsidR="00424985" w:rsidRDefault="00424985"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424985" w:rsidRDefault="00424985"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424985" w:rsidRDefault="00424985" w:rsidP="006F14D0">
                        <w:pPr>
                          <w:pStyle w:val="Normalwebb"/>
                          <w:spacing w:before="60" w:line="254" w:lineRule="auto"/>
                          <w:jc w:val="center"/>
                        </w:pPr>
                        <w:r>
                          <w:rPr>
                            <w:rFonts w:eastAsia="Calibri"/>
                            <w:sz w:val="22"/>
                            <w:szCs w:val="22"/>
                            <w:lang w:val="en-US"/>
                          </w:rPr>
                          <w:t>Syntax Tree</w:t>
                        </w:r>
                      </w:p>
                      <w:p w14:paraId="20988EE2" w14:textId="77777777" w:rsidR="00424985" w:rsidRDefault="00424985"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424985" w:rsidRDefault="00424985"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424985" w:rsidRDefault="00424985" w:rsidP="006F14D0">
                        <w:pPr>
                          <w:pStyle w:val="Normalwebb"/>
                          <w:spacing w:before="60" w:line="252" w:lineRule="auto"/>
                          <w:jc w:val="center"/>
                        </w:pPr>
                        <w:r>
                          <w:rPr>
                            <w:rFonts w:eastAsia="Calibri"/>
                            <w:sz w:val="22"/>
                            <w:szCs w:val="22"/>
                            <w:lang w:val="en-US"/>
                          </w:rPr>
                          <w:t>Optimized Syntax Tree</w:t>
                        </w:r>
                      </w:p>
                      <w:p w14:paraId="35223DB0" w14:textId="77777777" w:rsidR="00424985" w:rsidRDefault="00424985"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424985" w:rsidRDefault="00424985"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424985" w:rsidRDefault="00424985" w:rsidP="006F14D0">
                        <w:pPr>
                          <w:pStyle w:val="Normalwebb"/>
                          <w:spacing w:before="60" w:line="252" w:lineRule="auto"/>
                          <w:jc w:val="center"/>
                        </w:pPr>
                        <w:r>
                          <w:rPr>
                            <w:rFonts w:eastAsia="Calibri"/>
                            <w:sz w:val="22"/>
                            <w:szCs w:val="22"/>
                            <w:lang w:val="en-US"/>
                          </w:rPr>
                          <w:t>Middle Code List</w:t>
                        </w:r>
                      </w:p>
                      <w:p w14:paraId="5410A942" w14:textId="77777777" w:rsidR="00424985" w:rsidRDefault="00424985"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424985" w:rsidRDefault="00424985" w:rsidP="006F14D0">
                        <w:pPr>
                          <w:pStyle w:val="Normalwebb"/>
                          <w:spacing w:before="60" w:line="252" w:lineRule="auto"/>
                          <w:jc w:val="center"/>
                        </w:pPr>
                        <w:r>
                          <w:rPr>
                            <w:rFonts w:eastAsia="Calibri"/>
                            <w:sz w:val="22"/>
                            <w:szCs w:val="22"/>
                            <w:lang w:val="en-US"/>
                          </w:rPr>
                          <w:t>Optimized Middle Code List</w:t>
                        </w:r>
                      </w:p>
                      <w:p w14:paraId="36F7A1DE" w14:textId="77777777" w:rsidR="00424985" w:rsidRDefault="00424985"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424985" w:rsidRDefault="00424985"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424985" w:rsidRDefault="00424985"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29" w:author="Stefan Bjornander" w:date="2015-05-23T17:42:00Z" w:initials="SB">
    <w:p w14:paraId="7086E310" w14:textId="77777777" w:rsidR="00424985" w:rsidRDefault="00424985">
      <w:pPr>
        <w:pStyle w:val="Kommentarer"/>
      </w:pPr>
      <w:r>
        <w:rPr>
          <w:rStyle w:val="Kommentarsreferens"/>
        </w:rPr>
        <w:annotationRef/>
      </w:r>
    </w:p>
    <w:p w14:paraId="01C1DAD9" w14:textId="77777777" w:rsidR="00424985" w:rsidRDefault="00424985">
      <w:pPr>
        <w:pStyle w:val="Kommentarer"/>
      </w:pPr>
      <w:r>
        <w:rPr>
          <w:b/>
          <w:sz w:val="21"/>
          <w:szCs w:val="21"/>
        </w:rPr>
        <w:pict w14:anchorId="5BD8B1F4">
          <v:shape id="_x0000_i1033" type="#_x0000_t75" style="width:36.25pt;height:6.8pt" o:ole="" strokeweight="0">
            <v:stroke endcap="round"/>
            <v:imagedata r:id="rId1" o:title=""/>
            <v:path shadowok="f" fillok="f" insetpenok="f"/>
            <o:lock v:ext="edit" rotation="t" verticies="t" text="t" shapetype="t"/>
            <o:ink i="AAB=&#10;" annotation="t"/>
          </v:shape>
        </w:pict>
      </w:r>
    </w:p>
  </w:comment>
  <w:comment w:id="1030" w:author="Stefan Bjornander" w:date="2015-05-23T17:42:00Z" w:initials="SB">
    <w:p w14:paraId="04F55807" w14:textId="77777777" w:rsidR="00424985" w:rsidRDefault="00424985">
      <w:pPr>
        <w:pStyle w:val="Kommentarer"/>
      </w:pPr>
      <w:r>
        <w:rPr>
          <w:rStyle w:val="Kommentarsreferens"/>
        </w:rPr>
        <w:annotationRef/>
      </w:r>
    </w:p>
    <w:p w14:paraId="533EC9EE" w14:textId="77777777" w:rsidR="00424985" w:rsidRDefault="00424985">
      <w:pPr>
        <w:pStyle w:val="Kommentarer"/>
      </w:pPr>
      <w:r>
        <w:rPr>
          <w:b/>
          <w:sz w:val="21"/>
          <w:szCs w:val="21"/>
        </w:rPr>
        <w:pict w14:anchorId="232FB768">
          <v:shape id="_x0000_i1035" type="#_x0000_t75" style="width:36.25pt;height:6.8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424985" w:rsidRDefault="00424985" w:rsidP="006C7309">
      <w:pPr>
        <w:spacing w:line="240" w:lineRule="auto"/>
      </w:pPr>
      <w:r>
        <w:separator/>
      </w:r>
    </w:p>
  </w:endnote>
  <w:endnote w:type="continuationSeparator" w:id="0">
    <w:p w14:paraId="0DD18C9D" w14:textId="77777777" w:rsidR="00424985" w:rsidRDefault="00424985"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424985" w:rsidRDefault="00424985" w:rsidP="006C7309">
      <w:pPr>
        <w:spacing w:line="240" w:lineRule="auto"/>
      </w:pPr>
      <w:r>
        <w:separator/>
      </w:r>
    </w:p>
  </w:footnote>
  <w:footnote w:type="continuationSeparator" w:id="0">
    <w:p w14:paraId="0BA3DA21" w14:textId="77777777" w:rsidR="00424985" w:rsidRDefault="00424985" w:rsidP="006C7309">
      <w:pPr>
        <w:spacing w:line="240" w:lineRule="auto"/>
      </w:pPr>
      <w:r>
        <w:continuationSeparator/>
      </w:r>
    </w:p>
  </w:footnote>
  <w:footnote w:id="1">
    <w:p w14:paraId="2574BD6E" w14:textId="77777777" w:rsidR="00424985" w:rsidRPr="00725EAE" w:rsidRDefault="00424985"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424985" w:rsidRPr="00B4576D" w:rsidRDefault="00424985"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424985" w:rsidRPr="00080A22" w:rsidRDefault="00424985"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7A85AC7F" w:rsidR="00424985" w:rsidRDefault="00424985"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14.29</w:t>
      </w:r>
      <w:r>
        <w:fldChar w:fldCharType="end"/>
      </w:r>
      <w:r>
        <w:t>):</w:t>
      </w:r>
    </w:p>
    <w:p w14:paraId="57E07F8E" w14:textId="77777777" w:rsidR="00424985" w:rsidRDefault="00424985" w:rsidP="00E80032">
      <w:pPr>
        <w:pStyle w:val="Code"/>
      </w:pPr>
      <w:r>
        <w:t>#define BOOL int</w:t>
      </w:r>
    </w:p>
    <w:p w14:paraId="5A8A6026" w14:textId="77777777" w:rsidR="00424985" w:rsidRDefault="00424985" w:rsidP="00E80032">
      <w:pPr>
        <w:pStyle w:val="Code"/>
      </w:pPr>
      <w:r>
        <w:t>#define TRUE 1</w:t>
      </w:r>
    </w:p>
    <w:p w14:paraId="09976B6C" w14:textId="77777777" w:rsidR="00424985" w:rsidRPr="00BF232B" w:rsidRDefault="00424985" w:rsidP="00E80032">
      <w:pPr>
        <w:pStyle w:val="Code"/>
      </w:pPr>
      <w:r>
        <w:t>#define FALSE 0</w:t>
      </w:r>
    </w:p>
  </w:footnote>
  <w:footnote w:id="5">
    <w:p w14:paraId="1100CB01" w14:textId="77777777" w:rsidR="00424985" w:rsidRDefault="00424985"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424985" w:rsidRDefault="00424985" w:rsidP="00E80032">
      <w:r>
        <w:rPr>
          <w:rStyle w:val="Fotnotsreferens"/>
        </w:rPr>
        <w:footnoteRef/>
      </w:r>
      <w:r>
        <w:t xml:space="preserve"> Depending of the compiler and its warning level settings.</w:t>
      </w:r>
    </w:p>
  </w:footnote>
  <w:footnote w:id="7">
    <w:p w14:paraId="3D554D37" w14:textId="77777777" w:rsidR="00424985" w:rsidRPr="004679D4" w:rsidRDefault="00424985"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424985" w:rsidRPr="00C03AB7" w:rsidRDefault="00424985"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424985" w:rsidRPr="000C5114" w:rsidRDefault="00424985"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424985" w:rsidRPr="002343ED" w:rsidRDefault="00424985"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424985" w:rsidRDefault="00424985" w:rsidP="00E80032">
      <w:r>
        <w:rPr>
          <w:rStyle w:val="Fotnotsreferens"/>
        </w:rPr>
        <w:footnoteRef/>
      </w:r>
      <w:r>
        <w:t xml:space="preserve"> However, we have no knowledge about the actual address; it may be 10,000 or anything else.</w:t>
      </w:r>
    </w:p>
  </w:footnote>
  <w:footnote w:id="12">
    <w:p w14:paraId="575EFDCD" w14:textId="77777777" w:rsidR="00424985" w:rsidRPr="009B0162" w:rsidRDefault="00424985"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424985" w:rsidRDefault="00424985"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424985" w:rsidRDefault="00424985"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424985" w:rsidRPr="00E554CC" w:rsidRDefault="00424985"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424985" w:rsidRPr="00391B01" w:rsidRDefault="00424985"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424985" w:rsidRDefault="00424985"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424985" w:rsidRDefault="00424985"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424985" w:rsidRDefault="00424985" w:rsidP="00E80032">
      <w:r>
        <w:rPr>
          <w:rStyle w:val="Fotnotsreferens"/>
        </w:rPr>
        <w:footnoteRef/>
      </w:r>
      <w:r>
        <w:t xml:space="preserve"> There is no rational explanation, just accept it.</w:t>
      </w:r>
    </w:p>
  </w:footnote>
  <w:footnote w:id="20">
    <w:p w14:paraId="0B9FD0C4" w14:textId="77777777" w:rsidR="00424985" w:rsidRDefault="00424985"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424985" w:rsidRPr="00EF01A1" w:rsidRDefault="00424985"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424985" w:rsidRPr="008655EC" w:rsidRDefault="00424985"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4504AF"/>
    <w:multiLevelType w:val="hybridMultilevel"/>
    <w:tmpl w:val="E0AEF1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27529C1"/>
    <w:multiLevelType w:val="hybridMultilevel"/>
    <w:tmpl w:val="30F4787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50"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3240777C"/>
    <w:multiLevelType w:val="multilevel"/>
    <w:tmpl w:val="A164F7E6"/>
    <w:numStyleLink w:val="Heading"/>
  </w:abstractNum>
  <w:abstractNum w:abstractNumId="55" w15:restartNumberingAfterBreak="0">
    <w:nsid w:val="325C2523"/>
    <w:multiLevelType w:val="hybridMultilevel"/>
    <w:tmpl w:val="D9C2689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8"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3E61B8E"/>
    <w:multiLevelType w:val="multilevel"/>
    <w:tmpl w:val="A164F7E6"/>
    <w:numStyleLink w:val="Heading"/>
  </w:abstractNum>
  <w:abstractNum w:abstractNumId="6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0"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3"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49FA4717"/>
    <w:multiLevelType w:val="hybridMultilevel"/>
    <w:tmpl w:val="212E5C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4EFB302F"/>
    <w:multiLevelType w:val="hybridMultilevel"/>
    <w:tmpl w:val="FECA147E"/>
    <w:lvl w:ilvl="0" w:tplc="5BFC3D0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1"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83" w15:restartNumberingAfterBreak="0">
    <w:nsid w:val="56B93004"/>
    <w:multiLevelType w:val="hybridMultilevel"/>
    <w:tmpl w:val="98FEF5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68915423"/>
    <w:multiLevelType w:val="multilevel"/>
    <w:tmpl w:val="A164F7E6"/>
    <w:numStyleLink w:val="Heading"/>
  </w:abstractNum>
  <w:abstractNum w:abstractNumId="9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692B52DB"/>
    <w:multiLevelType w:val="multilevel"/>
    <w:tmpl w:val="A164F7E6"/>
    <w:numStyleLink w:val="Heading"/>
  </w:abstractNum>
  <w:abstractNum w:abstractNumId="9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3E32E1B"/>
    <w:multiLevelType w:val="hybridMultilevel"/>
    <w:tmpl w:val="131215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1" w15:restartNumberingAfterBreak="0">
    <w:nsid w:val="74A94654"/>
    <w:multiLevelType w:val="hybridMultilevel"/>
    <w:tmpl w:val="8688B5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0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2"/>
  </w:num>
  <w:num w:numId="2">
    <w:abstractNumId w:val="64"/>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1"/>
  </w:num>
  <w:num w:numId="7">
    <w:abstractNumId w:val="65"/>
  </w:num>
  <w:num w:numId="8">
    <w:abstractNumId w:val="95"/>
  </w:num>
  <w:num w:numId="9">
    <w:abstractNumId w:val="54"/>
  </w:num>
  <w:num w:numId="10">
    <w:abstractNumId w:val="39"/>
  </w:num>
  <w:num w:numId="11">
    <w:abstractNumId w:val="93"/>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91"/>
  </w:num>
  <w:num w:numId="31">
    <w:abstractNumId w:val="13"/>
  </w:num>
  <w:num w:numId="32">
    <w:abstractNumId w:val="108"/>
  </w:num>
  <w:num w:numId="33">
    <w:abstractNumId w:val="6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8"/>
  </w:num>
  <w:num w:numId="43">
    <w:abstractNumId w:val="49"/>
  </w:num>
  <w:num w:numId="44">
    <w:abstractNumId w:val="88"/>
  </w:num>
  <w:num w:numId="45">
    <w:abstractNumId w:val="94"/>
  </w:num>
  <w:num w:numId="46">
    <w:abstractNumId w:val="59"/>
  </w:num>
  <w:num w:numId="47">
    <w:abstractNumId w:val="72"/>
  </w:num>
  <w:num w:numId="48">
    <w:abstractNumId w:val="11"/>
  </w:num>
  <w:num w:numId="49">
    <w:abstractNumId w:val="18"/>
  </w:num>
  <w:num w:numId="50">
    <w:abstractNumId w:val="63"/>
  </w:num>
  <w:num w:numId="51">
    <w:abstractNumId w:val="10"/>
  </w:num>
  <w:num w:numId="52">
    <w:abstractNumId w:val="105"/>
  </w:num>
  <w:num w:numId="53">
    <w:abstractNumId w:val="90"/>
  </w:num>
  <w:num w:numId="54">
    <w:abstractNumId w:val="34"/>
  </w:num>
  <w:num w:numId="55">
    <w:abstractNumId w:val="77"/>
  </w:num>
  <w:num w:numId="56">
    <w:abstractNumId w:val="19"/>
  </w:num>
  <w:num w:numId="57">
    <w:abstractNumId w:val="97"/>
  </w:num>
  <w:num w:numId="58">
    <w:abstractNumId w:val="37"/>
  </w:num>
  <w:num w:numId="59">
    <w:abstractNumId w:val="16"/>
  </w:num>
  <w:num w:numId="60">
    <w:abstractNumId w:val="67"/>
  </w:num>
  <w:num w:numId="61">
    <w:abstractNumId w:val="67"/>
    <w:lvlOverride w:ilvl="0">
      <w:startOverride w:val="1"/>
    </w:lvlOverride>
  </w:num>
  <w:num w:numId="62">
    <w:abstractNumId w:val="67"/>
    <w:lvlOverride w:ilvl="0">
      <w:startOverride w:val="1"/>
    </w:lvlOverride>
  </w:num>
  <w:num w:numId="63">
    <w:abstractNumId w:val="67"/>
    <w:lvlOverride w:ilvl="0">
      <w:startOverride w:val="1"/>
    </w:lvlOverride>
  </w:num>
  <w:num w:numId="64">
    <w:abstractNumId w:val="67"/>
    <w:lvlOverride w:ilvl="0">
      <w:startOverride w:val="1"/>
    </w:lvlOverride>
  </w:num>
  <w:num w:numId="65">
    <w:abstractNumId w:val="36"/>
  </w:num>
  <w:num w:numId="66">
    <w:abstractNumId w:val="53"/>
  </w:num>
  <w:num w:numId="67">
    <w:abstractNumId w:val="29"/>
  </w:num>
  <w:num w:numId="68">
    <w:abstractNumId w:val="106"/>
  </w:num>
  <w:num w:numId="69">
    <w:abstractNumId w:val="42"/>
  </w:num>
  <w:num w:numId="70">
    <w:abstractNumId w:val="27"/>
  </w:num>
  <w:num w:numId="71">
    <w:abstractNumId w:val="92"/>
  </w:num>
  <w:num w:numId="72">
    <w:abstractNumId w:val="26"/>
  </w:num>
  <w:num w:numId="73">
    <w:abstractNumId w:val="87"/>
  </w:num>
  <w:num w:numId="74">
    <w:abstractNumId w:val="56"/>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0"/>
  </w:num>
  <w:num w:numId="81">
    <w:abstractNumId w:val="82"/>
  </w:num>
  <w:num w:numId="82">
    <w:abstractNumId w:val="68"/>
  </w:num>
  <w:num w:numId="83">
    <w:abstractNumId w:val="76"/>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3"/>
  </w:num>
  <w:num w:numId="88">
    <w:abstractNumId w:val="104"/>
  </w:num>
  <w:num w:numId="89">
    <w:abstractNumId w:val="85"/>
  </w:num>
  <w:num w:numId="90">
    <w:abstractNumId w:val="99"/>
  </w:num>
  <w:num w:numId="91">
    <w:abstractNumId w:val="20"/>
  </w:num>
  <w:num w:numId="92">
    <w:abstractNumId w:val="25"/>
  </w:num>
  <w:num w:numId="93">
    <w:abstractNumId w:val="60"/>
  </w:num>
  <w:num w:numId="94">
    <w:abstractNumId w:val="15"/>
  </w:num>
  <w:num w:numId="95">
    <w:abstractNumId w:val="43"/>
  </w:num>
  <w:num w:numId="96">
    <w:abstractNumId w:val="62"/>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9"/>
  </w:num>
  <w:num w:numId="100">
    <w:abstractNumId w:val="86"/>
  </w:num>
  <w:num w:numId="101">
    <w:abstractNumId w:val="81"/>
  </w:num>
  <w:num w:numId="102">
    <w:abstractNumId w:val="107"/>
  </w:num>
  <w:num w:numId="103">
    <w:abstractNumId w:val="35"/>
  </w:num>
  <w:num w:numId="104">
    <w:abstractNumId w:val="50"/>
  </w:num>
  <w:num w:numId="105">
    <w:abstractNumId w:val="22"/>
  </w:num>
  <w:num w:numId="106">
    <w:abstractNumId w:val="79"/>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5"/>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4"/>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1"/>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4"/>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0"/>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0"/>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7"/>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7"/>
  </w:num>
  <w:num w:numId="141">
    <w:abstractNumId w:val="102"/>
  </w:num>
  <w:num w:numId="142">
    <w:abstractNumId w:val="70"/>
  </w:num>
  <w:num w:numId="143">
    <w:abstractNumId w:val="22"/>
  </w:num>
  <w:num w:numId="144">
    <w:abstractNumId w:val="79"/>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8"/>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9"/>
  </w:num>
  <w:num w:numId="163">
    <w:abstractNumId w:val="84"/>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6"/>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3"/>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1"/>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8"/>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8"/>
  </w:num>
  <w:num w:numId="183">
    <w:abstractNumId w:val="75"/>
  </w:num>
  <w:num w:numId="184">
    <w:abstractNumId w:val="100"/>
  </w:num>
  <w:num w:numId="185">
    <w:abstractNumId w:val="46"/>
  </w:num>
  <w:num w:numId="186">
    <w:abstractNumId w:val="41"/>
  </w:num>
  <w:num w:numId="187">
    <w:abstractNumId w:val="83"/>
  </w:num>
  <w:num w:numId="188">
    <w:abstractNumId w:val="55"/>
  </w:num>
  <w:num w:numId="189">
    <w:abstractNumId w:val="101"/>
  </w:num>
  <w:num w:numId="19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360"/>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3"/>
    <w:rsid w:val="00010727"/>
    <w:rsid w:val="00010936"/>
    <w:rsid w:val="00010A99"/>
    <w:rsid w:val="00010BA0"/>
    <w:rsid w:val="00010BA1"/>
    <w:rsid w:val="00010D69"/>
    <w:rsid w:val="00010E0C"/>
    <w:rsid w:val="00011163"/>
    <w:rsid w:val="000113C3"/>
    <w:rsid w:val="0001147E"/>
    <w:rsid w:val="000114DE"/>
    <w:rsid w:val="000116AA"/>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459"/>
    <w:rsid w:val="00024666"/>
    <w:rsid w:val="000246B2"/>
    <w:rsid w:val="00024D4D"/>
    <w:rsid w:val="00024E63"/>
    <w:rsid w:val="00024F2D"/>
    <w:rsid w:val="000254F7"/>
    <w:rsid w:val="0002564D"/>
    <w:rsid w:val="0002568B"/>
    <w:rsid w:val="00025702"/>
    <w:rsid w:val="00025A3B"/>
    <w:rsid w:val="00025BEA"/>
    <w:rsid w:val="00025DA1"/>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94F"/>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A80"/>
    <w:rsid w:val="00041B7E"/>
    <w:rsid w:val="00041C3C"/>
    <w:rsid w:val="0004206E"/>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AA7"/>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7BB"/>
    <w:rsid w:val="00056AC1"/>
    <w:rsid w:val="00056BC2"/>
    <w:rsid w:val="00056E13"/>
    <w:rsid w:val="00056F68"/>
    <w:rsid w:val="00056FBA"/>
    <w:rsid w:val="00057342"/>
    <w:rsid w:val="00057378"/>
    <w:rsid w:val="00057515"/>
    <w:rsid w:val="0005751B"/>
    <w:rsid w:val="00057613"/>
    <w:rsid w:val="00057667"/>
    <w:rsid w:val="00057734"/>
    <w:rsid w:val="00057C2C"/>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8A4"/>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314"/>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427"/>
    <w:rsid w:val="000959B5"/>
    <w:rsid w:val="00095A4B"/>
    <w:rsid w:val="00095BB8"/>
    <w:rsid w:val="00095D59"/>
    <w:rsid w:val="00095E4F"/>
    <w:rsid w:val="00095E9A"/>
    <w:rsid w:val="00095F3F"/>
    <w:rsid w:val="0009639A"/>
    <w:rsid w:val="00096551"/>
    <w:rsid w:val="00096772"/>
    <w:rsid w:val="000969C8"/>
    <w:rsid w:val="00096B35"/>
    <w:rsid w:val="00096B8C"/>
    <w:rsid w:val="00096BD5"/>
    <w:rsid w:val="00096C31"/>
    <w:rsid w:val="00096C4E"/>
    <w:rsid w:val="00097076"/>
    <w:rsid w:val="0009722F"/>
    <w:rsid w:val="00097230"/>
    <w:rsid w:val="00097305"/>
    <w:rsid w:val="000973EA"/>
    <w:rsid w:val="000974B9"/>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1CAA"/>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C61"/>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38"/>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CD0"/>
    <w:rsid w:val="000B5DC4"/>
    <w:rsid w:val="000B6087"/>
    <w:rsid w:val="000B6A9A"/>
    <w:rsid w:val="000B6B1D"/>
    <w:rsid w:val="000B6C0A"/>
    <w:rsid w:val="000B6E1E"/>
    <w:rsid w:val="000B744E"/>
    <w:rsid w:val="000B76E5"/>
    <w:rsid w:val="000B77EF"/>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1D5C"/>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D7F45"/>
    <w:rsid w:val="000E0074"/>
    <w:rsid w:val="000E0370"/>
    <w:rsid w:val="000E0838"/>
    <w:rsid w:val="000E0AE4"/>
    <w:rsid w:val="000E0C8B"/>
    <w:rsid w:val="000E0D9B"/>
    <w:rsid w:val="000E0FA0"/>
    <w:rsid w:val="000E12F7"/>
    <w:rsid w:val="000E157A"/>
    <w:rsid w:val="000E17D1"/>
    <w:rsid w:val="000E1812"/>
    <w:rsid w:val="000E1834"/>
    <w:rsid w:val="000E18F2"/>
    <w:rsid w:val="000E24B4"/>
    <w:rsid w:val="000E2753"/>
    <w:rsid w:val="000E2C7B"/>
    <w:rsid w:val="000E2D59"/>
    <w:rsid w:val="000E2FE5"/>
    <w:rsid w:val="000E3302"/>
    <w:rsid w:val="000E343D"/>
    <w:rsid w:val="000E3515"/>
    <w:rsid w:val="000E3B7B"/>
    <w:rsid w:val="000E3C5C"/>
    <w:rsid w:val="000E3C70"/>
    <w:rsid w:val="000E3E71"/>
    <w:rsid w:val="000E4059"/>
    <w:rsid w:val="000E4122"/>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3D"/>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3B7"/>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0CE4"/>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E35"/>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8E1"/>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EBC"/>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2F80"/>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23"/>
    <w:rsid w:val="00137B8A"/>
    <w:rsid w:val="00137E5D"/>
    <w:rsid w:val="00137ECA"/>
    <w:rsid w:val="00137FEB"/>
    <w:rsid w:val="00140085"/>
    <w:rsid w:val="00140333"/>
    <w:rsid w:val="00140412"/>
    <w:rsid w:val="00140818"/>
    <w:rsid w:val="0014083E"/>
    <w:rsid w:val="00140DC7"/>
    <w:rsid w:val="001411D4"/>
    <w:rsid w:val="00141454"/>
    <w:rsid w:val="00141483"/>
    <w:rsid w:val="001414BC"/>
    <w:rsid w:val="00141651"/>
    <w:rsid w:val="00141682"/>
    <w:rsid w:val="001417C6"/>
    <w:rsid w:val="001417DE"/>
    <w:rsid w:val="00141B22"/>
    <w:rsid w:val="00141C8C"/>
    <w:rsid w:val="00141DD5"/>
    <w:rsid w:val="00142119"/>
    <w:rsid w:val="00142206"/>
    <w:rsid w:val="00142A8E"/>
    <w:rsid w:val="00143567"/>
    <w:rsid w:val="00143A95"/>
    <w:rsid w:val="00143B13"/>
    <w:rsid w:val="00143F77"/>
    <w:rsid w:val="00144063"/>
    <w:rsid w:val="001440E2"/>
    <w:rsid w:val="00144906"/>
    <w:rsid w:val="00144A80"/>
    <w:rsid w:val="00144C2A"/>
    <w:rsid w:val="00144D6E"/>
    <w:rsid w:val="00144F50"/>
    <w:rsid w:val="0014513D"/>
    <w:rsid w:val="001451A0"/>
    <w:rsid w:val="00145391"/>
    <w:rsid w:val="001453C3"/>
    <w:rsid w:val="001453CE"/>
    <w:rsid w:val="001454C1"/>
    <w:rsid w:val="001454D4"/>
    <w:rsid w:val="00145905"/>
    <w:rsid w:val="00145BBC"/>
    <w:rsid w:val="00145C0D"/>
    <w:rsid w:val="00145D12"/>
    <w:rsid w:val="00145E91"/>
    <w:rsid w:val="00145FEF"/>
    <w:rsid w:val="0014604F"/>
    <w:rsid w:val="00146475"/>
    <w:rsid w:val="001465CE"/>
    <w:rsid w:val="00146973"/>
    <w:rsid w:val="00146A14"/>
    <w:rsid w:val="00146D88"/>
    <w:rsid w:val="0014720C"/>
    <w:rsid w:val="0014723C"/>
    <w:rsid w:val="001473F3"/>
    <w:rsid w:val="001476AE"/>
    <w:rsid w:val="0014792D"/>
    <w:rsid w:val="00147CD0"/>
    <w:rsid w:val="00147E53"/>
    <w:rsid w:val="00147F72"/>
    <w:rsid w:val="00150034"/>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32B"/>
    <w:rsid w:val="00153408"/>
    <w:rsid w:val="001536A6"/>
    <w:rsid w:val="0015385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33E"/>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AA6"/>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4F"/>
    <w:rsid w:val="0016675E"/>
    <w:rsid w:val="001667AD"/>
    <w:rsid w:val="00166B2B"/>
    <w:rsid w:val="00166C73"/>
    <w:rsid w:val="00166D12"/>
    <w:rsid w:val="00166EDE"/>
    <w:rsid w:val="00167978"/>
    <w:rsid w:val="00167A31"/>
    <w:rsid w:val="00167CFA"/>
    <w:rsid w:val="00167D8B"/>
    <w:rsid w:val="00167F97"/>
    <w:rsid w:val="00170065"/>
    <w:rsid w:val="00170227"/>
    <w:rsid w:val="001702F3"/>
    <w:rsid w:val="0017056B"/>
    <w:rsid w:val="00170650"/>
    <w:rsid w:val="00170C6F"/>
    <w:rsid w:val="00170D6D"/>
    <w:rsid w:val="00170DF8"/>
    <w:rsid w:val="0017112C"/>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798"/>
    <w:rsid w:val="00175D24"/>
    <w:rsid w:val="001763F4"/>
    <w:rsid w:val="00176A35"/>
    <w:rsid w:val="00176AAC"/>
    <w:rsid w:val="00176C94"/>
    <w:rsid w:val="00176DB7"/>
    <w:rsid w:val="00176E2F"/>
    <w:rsid w:val="00176EBA"/>
    <w:rsid w:val="001770BF"/>
    <w:rsid w:val="0017732E"/>
    <w:rsid w:val="0017765F"/>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DA6"/>
    <w:rsid w:val="00181FFD"/>
    <w:rsid w:val="0018220E"/>
    <w:rsid w:val="0018228F"/>
    <w:rsid w:val="001823D0"/>
    <w:rsid w:val="001825EC"/>
    <w:rsid w:val="001825F1"/>
    <w:rsid w:val="00182780"/>
    <w:rsid w:val="0018288D"/>
    <w:rsid w:val="0018289C"/>
    <w:rsid w:val="00182926"/>
    <w:rsid w:val="001829AE"/>
    <w:rsid w:val="001829F1"/>
    <w:rsid w:val="00182E36"/>
    <w:rsid w:val="00182F03"/>
    <w:rsid w:val="00182F96"/>
    <w:rsid w:val="00182FE5"/>
    <w:rsid w:val="00183252"/>
    <w:rsid w:val="00183255"/>
    <w:rsid w:val="001832E0"/>
    <w:rsid w:val="001834BE"/>
    <w:rsid w:val="001836B0"/>
    <w:rsid w:val="001839C3"/>
    <w:rsid w:val="00183B6F"/>
    <w:rsid w:val="00183CBB"/>
    <w:rsid w:val="00184087"/>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1C05"/>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4FAA"/>
    <w:rsid w:val="001950C3"/>
    <w:rsid w:val="001950E8"/>
    <w:rsid w:val="00195278"/>
    <w:rsid w:val="00195430"/>
    <w:rsid w:val="001955F1"/>
    <w:rsid w:val="0019561F"/>
    <w:rsid w:val="00195665"/>
    <w:rsid w:val="00195A94"/>
    <w:rsid w:val="00195AEA"/>
    <w:rsid w:val="00195B92"/>
    <w:rsid w:val="00195C01"/>
    <w:rsid w:val="00195C09"/>
    <w:rsid w:val="001960FA"/>
    <w:rsid w:val="0019634C"/>
    <w:rsid w:val="001966DA"/>
    <w:rsid w:val="00196807"/>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DF0"/>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1CD"/>
    <w:rsid w:val="001C02C0"/>
    <w:rsid w:val="001C03B0"/>
    <w:rsid w:val="001C1197"/>
    <w:rsid w:val="001C1CE6"/>
    <w:rsid w:val="001C1F5C"/>
    <w:rsid w:val="001C1F9D"/>
    <w:rsid w:val="001C1FC8"/>
    <w:rsid w:val="001C2035"/>
    <w:rsid w:val="001C210C"/>
    <w:rsid w:val="001C212C"/>
    <w:rsid w:val="001C229B"/>
    <w:rsid w:val="001C2337"/>
    <w:rsid w:val="001C2A70"/>
    <w:rsid w:val="001C2D4F"/>
    <w:rsid w:val="001C3004"/>
    <w:rsid w:val="001C3073"/>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55A"/>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20A"/>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1C"/>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68"/>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7D0"/>
    <w:rsid w:val="00201822"/>
    <w:rsid w:val="00201895"/>
    <w:rsid w:val="00201C51"/>
    <w:rsid w:val="00201DA2"/>
    <w:rsid w:val="00201DB0"/>
    <w:rsid w:val="00201F0E"/>
    <w:rsid w:val="00201FF9"/>
    <w:rsid w:val="0020233B"/>
    <w:rsid w:val="0020252C"/>
    <w:rsid w:val="00202633"/>
    <w:rsid w:val="002026C5"/>
    <w:rsid w:val="00202C54"/>
    <w:rsid w:val="00202DD7"/>
    <w:rsid w:val="00203284"/>
    <w:rsid w:val="0020338C"/>
    <w:rsid w:val="002033EE"/>
    <w:rsid w:val="00203447"/>
    <w:rsid w:val="0020391C"/>
    <w:rsid w:val="0020398E"/>
    <w:rsid w:val="00203B34"/>
    <w:rsid w:val="00203EF2"/>
    <w:rsid w:val="00204335"/>
    <w:rsid w:val="002044C6"/>
    <w:rsid w:val="00204508"/>
    <w:rsid w:val="002046EA"/>
    <w:rsid w:val="002047EE"/>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E8"/>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13"/>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7F3"/>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5AE"/>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6C7F"/>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3F05"/>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9AC"/>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67FB9"/>
    <w:rsid w:val="0027020A"/>
    <w:rsid w:val="00270234"/>
    <w:rsid w:val="00270438"/>
    <w:rsid w:val="002704EA"/>
    <w:rsid w:val="002709A0"/>
    <w:rsid w:val="00270AD5"/>
    <w:rsid w:val="00270E61"/>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43"/>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6B"/>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53"/>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2AE"/>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2"/>
    <w:rsid w:val="002A27E8"/>
    <w:rsid w:val="002A28A7"/>
    <w:rsid w:val="002A2CBB"/>
    <w:rsid w:val="002A2D16"/>
    <w:rsid w:val="002A2F35"/>
    <w:rsid w:val="002A2FEA"/>
    <w:rsid w:val="002A3058"/>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B7E"/>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445"/>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5B07"/>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D56"/>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D41"/>
    <w:rsid w:val="00301E74"/>
    <w:rsid w:val="003028A9"/>
    <w:rsid w:val="00302A38"/>
    <w:rsid w:val="00302A9B"/>
    <w:rsid w:val="00302AD1"/>
    <w:rsid w:val="00302B5C"/>
    <w:rsid w:val="00302CBC"/>
    <w:rsid w:val="00302D1E"/>
    <w:rsid w:val="003031AD"/>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867"/>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ED4"/>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444"/>
    <w:rsid w:val="00321571"/>
    <w:rsid w:val="0032175C"/>
    <w:rsid w:val="003217B9"/>
    <w:rsid w:val="003217D2"/>
    <w:rsid w:val="003218B7"/>
    <w:rsid w:val="00321CE7"/>
    <w:rsid w:val="00321DF0"/>
    <w:rsid w:val="003222D6"/>
    <w:rsid w:val="003222ED"/>
    <w:rsid w:val="0032247A"/>
    <w:rsid w:val="00322499"/>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ADA"/>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6A0"/>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AFA"/>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DD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EF3"/>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8C0"/>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9B"/>
    <w:rsid w:val="003746B2"/>
    <w:rsid w:val="00374859"/>
    <w:rsid w:val="0037487B"/>
    <w:rsid w:val="003749BF"/>
    <w:rsid w:val="00374AF4"/>
    <w:rsid w:val="00374C70"/>
    <w:rsid w:val="00374DC2"/>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E95"/>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3E"/>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9D1"/>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0D23"/>
    <w:rsid w:val="003B11CA"/>
    <w:rsid w:val="003B202A"/>
    <w:rsid w:val="003B20E5"/>
    <w:rsid w:val="003B214B"/>
    <w:rsid w:val="003B23D1"/>
    <w:rsid w:val="003B2CE4"/>
    <w:rsid w:val="003B31D1"/>
    <w:rsid w:val="003B3256"/>
    <w:rsid w:val="003B3565"/>
    <w:rsid w:val="003B3B21"/>
    <w:rsid w:val="003B4003"/>
    <w:rsid w:val="003B4005"/>
    <w:rsid w:val="003B43D1"/>
    <w:rsid w:val="003B43D9"/>
    <w:rsid w:val="003B440A"/>
    <w:rsid w:val="003B4517"/>
    <w:rsid w:val="003B466A"/>
    <w:rsid w:val="003B46D3"/>
    <w:rsid w:val="003B494F"/>
    <w:rsid w:val="003B4C4F"/>
    <w:rsid w:val="003B4C7F"/>
    <w:rsid w:val="003B4EA3"/>
    <w:rsid w:val="003B525C"/>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C7873"/>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3EFC"/>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C2"/>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3AA"/>
    <w:rsid w:val="003F3461"/>
    <w:rsid w:val="003F34C8"/>
    <w:rsid w:val="003F35DC"/>
    <w:rsid w:val="003F3668"/>
    <w:rsid w:val="003F366C"/>
    <w:rsid w:val="003F3678"/>
    <w:rsid w:val="003F383A"/>
    <w:rsid w:val="003F38DE"/>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236"/>
    <w:rsid w:val="004033BD"/>
    <w:rsid w:val="0040348D"/>
    <w:rsid w:val="004036F0"/>
    <w:rsid w:val="004037D9"/>
    <w:rsid w:val="00403B63"/>
    <w:rsid w:val="00403E09"/>
    <w:rsid w:val="004040D6"/>
    <w:rsid w:val="004041B5"/>
    <w:rsid w:val="00404662"/>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CAA"/>
    <w:rsid w:val="00411F1D"/>
    <w:rsid w:val="00412082"/>
    <w:rsid w:val="00412325"/>
    <w:rsid w:val="004123FE"/>
    <w:rsid w:val="00412905"/>
    <w:rsid w:val="00412A4F"/>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9B"/>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1F"/>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85"/>
    <w:rsid w:val="004249C2"/>
    <w:rsid w:val="00424A3D"/>
    <w:rsid w:val="00424E5E"/>
    <w:rsid w:val="00424EA7"/>
    <w:rsid w:val="0042515F"/>
    <w:rsid w:val="00425820"/>
    <w:rsid w:val="0042593D"/>
    <w:rsid w:val="00425ABA"/>
    <w:rsid w:val="00425F56"/>
    <w:rsid w:val="00425FAA"/>
    <w:rsid w:val="004261AE"/>
    <w:rsid w:val="00426360"/>
    <w:rsid w:val="004263BF"/>
    <w:rsid w:val="0042658A"/>
    <w:rsid w:val="00426690"/>
    <w:rsid w:val="004269EC"/>
    <w:rsid w:val="00426DE5"/>
    <w:rsid w:val="00426E10"/>
    <w:rsid w:val="0042708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4BF"/>
    <w:rsid w:val="00440658"/>
    <w:rsid w:val="0044096F"/>
    <w:rsid w:val="004409FB"/>
    <w:rsid w:val="00440A7E"/>
    <w:rsid w:val="00440B10"/>
    <w:rsid w:val="00440D51"/>
    <w:rsid w:val="00440D8C"/>
    <w:rsid w:val="004410CD"/>
    <w:rsid w:val="004410EC"/>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616"/>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8D5"/>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E63"/>
    <w:rsid w:val="00460F08"/>
    <w:rsid w:val="0046152E"/>
    <w:rsid w:val="0046153E"/>
    <w:rsid w:val="00461754"/>
    <w:rsid w:val="00461860"/>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0C3E"/>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3EA"/>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26"/>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5F3"/>
    <w:rsid w:val="004A28AC"/>
    <w:rsid w:val="004A2C10"/>
    <w:rsid w:val="004A2D5C"/>
    <w:rsid w:val="004A2F22"/>
    <w:rsid w:val="004A2F73"/>
    <w:rsid w:val="004A32D3"/>
    <w:rsid w:val="004A345D"/>
    <w:rsid w:val="004A34C4"/>
    <w:rsid w:val="004A3750"/>
    <w:rsid w:val="004A3919"/>
    <w:rsid w:val="004A39A2"/>
    <w:rsid w:val="004A3B0B"/>
    <w:rsid w:val="004A3B45"/>
    <w:rsid w:val="004A3E38"/>
    <w:rsid w:val="004A411B"/>
    <w:rsid w:val="004A4436"/>
    <w:rsid w:val="004A44F7"/>
    <w:rsid w:val="004A45F5"/>
    <w:rsid w:val="004A4666"/>
    <w:rsid w:val="004A48D9"/>
    <w:rsid w:val="004A4D59"/>
    <w:rsid w:val="004A4E77"/>
    <w:rsid w:val="004A4ED9"/>
    <w:rsid w:val="004A527A"/>
    <w:rsid w:val="004A533C"/>
    <w:rsid w:val="004A5367"/>
    <w:rsid w:val="004A53B1"/>
    <w:rsid w:val="004A5895"/>
    <w:rsid w:val="004A5B1B"/>
    <w:rsid w:val="004A5B68"/>
    <w:rsid w:val="004A5E53"/>
    <w:rsid w:val="004A5E65"/>
    <w:rsid w:val="004A5F41"/>
    <w:rsid w:val="004A6484"/>
    <w:rsid w:val="004A65C9"/>
    <w:rsid w:val="004A68EF"/>
    <w:rsid w:val="004A69A2"/>
    <w:rsid w:val="004A6AD6"/>
    <w:rsid w:val="004A6BA0"/>
    <w:rsid w:val="004A6CD5"/>
    <w:rsid w:val="004A6F65"/>
    <w:rsid w:val="004A7387"/>
    <w:rsid w:val="004A759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64C"/>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6BB"/>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A2A"/>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7EA"/>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912"/>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0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3ED2"/>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A3"/>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2F41"/>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452"/>
    <w:rsid w:val="005306A7"/>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CF"/>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0D2"/>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467F"/>
    <w:rsid w:val="00554757"/>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19"/>
    <w:rsid w:val="005628B4"/>
    <w:rsid w:val="00562D9B"/>
    <w:rsid w:val="0056325C"/>
    <w:rsid w:val="005633E2"/>
    <w:rsid w:val="005634C7"/>
    <w:rsid w:val="00563AE8"/>
    <w:rsid w:val="00563AF1"/>
    <w:rsid w:val="00563BCF"/>
    <w:rsid w:val="00563E31"/>
    <w:rsid w:val="00564075"/>
    <w:rsid w:val="005640EC"/>
    <w:rsid w:val="005642E5"/>
    <w:rsid w:val="005644C7"/>
    <w:rsid w:val="005647E5"/>
    <w:rsid w:val="00564885"/>
    <w:rsid w:val="00564960"/>
    <w:rsid w:val="005649A0"/>
    <w:rsid w:val="00564B3F"/>
    <w:rsid w:val="00564B90"/>
    <w:rsid w:val="00564BC1"/>
    <w:rsid w:val="00564E09"/>
    <w:rsid w:val="00564E28"/>
    <w:rsid w:val="0056546C"/>
    <w:rsid w:val="005656CF"/>
    <w:rsid w:val="005657C7"/>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B2"/>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6FC5"/>
    <w:rsid w:val="005771DF"/>
    <w:rsid w:val="005774D4"/>
    <w:rsid w:val="00577582"/>
    <w:rsid w:val="00577671"/>
    <w:rsid w:val="005776DD"/>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3E2"/>
    <w:rsid w:val="005815A0"/>
    <w:rsid w:val="00581E1F"/>
    <w:rsid w:val="00582897"/>
    <w:rsid w:val="00582962"/>
    <w:rsid w:val="005829E6"/>
    <w:rsid w:val="00582B41"/>
    <w:rsid w:val="00582B75"/>
    <w:rsid w:val="0058319B"/>
    <w:rsid w:val="005834C5"/>
    <w:rsid w:val="005834F5"/>
    <w:rsid w:val="0058397F"/>
    <w:rsid w:val="00583B74"/>
    <w:rsid w:val="00583CFA"/>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6ED"/>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0E"/>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D2A"/>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3CBA"/>
    <w:rsid w:val="005B45C5"/>
    <w:rsid w:val="005B4608"/>
    <w:rsid w:val="005B486C"/>
    <w:rsid w:val="005B4AA0"/>
    <w:rsid w:val="005B4BF3"/>
    <w:rsid w:val="005B4CB9"/>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1B55"/>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29"/>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85E"/>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2E3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0BA"/>
    <w:rsid w:val="005E2206"/>
    <w:rsid w:val="005E2348"/>
    <w:rsid w:val="005E26C3"/>
    <w:rsid w:val="005E28FE"/>
    <w:rsid w:val="005E2C34"/>
    <w:rsid w:val="005E2DA5"/>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2AF"/>
    <w:rsid w:val="005E74CB"/>
    <w:rsid w:val="005E77FB"/>
    <w:rsid w:val="005E7A0F"/>
    <w:rsid w:val="005E7B07"/>
    <w:rsid w:val="005E7B0F"/>
    <w:rsid w:val="005E7D2C"/>
    <w:rsid w:val="005F0234"/>
    <w:rsid w:val="005F035E"/>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AD5"/>
    <w:rsid w:val="005F3B8E"/>
    <w:rsid w:val="005F3B9F"/>
    <w:rsid w:val="005F3BC8"/>
    <w:rsid w:val="005F3EA3"/>
    <w:rsid w:val="005F3EB1"/>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792"/>
    <w:rsid w:val="00602943"/>
    <w:rsid w:val="00602D3F"/>
    <w:rsid w:val="00602E35"/>
    <w:rsid w:val="0060309F"/>
    <w:rsid w:val="006031A5"/>
    <w:rsid w:val="006032E5"/>
    <w:rsid w:val="00603361"/>
    <w:rsid w:val="00603452"/>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9A4"/>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8C1"/>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435"/>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5AD"/>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4FC"/>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798"/>
    <w:rsid w:val="00657C81"/>
    <w:rsid w:val="00657FBF"/>
    <w:rsid w:val="00660007"/>
    <w:rsid w:val="006601CE"/>
    <w:rsid w:val="006602BB"/>
    <w:rsid w:val="0066049D"/>
    <w:rsid w:val="0066115E"/>
    <w:rsid w:val="006613ED"/>
    <w:rsid w:val="00661487"/>
    <w:rsid w:val="006614A1"/>
    <w:rsid w:val="00661534"/>
    <w:rsid w:val="006617C9"/>
    <w:rsid w:val="00661C14"/>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BD2"/>
    <w:rsid w:val="00665D13"/>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67C4D"/>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97E"/>
    <w:rsid w:val="00672A73"/>
    <w:rsid w:val="00672D44"/>
    <w:rsid w:val="00672F93"/>
    <w:rsid w:val="00673016"/>
    <w:rsid w:val="0067301E"/>
    <w:rsid w:val="0067328D"/>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1F5"/>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BCF"/>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AF0"/>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84F"/>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76"/>
    <w:rsid w:val="006B629C"/>
    <w:rsid w:val="006B6572"/>
    <w:rsid w:val="006B67C3"/>
    <w:rsid w:val="006B698C"/>
    <w:rsid w:val="006B6A45"/>
    <w:rsid w:val="006B6C6C"/>
    <w:rsid w:val="006B6C75"/>
    <w:rsid w:val="006B6D00"/>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55F"/>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05B"/>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960"/>
    <w:rsid w:val="006F2B63"/>
    <w:rsid w:val="006F320F"/>
    <w:rsid w:val="006F324F"/>
    <w:rsid w:val="006F330B"/>
    <w:rsid w:val="006F3313"/>
    <w:rsid w:val="006F335C"/>
    <w:rsid w:val="006F33E6"/>
    <w:rsid w:val="006F3439"/>
    <w:rsid w:val="006F3563"/>
    <w:rsid w:val="006F370E"/>
    <w:rsid w:val="006F3B85"/>
    <w:rsid w:val="006F40B2"/>
    <w:rsid w:val="006F41FF"/>
    <w:rsid w:val="006F42A7"/>
    <w:rsid w:val="006F42F6"/>
    <w:rsid w:val="006F4336"/>
    <w:rsid w:val="006F4430"/>
    <w:rsid w:val="006F44C2"/>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7F"/>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8E7"/>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ACA"/>
    <w:rsid w:val="00704CF0"/>
    <w:rsid w:val="00705276"/>
    <w:rsid w:val="00705505"/>
    <w:rsid w:val="007058A9"/>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8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ABF"/>
    <w:rsid w:val="00721ED6"/>
    <w:rsid w:val="00721F02"/>
    <w:rsid w:val="00722053"/>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C94"/>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CAC"/>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CF"/>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A18"/>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498"/>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D61"/>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67B"/>
    <w:rsid w:val="00760CE0"/>
    <w:rsid w:val="00760D21"/>
    <w:rsid w:val="00760DDC"/>
    <w:rsid w:val="00760DEE"/>
    <w:rsid w:val="00760E01"/>
    <w:rsid w:val="00760F00"/>
    <w:rsid w:val="00760F0C"/>
    <w:rsid w:val="00760F2C"/>
    <w:rsid w:val="00760F62"/>
    <w:rsid w:val="00761319"/>
    <w:rsid w:val="00761392"/>
    <w:rsid w:val="007613C0"/>
    <w:rsid w:val="00761445"/>
    <w:rsid w:val="007615DC"/>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947"/>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A03"/>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52"/>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81"/>
    <w:rsid w:val="00791CC8"/>
    <w:rsid w:val="00791EE0"/>
    <w:rsid w:val="00791F52"/>
    <w:rsid w:val="00792015"/>
    <w:rsid w:val="007921E1"/>
    <w:rsid w:val="00792326"/>
    <w:rsid w:val="007926A0"/>
    <w:rsid w:val="0079291B"/>
    <w:rsid w:val="00792A91"/>
    <w:rsid w:val="00792C49"/>
    <w:rsid w:val="00792EE1"/>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803"/>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172"/>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BE8"/>
    <w:rsid w:val="007A5D19"/>
    <w:rsid w:val="007A5F1E"/>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D04"/>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AEC"/>
    <w:rsid w:val="007C5CD8"/>
    <w:rsid w:val="007C5E64"/>
    <w:rsid w:val="007C5EDA"/>
    <w:rsid w:val="007C627F"/>
    <w:rsid w:val="007C63F0"/>
    <w:rsid w:val="007C647E"/>
    <w:rsid w:val="007C67B3"/>
    <w:rsid w:val="007C6BA4"/>
    <w:rsid w:val="007C6BF9"/>
    <w:rsid w:val="007C7141"/>
    <w:rsid w:val="007C7460"/>
    <w:rsid w:val="007C74F5"/>
    <w:rsid w:val="007C7939"/>
    <w:rsid w:val="007C7948"/>
    <w:rsid w:val="007C7989"/>
    <w:rsid w:val="007C7A01"/>
    <w:rsid w:val="007C7A53"/>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2C3"/>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4D3"/>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18"/>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07E0C"/>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023"/>
    <w:rsid w:val="0082526A"/>
    <w:rsid w:val="008253DE"/>
    <w:rsid w:val="00825462"/>
    <w:rsid w:val="008254ED"/>
    <w:rsid w:val="008255B4"/>
    <w:rsid w:val="0082564E"/>
    <w:rsid w:val="00825CA9"/>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8B0"/>
    <w:rsid w:val="00830B67"/>
    <w:rsid w:val="00830CE9"/>
    <w:rsid w:val="00830D14"/>
    <w:rsid w:val="00830DC2"/>
    <w:rsid w:val="00830E5B"/>
    <w:rsid w:val="00830F3F"/>
    <w:rsid w:val="00830FE1"/>
    <w:rsid w:val="00831709"/>
    <w:rsid w:val="00831B3B"/>
    <w:rsid w:val="00831C4A"/>
    <w:rsid w:val="00831E92"/>
    <w:rsid w:val="00831F25"/>
    <w:rsid w:val="00831FF2"/>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3C8"/>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CEC"/>
    <w:rsid w:val="00842DEE"/>
    <w:rsid w:val="00842E0E"/>
    <w:rsid w:val="00842F67"/>
    <w:rsid w:val="0084327F"/>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B50"/>
    <w:rsid w:val="00845CED"/>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7B2"/>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418"/>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D01"/>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6FB7"/>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1D1"/>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73A"/>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0B"/>
    <w:rsid w:val="008C0698"/>
    <w:rsid w:val="008C0793"/>
    <w:rsid w:val="008C07AF"/>
    <w:rsid w:val="008C07E6"/>
    <w:rsid w:val="008C0D67"/>
    <w:rsid w:val="008C0E74"/>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8C8"/>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24"/>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71F"/>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982"/>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49C"/>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919"/>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8B8"/>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1B3"/>
    <w:rsid w:val="008F23C8"/>
    <w:rsid w:val="008F2431"/>
    <w:rsid w:val="008F2541"/>
    <w:rsid w:val="008F256E"/>
    <w:rsid w:val="008F25C5"/>
    <w:rsid w:val="008F261A"/>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0A9"/>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84D"/>
    <w:rsid w:val="009129FF"/>
    <w:rsid w:val="00912DBE"/>
    <w:rsid w:val="00912E9F"/>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A44"/>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4C1E"/>
    <w:rsid w:val="0092500F"/>
    <w:rsid w:val="00925010"/>
    <w:rsid w:val="00925130"/>
    <w:rsid w:val="009257D4"/>
    <w:rsid w:val="00925AA5"/>
    <w:rsid w:val="00925B95"/>
    <w:rsid w:val="00925C12"/>
    <w:rsid w:val="00925C27"/>
    <w:rsid w:val="0092616A"/>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E4"/>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DE0"/>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DE9"/>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71B"/>
    <w:rsid w:val="00955B61"/>
    <w:rsid w:val="00955B86"/>
    <w:rsid w:val="00955CA1"/>
    <w:rsid w:val="00955EE8"/>
    <w:rsid w:val="00955FA3"/>
    <w:rsid w:val="00956300"/>
    <w:rsid w:val="009567C9"/>
    <w:rsid w:val="00956AB6"/>
    <w:rsid w:val="00956C18"/>
    <w:rsid w:val="00956F54"/>
    <w:rsid w:val="00957006"/>
    <w:rsid w:val="00957176"/>
    <w:rsid w:val="0095721B"/>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49D"/>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855"/>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655"/>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4D5"/>
    <w:rsid w:val="0097752A"/>
    <w:rsid w:val="0097786A"/>
    <w:rsid w:val="009779FC"/>
    <w:rsid w:val="00977B59"/>
    <w:rsid w:val="00977C44"/>
    <w:rsid w:val="00977FB5"/>
    <w:rsid w:val="00980047"/>
    <w:rsid w:val="009804C6"/>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AE2"/>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0FE6"/>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3E5B"/>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04"/>
    <w:rsid w:val="009B4AC0"/>
    <w:rsid w:val="009B4B4F"/>
    <w:rsid w:val="009B4BC0"/>
    <w:rsid w:val="009B4CC9"/>
    <w:rsid w:val="009B4D04"/>
    <w:rsid w:val="009B4D10"/>
    <w:rsid w:val="009B4F85"/>
    <w:rsid w:val="009B4FCA"/>
    <w:rsid w:val="009B513C"/>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A91"/>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8BE"/>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3EE"/>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0B1"/>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B0E"/>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2F"/>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6E41"/>
    <w:rsid w:val="009F71A1"/>
    <w:rsid w:val="009F769A"/>
    <w:rsid w:val="009F76D0"/>
    <w:rsid w:val="009F776C"/>
    <w:rsid w:val="009F7A62"/>
    <w:rsid w:val="009F7A6C"/>
    <w:rsid w:val="009F7D3A"/>
    <w:rsid w:val="009F7FB4"/>
    <w:rsid w:val="009F7FC7"/>
    <w:rsid w:val="00A0013D"/>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1B7"/>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2EB9"/>
    <w:rsid w:val="00A23093"/>
    <w:rsid w:val="00A230F3"/>
    <w:rsid w:val="00A233BD"/>
    <w:rsid w:val="00A23642"/>
    <w:rsid w:val="00A23741"/>
    <w:rsid w:val="00A23922"/>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592"/>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24F"/>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CC7"/>
    <w:rsid w:val="00A67F15"/>
    <w:rsid w:val="00A67F9A"/>
    <w:rsid w:val="00A70018"/>
    <w:rsid w:val="00A70487"/>
    <w:rsid w:val="00A704D0"/>
    <w:rsid w:val="00A70F4C"/>
    <w:rsid w:val="00A71095"/>
    <w:rsid w:val="00A71100"/>
    <w:rsid w:val="00A7112F"/>
    <w:rsid w:val="00A7114B"/>
    <w:rsid w:val="00A7136F"/>
    <w:rsid w:val="00A713D1"/>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5C6"/>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37"/>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8FF"/>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A0"/>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AC6"/>
    <w:rsid w:val="00AA6B80"/>
    <w:rsid w:val="00AA6D97"/>
    <w:rsid w:val="00AA6F45"/>
    <w:rsid w:val="00AA74EB"/>
    <w:rsid w:val="00AA7511"/>
    <w:rsid w:val="00AA764E"/>
    <w:rsid w:val="00AA77E6"/>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200"/>
    <w:rsid w:val="00AB4354"/>
    <w:rsid w:val="00AB45CD"/>
    <w:rsid w:val="00AB478C"/>
    <w:rsid w:val="00AB493B"/>
    <w:rsid w:val="00AB49C7"/>
    <w:rsid w:val="00AB4CE0"/>
    <w:rsid w:val="00AB51B2"/>
    <w:rsid w:val="00AB52DB"/>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6F2"/>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90"/>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3F18"/>
    <w:rsid w:val="00AD41C7"/>
    <w:rsid w:val="00AD41F1"/>
    <w:rsid w:val="00AD4348"/>
    <w:rsid w:val="00AD4514"/>
    <w:rsid w:val="00AD4687"/>
    <w:rsid w:val="00AD4698"/>
    <w:rsid w:val="00AD47BE"/>
    <w:rsid w:val="00AD48E6"/>
    <w:rsid w:val="00AD4A44"/>
    <w:rsid w:val="00AD4C79"/>
    <w:rsid w:val="00AD4F6F"/>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486F"/>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493"/>
    <w:rsid w:val="00B0659D"/>
    <w:rsid w:val="00B06634"/>
    <w:rsid w:val="00B068CA"/>
    <w:rsid w:val="00B068D6"/>
    <w:rsid w:val="00B068FA"/>
    <w:rsid w:val="00B06D22"/>
    <w:rsid w:val="00B07471"/>
    <w:rsid w:val="00B074C0"/>
    <w:rsid w:val="00B074C9"/>
    <w:rsid w:val="00B07509"/>
    <w:rsid w:val="00B075C3"/>
    <w:rsid w:val="00B07640"/>
    <w:rsid w:val="00B077DC"/>
    <w:rsid w:val="00B07812"/>
    <w:rsid w:val="00B07894"/>
    <w:rsid w:val="00B0797E"/>
    <w:rsid w:val="00B07E2B"/>
    <w:rsid w:val="00B07ECC"/>
    <w:rsid w:val="00B07FA4"/>
    <w:rsid w:val="00B1010F"/>
    <w:rsid w:val="00B10203"/>
    <w:rsid w:val="00B1044A"/>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45B"/>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4DF8"/>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74"/>
    <w:rsid w:val="00B26DC1"/>
    <w:rsid w:val="00B27937"/>
    <w:rsid w:val="00B27B0A"/>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15E"/>
    <w:rsid w:val="00B35460"/>
    <w:rsid w:val="00B35763"/>
    <w:rsid w:val="00B3577D"/>
    <w:rsid w:val="00B358AE"/>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998"/>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2DB"/>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097"/>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4ED"/>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BED"/>
    <w:rsid w:val="00B71E6A"/>
    <w:rsid w:val="00B7205D"/>
    <w:rsid w:val="00B72127"/>
    <w:rsid w:val="00B724C5"/>
    <w:rsid w:val="00B7262A"/>
    <w:rsid w:val="00B727A9"/>
    <w:rsid w:val="00B72835"/>
    <w:rsid w:val="00B7283A"/>
    <w:rsid w:val="00B72940"/>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AE3"/>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5F9"/>
    <w:rsid w:val="00B92665"/>
    <w:rsid w:val="00B928AE"/>
    <w:rsid w:val="00B92ABD"/>
    <w:rsid w:val="00B92C63"/>
    <w:rsid w:val="00B92CD0"/>
    <w:rsid w:val="00B92E77"/>
    <w:rsid w:val="00B93420"/>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2D6"/>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3F4"/>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940"/>
    <w:rsid w:val="00BB3B9D"/>
    <w:rsid w:val="00BB3D36"/>
    <w:rsid w:val="00BB3E2F"/>
    <w:rsid w:val="00BB41D1"/>
    <w:rsid w:val="00BB41EA"/>
    <w:rsid w:val="00BB420D"/>
    <w:rsid w:val="00BB425D"/>
    <w:rsid w:val="00BB4372"/>
    <w:rsid w:val="00BB47B8"/>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924"/>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07"/>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56"/>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6D6"/>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A54"/>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254"/>
    <w:rsid w:val="00BF7433"/>
    <w:rsid w:val="00BF74BF"/>
    <w:rsid w:val="00BF74FC"/>
    <w:rsid w:val="00BF7B27"/>
    <w:rsid w:val="00BF7E79"/>
    <w:rsid w:val="00C00170"/>
    <w:rsid w:val="00C001C3"/>
    <w:rsid w:val="00C002BA"/>
    <w:rsid w:val="00C005DB"/>
    <w:rsid w:val="00C006A2"/>
    <w:rsid w:val="00C00C89"/>
    <w:rsid w:val="00C0130D"/>
    <w:rsid w:val="00C0154B"/>
    <w:rsid w:val="00C01663"/>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CE4"/>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6D0"/>
    <w:rsid w:val="00C127C2"/>
    <w:rsid w:val="00C127F5"/>
    <w:rsid w:val="00C12BE6"/>
    <w:rsid w:val="00C12ED6"/>
    <w:rsid w:val="00C12EDA"/>
    <w:rsid w:val="00C12FE7"/>
    <w:rsid w:val="00C13273"/>
    <w:rsid w:val="00C13302"/>
    <w:rsid w:val="00C13783"/>
    <w:rsid w:val="00C13848"/>
    <w:rsid w:val="00C13A3B"/>
    <w:rsid w:val="00C13B92"/>
    <w:rsid w:val="00C13E01"/>
    <w:rsid w:val="00C140A2"/>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4BD"/>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1C4"/>
    <w:rsid w:val="00C2229A"/>
    <w:rsid w:val="00C224C0"/>
    <w:rsid w:val="00C225D6"/>
    <w:rsid w:val="00C22711"/>
    <w:rsid w:val="00C22813"/>
    <w:rsid w:val="00C22901"/>
    <w:rsid w:val="00C22AD4"/>
    <w:rsid w:val="00C22B75"/>
    <w:rsid w:val="00C22E23"/>
    <w:rsid w:val="00C22FB2"/>
    <w:rsid w:val="00C2305E"/>
    <w:rsid w:val="00C2308A"/>
    <w:rsid w:val="00C231D2"/>
    <w:rsid w:val="00C232C9"/>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8BC"/>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B83"/>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B0F"/>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4D"/>
    <w:rsid w:val="00C57E5C"/>
    <w:rsid w:val="00C57F15"/>
    <w:rsid w:val="00C602C6"/>
    <w:rsid w:val="00C603E5"/>
    <w:rsid w:val="00C607D4"/>
    <w:rsid w:val="00C60859"/>
    <w:rsid w:val="00C60865"/>
    <w:rsid w:val="00C608C6"/>
    <w:rsid w:val="00C60D81"/>
    <w:rsid w:val="00C60EC3"/>
    <w:rsid w:val="00C60F1C"/>
    <w:rsid w:val="00C60FDF"/>
    <w:rsid w:val="00C61039"/>
    <w:rsid w:val="00C61101"/>
    <w:rsid w:val="00C61130"/>
    <w:rsid w:val="00C61568"/>
    <w:rsid w:val="00C61593"/>
    <w:rsid w:val="00C616B5"/>
    <w:rsid w:val="00C617E2"/>
    <w:rsid w:val="00C61889"/>
    <w:rsid w:val="00C61DB4"/>
    <w:rsid w:val="00C61E5B"/>
    <w:rsid w:val="00C61E5E"/>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6F23"/>
    <w:rsid w:val="00C679DA"/>
    <w:rsid w:val="00C67F09"/>
    <w:rsid w:val="00C702CE"/>
    <w:rsid w:val="00C706C2"/>
    <w:rsid w:val="00C70AD6"/>
    <w:rsid w:val="00C70C53"/>
    <w:rsid w:val="00C70CA4"/>
    <w:rsid w:val="00C70DF8"/>
    <w:rsid w:val="00C70FA1"/>
    <w:rsid w:val="00C71031"/>
    <w:rsid w:val="00C7119C"/>
    <w:rsid w:val="00C71224"/>
    <w:rsid w:val="00C71256"/>
    <w:rsid w:val="00C71817"/>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2CE"/>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0A"/>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803"/>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01F"/>
    <w:rsid w:val="00C963F2"/>
    <w:rsid w:val="00C965E3"/>
    <w:rsid w:val="00C96AE2"/>
    <w:rsid w:val="00C96B06"/>
    <w:rsid w:val="00C96DD8"/>
    <w:rsid w:val="00C97215"/>
    <w:rsid w:val="00C9733E"/>
    <w:rsid w:val="00C9762B"/>
    <w:rsid w:val="00C9774F"/>
    <w:rsid w:val="00C97806"/>
    <w:rsid w:val="00C97943"/>
    <w:rsid w:val="00C97A95"/>
    <w:rsid w:val="00C97CCB"/>
    <w:rsid w:val="00C97E1A"/>
    <w:rsid w:val="00C97FCC"/>
    <w:rsid w:val="00CA0000"/>
    <w:rsid w:val="00CA0117"/>
    <w:rsid w:val="00CA024F"/>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07"/>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6C56"/>
    <w:rsid w:val="00CB6FD4"/>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68"/>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91E"/>
    <w:rsid w:val="00CC3A22"/>
    <w:rsid w:val="00CC3BF3"/>
    <w:rsid w:val="00CC3DBE"/>
    <w:rsid w:val="00CC3DD4"/>
    <w:rsid w:val="00CC3E91"/>
    <w:rsid w:val="00CC412E"/>
    <w:rsid w:val="00CC4389"/>
    <w:rsid w:val="00CC46E9"/>
    <w:rsid w:val="00CC474F"/>
    <w:rsid w:val="00CC47F2"/>
    <w:rsid w:val="00CC48C6"/>
    <w:rsid w:val="00CC4A6C"/>
    <w:rsid w:val="00CC4B19"/>
    <w:rsid w:val="00CC4D71"/>
    <w:rsid w:val="00CC4E52"/>
    <w:rsid w:val="00CC5323"/>
    <w:rsid w:val="00CC5407"/>
    <w:rsid w:val="00CC5549"/>
    <w:rsid w:val="00CC562F"/>
    <w:rsid w:val="00CC565D"/>
    <w:rsid w:val="00CC5890"/>
    <w:rsid w:val="00CC58E6"/>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D1"/>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AD"/>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39D4"/>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34C"/>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C70"/>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2E3"/>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16"/>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5B4"/>
    <w:rsid w:val="00D249E7"/>
    <w:rsid w:val="00D24F3A"/>
    <w:rsid w:val="00D25292"/>
    <w:rsid w:val="00D2554A"/>
    <w:rsid w:val="00D2594B"/>
    <w:rsid w:val="00D25965"/>
    <w:rsid w:val="00D25C8E"/>
    <w:rsid w:val="00D25EF2"/>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C46"/>
    <w:rsid w:val="00D30E3C"/>
    <w:rsid w:val="00D30E46"/>
    <w:rsid w:val="00D30EF0"/>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C92"/>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663"/>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54B"/>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EC1"/>
    <w:rsid w:val="00D43F83"/>
    <w:rsid w:val="00D44640"/>
    <w:rsid w:val="00D447B5"/>
    <w:rsid w:val="00D447D0"/>
    <w:rsid w:val="00D447E8"/>
    <w:rsid w:val="00D44BB8"/>
    <w:rsid w:val="00D44C68"/>
    <w:rsid w:val="00D44F1C"/>
    <w:rsid w:val="00D451A9"/>
    <w:rsid w:val="00D451DE"/>
    <w:rsid w:val="00D45448"/>
    <w:rsid w:val="00D45610"/>
    <w:rsid w:val="00D456F3"/>
    <w:rsid w:val="00D459C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47EB7"/>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5C8"/>
    <w:rsid w:val="00D616AD"/>
    <w:rsid w:val="00D617B1"/>
    <w:rsid w:val="00D61AA6"/>
    <w:rsid w:val="00D61ABC"/>
    <w:rsid w:val="00D621A1"/>
    <w:rsid w:val="00D6224F"/>
    <w:rsid w:val="00D623C0"/>
    <w:rsid w:val="00D6246A"/>
    <w:rsid w:val="00D62621"/>
    <w:rsid w:val="00D628FF"/>
    <w:rsid w:val="00D62A8B"/>
    <w:rsid w:val="00D62BB0"/>
    <w:rsid w:val="00D62C79"/>
    <w:rsid w:val="00D62DBC"/>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3B"/>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A80"/>
    <w:rsid w:val="00D77BA9"/>
    <w:rsid w:val="00D77CEF"/>
    <w:rsid w:val="00D77E69"/>
    <w:rsid w:val="00D800B4"/>
    <w:rsid w:val="00D80320"/>
    <w:rsid w:val="00D8033B"/>
    <w:rsid w:val="00D80580"/>
    <w:rsid w:val="00D81489"/>
    <w:rsid w:val="00D81560"/>
    <w:rsid w:val="00D818DE"/>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56B"/>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5DC2"/>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6E7"/>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B5B"/>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2D9B"/>
    <w:rsid w:val="00DC336D"/>
    <w:rsid w:val="00DC35A9"/>
    <w:rsid w:val="00DC3AAD"/>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CC3"/>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8E1"/>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0DC"/>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B09"/>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19F"/>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CC1"/>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87A"/>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3E3"/>
    <w:rsid w:val="00E3143D"/>
    <w:rsid w:val="00E31493"/>
    <w:rsid w:val="00E31622"/>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2E"/>
    <w:rsid w:val="00E507E5"/>
    <w:rsid w:val="00E50917"/>
    <w:rsid w:val="00E50A22"/>
    <w:rsid w:val="00E50B77"/>
    <w:rsid w:val="00E50FC3"/>
    <w:rsid w:val="00E511A8"/>
    <w:rsid w:val="00E5121F"/>
    <w:rsid w:val="00E514DB"/>
    <w:rsid w:val="00E51663"/>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6FFD"/>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60"/>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950"/>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CB2"/>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A3"/>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AF1"/>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4E2"/>
    <w:rsid w:val="00EA454B"/>
    <w:rsid w:val="00EA4C5E"/>
    <w:rsid w:val="00EA4C7D"/>
    <w:rsid w:val="00EA4F01"/>
    <w:rsid w:val="00EA5987"/>
    <w:rsid w:val="00EA5EF3"/>
    <w:rsid w:val="00EA5F63"/>
    <w:rsid w:val="00EA615C"/>
    <w:rsid w:val="00EA6266"/>
    <w:rsid w:val="00EA627A"/>
    <w:rsid w:val="00EA63F3"/>
    <w:rsid w:val="00EA653E"/>
    <w:rsid w:val="00EA65D7"/>
    <w:rsid w:val="00EA65E9"/>
    <w:rsid w:val="00EA6732"/>
    <w:rsid w:val="00EA67E8"/>
    <w:rsid w:val="00EA686E"/>
    <w:rsid w:val="00EA6936"/>
    <w:rsid w:val="00EA6B39"/>
    <w:rsid w:val="00EA6C78"/>
    <w:rsid w:val="00EA6CC5"/>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3ECD"/>
    <w:rsid w:val="00EB40FE"/>
    <w:rsid w:val="00EB4342"/>
    <w:rsid w:val="00EB44BC"/>
    <w:rsid w:val="00EB4548"/>
    <w:rsid w:val="00EB4602"/>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86F"/>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B8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198"/>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148"/>
    <w:rsid w:val="00EE066D"/>
    <w:rsid w:val="00EE078C"/>
    <w:rsid w:val="00EE1188"/>
    <w:rsid w:val="00EE146E"/>
    <w:rsid w:val="00EE1973"/>
    <w:rsid w:val="00EE197F"/>
    <w:rsid w:val="00EE1A48"/>
    <w:rsid w:val="00EE1DCA"/>
    <w:rsid w:val="00EE1F48"/>
    <w:rsid w:val="00EE1FEF"/>
    <w:rsid w:val="00EE209C"/>
    <w:rsid w:val="00EE220E"/>
    <w:rsid w:val="00EE238A"/>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8E8"/>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1E2"/>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228"/>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27"/>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0F96"/>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23B"/>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0D2"/>
    <w:rsid w:val="00F6118E"/>
    <w:rsid w:val="00F611CB"/>
    <w:rsid w:val="00F61516"/>
    <w:rsid w:val="00F61E22"/>
    <w:rsid w:val="00F6212C"/>
    <w:rsid w:val="00F62229"/>
    <w:rsid w:val="00F6237D"/>
    <w:rsid w:val="00F62DBE"/>
    <w:rsid w:val="00F62DC5"/>
    <w:rsid w:val="00F63161"/>
    <w:rsid w:val="00F631F0"/>
    <w:rsid w:val="00F63440"/>
    <w:rsid w:val="00F6355A"/>
    <w:rsid w:val="00F635B9"/>
    <w:rsid w:val="00F63AE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2E99"/>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77"/>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2D2"/>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4F49"/>
    <w:rsid w:val="00F85230"/>
    <w:rsid w:val="00F85232"/>
    <w:rsid w:val="00F8525B"/>
    <w:rsid w:val="00F854CB"/>
    <w:rsid w:val="00F85B99"/>
    <w:rsid w:val="00F85C7A"/>
    <w:rsid w:val="00F85CB0"/>
    <w:rsid w:val="00F85D1B"/>
    <w:rsid w:val="00F85DDF"/>
    <w:rsid w:val="00F85F7B"/>
    <w:rsid w:val="00F861C1"/>
    <w:rsid w:val="00F86279"/>
    <w:rsid w:val="00F866AB"/>
    <w:rsid w:val="00F86903"/>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60B"/>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BB"/>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BE9"/>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5EC"/>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AB"/>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99"/>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5DC0"/>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hyperlink" Target="https://en.wikipedia.org/wiki/Tokenization_(data_security)" TargetMode="External"/><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hyperlink" Target="http://www.cplusplus.com/reference/clibrary/cstdlib/EXIT_SUCCESS/" TargetMode="Externa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hyperlink" Target="http://shop.oreilly.com/product/9780596006976.do"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10.png"/><Relationship Id="rId33" Type="http://schemas.openxmlformats.org/officeDocument/2006/relationships/hyperlink" Target="http://www.amazon.com/s/ref=ntt_athr_dp_sr_1?_encoding=UTF8&amp;sort=relevancerank&amp;search-alias=books&amp;ie=UTF8&amp;field-author=Paul%20J.%20Deitel" TargetMode="Externa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7.wmf"/><Relationship Id="rId29" Type="http://schemas.openxmlformats.org/officeDocument/2006/relationships/hyperlink" Target="http://www.cplusplus.com/reference/clibrary/cstdlib/RAND_MA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png"/><Relationship Id="rId32" Type="http://schemas.microsoft.com/office/2016/09/relationships/commentsIds" Target="commentsIds.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7.bin"/><Relationship Id="rId28" Type="http://schemas.openxmlformats.org/officeDocument/2006/relationships/hyperlink" Target="http://sv.wikipedia.org/wiki/Greenwich_Mean_Time" TargetMode="External"/><Relationship Id="rId36" Type="http://schemas.microsoft.com/office/2011/relationships/people" Target="people.xml"/><Relationship Id="rId10" Type="http://schemas.openxmlformats.org/officeDocument/2006/relationships/image" Target="media/image2.wmf"/><Relationship Id="rId19" Type="http://schemas.openxmlformats.org/officeDocument/2006/relationships/image" Target="media/image6.wmf"/><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8.wmf"/><Relationship Id="rId27" Type="http://schemas.openxmlformats.org/officeDocument/2006/relationships/hyperlink" Target="http://www.cplusplus.com/reference/clibrary/cstdlib/EXIT_FAILURE/" TargetMode="External"/><Relationship Id="rId30" Type="http://schemas.openxmlformats.org/officeDocument/2006/relationships/comments" Target="comments.xm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6573</TotalTime>
  <Pages>487</Pages>
  <Words>151944</Words>
  <Characters>805309</Characters>
  <Application>Microsoft Office Word</Application>
  <DocSecurity>0</DocSecurity>
  <Lines>6710</Lines>
  <Paragraphs>1910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682</cp:revision>
  <cp:lastPrinted>2017-05-07T13:41:00Z</cp:lastPrinted>
  <dcterms:created xsi:type="dcterms:W3CDTF">2020-12-01T10:01:00Z</dcterms:created>
  <dcterms:modified xsi:type="dcterms:W3CDTF">2020-12-23T20:10:00Z</dcterms:modified>
</cp:coreProperties>
</file>