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C51B49">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C51B49">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C51B49">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C51B49">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C51B49">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C51B49">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C51B49">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C51B49">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C51B49">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C51B49">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C51B49">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C51B49">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C51B49">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1F98C1E3"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Definitions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7C7E94A1"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416F32" w:rsidRPr="00EC76D5">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C51B49">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C51B49">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C51B49">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C51B49">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C51B49">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C51B49">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C51B49">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C51B49">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C51B49">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C51B49">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C51B49">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C51B49">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C51B49">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C51B49">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C51B49">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77F3F039" w:rsidR="00416F32" w:rsidRPr="00EC76D5" w:rsidRDefault="00C51B49">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416F32" w:rsidRPr="00EC76D5">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77621A90"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Static 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27C6E8F1"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Stack 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C51B49">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C51B49">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C51B49">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C51B49">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C51B49">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C51B49">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C51B49">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C51B49">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C51B49">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C51B49">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C51B49">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C51B49">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C51B49">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C51B49">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C51B49">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C51B49">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C51B49">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C51B49">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C51B49">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C51B49">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C51B49">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C51B49">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C51B49">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C51B49">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C51B49">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C51B49">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C51B49">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C51B49">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C51B49">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C51B49">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C51B49">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C51B49">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C51B49">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C51B49">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C51B49">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C51B49">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C51B49">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C51B49">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C51B49">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25125288"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Definition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C51B49">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C51B49">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C51B49">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C51B49">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C51B49">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C51B49">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C51B49">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C51B49">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C51B49">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C51B49">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C51B49">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C51B49">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C51B49">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C51B49">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C51B49">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C51B49">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C51B49">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C51B49">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C51B49">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C51B49">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C51B49">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C51B49" w:rsidRDefault="00C51B49" w:rsidP="007016BF">
                              <w:pPr>
                                <w:spacing w:before="60" w:after="0"/>
                                <w:jc w:val="center"/>
                                <w:rPr>
                                  <w:lang w:val="sv-SE"/>
                                </w:rPr>
                              </w:pPr>
                              <w:r>
                                <w:rPr>
                                  <w:lang w:val="sv-SE"/>
                                </w:rPr>
                                <w:t>Register Preparator</w:t>
                              </w:r>
                            </w:p>
                            <w:p w14:paraId="5B7E5EAE" w14:textId="77777777" w:rsidR="00C51B49" w:rsidRPr="00C7380D" w:rsidRDefault="00C51B49"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C51B49" w:rsidRDefault="00C51B49" w:rsidP="00F52895">
                              <w:pPr>
                                <w:spacing w:before="60" w:after="0"/>
                                <w:jc w:val="center"/>
                                <w:rPr>
                                  <w:lang w:val="sv-SE"/>
                                </w:rPr>
                              </w:pPr>
                              <w:r>
                                <w:rPr>
                                  <w:lang w:val="sv-SE"/>
                                </w:rPr>
                                <w:t>Register Allocator</w:t>
                              </w:r>
                            </w:p>
                            <w:p w14:paraId="49971E8A" w14:textId="77777777" w:rsidR="00C51B49" w:rsidRDefault="00C51B49"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C51B49" w:rsidRPr="009C410A" w:rsidRDefault="00C51B49"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C51B49" w:rsidRPr="009C410A" w:rsidRDefault="00C51B49"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C51B49" w:rsidRDefault="00C51B49"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C51B49" w:rsidRDefault="00C51B49"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C51B49" w:rsidRDefault="00C51B49" w:rsidP="007016BF">
                              <w:pPr>
                                <w:pStyle w:val="Normalwebb"/>
                                <w:spacing w:before="60" w:line="252" w:lineRule="auto"/>
                                <w:jc w:val="center"/>
                              </w:pPr>
                              <w:r>
                                <w:rPr>
                                  <w:rFonts w:eastAsia="Calibri"/>
                                  <w:sz w:val="22"/>
                                  <w:szCs w:val="22"/>
                                  <w:lang w:val="en-US"/>
                                </w:rPr>
                                <w:t>Object Code</w:t>
                              </w:r>
                            </w:p>
                            <w:p w14:paraId="774C3A6C" w14:textId="77777777" w:rsidR="00C51B49" w:rsidRDefault="00C51B49"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C51B49" w:rsidRDefault="00C51B49"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C51B49" w:rsidRDefault="00C51B49"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C51B49" w:rsidRDefault="00C51B49" w:rsidP="007016BF">
                        <w:pPr>
                          <w:spacing w:before="60" w:after="0"/>
                          <w:jc w:val="center"/>
                          <w:rPr>
                            <w:lang w:val="sv-SE"/>
                          </w:rPr>
                        </w:pPr>
                        <w:r>
                          <w:rPr>
                            <w:lang w:val="sv-SE"/>
                          </w:rPr>
                          <w:t>Register Preparator</w:t>
                        </w:r>
                      </w:p>
                      <w:p w14:paraId="5B7E5EAE" w14:textId="77777777" w:rsidR="00C51B49" w:rsidRPr="00C7380D" w:rsidRDefault="00C51B49"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C51B49" w:rsidRDefault="00C51B49" w:rsidP="00F52895">
                        <w:pPr>
                          <w:spacing w:before="60" w:after="0"/>
                          <w:jc w:val="center"/>
                          <w:rPr>
                            <w:lang w:val="sv-SE"/>
                          </w:rPr>
                        </w:pPr>
                        <w:r>
                          <w:rPr>
                            <w:lang w:val="sv-SE"/>
                          </w:rPr>
                          <w:t>Register Allocator</w:t>
                        </w:r>
                      </w:p>
                      <w:p w14:paraId="49971E8A" w14:textId="77777777" w:rsidR="00C51B49" w:rsidRDefault="00C51B49"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C51B49" w:rsidRPr="009C410A" w:rsidRDefault="00C51B49"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C51B49" w:rsidRPr="009C410A" w:rsidRDefault="00C51B49"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C51B49" w:rsidRDefault="00C51B49"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C51B49" w:rsidRDefault="00C51B49"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C51B49" w:rsidRDefault="00C51B49" w:rsidP="007016BF">
                        <w:pPr>
                          <w:pStyle w:val="Normalwebb"/>
                          <w:spacing w:before="60" w:line="252" w:lineRule="auto"/>
                          <w:jc w:val="center"/>
                        </w:pPr>
                        <w:r>
                          <w:rPr>
                            <w:rFonts w:eastAsia="Calibri"/>
                            <w:sz w:val="22"/>
                            <w:szCs w:val="22"/>
                            <w:lang w:val="en-US"/>
                          </w:rPr>
                          <w:t>Object Code</w:t>
                        </w:r>
                      </w:p>
                      <w:p w14:paraId="774C3A6C" w14:textId="77777777" w:rsidR="00C51B49" w:rsidRDefault="00C51B49"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C51B49" w:rsidRDefault="00C51B49"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C51B49" w:rsidRDefault="00C51B49"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423ED5CA"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definitions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proofErr w:type="spellStart"/>
      <w:r w:rsidR="00DE19A0" w:rsidRPr="00EC76D5">
        <w:rPr>
          <w:rStyle w:val="CodeInText0"/>
        </w:rPr>
        <w:t>printf</w:t>
      </w:r>
      <w:proofErr w:type="spellEnd"/>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proofErr w:type="spellStart"/>
      <w:r w:rsidRPr="00EC76D5">
        <w:t>ymbols</w:t>
      </w:r>
      <w:proofErr w:type="spellEnd"/>
      <w:r w:rsidRPr="00EC76D5">
        <w:t xml:space="preserve">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proofErr w:type="spellStart"/>
      <w:r w:rsidRPr="00EC76D5">
        <w:t>Goto</w:t>
      </w:r>
      <w:proofErr w:type="spellEnd"/>
      <w:r w:rsidRPr="00EC76D5">
        <w:t>-chains are also reduced.</w:t>
      </w:r>
      <w:r w:rsidR="00813C0C" w:rsidRPr="00EC76D5">
        <w:t xml:space="preserve"> In the following example, all </w:t>
      </w:r>
      <w:proofErr w:type="spellStart"/>
      <w:r w:rsidR="00813C0C" w:rsidRPr="00EC76D5">
        <w:t>goto</w:t>
      </w:r>
      <w:proofErr w:type="spellEnd"/>
      <w:r w:rsidR="00813C0C" w:rsidRPr="00EC76D5">
        <w:t xml:space="preserve">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 xml:space="preserve">We also translates addition or subtraction with one into </w:t>
      </w:r>
      <w:proofErr w:type="spellStart"/>
      <w:r w:rsidR="00A774F8" w:rsidRPr="00EC76D5">
        <w:t>incremement</w:t>
      </w:r>
      <w:proofErr w:type="spellEnd"/>
      <w:r w:rsidR="00A774F8" w:rsidRPr="00EC76D5">
        <w:t xml:space="preserve"> or decrement, and we </w:t>
      </w:r>
      <w:proofErr w:type="spellStart"/>
      <w:r w:rsidR="00A774F8" w:rsidRPr="00EC76D5">
        <w:t>reduse</w:t>
      </w:r>
      <w:proofErr w:type="spellEnd"/>
      <w:r w:rsidR="00A774F8" w:rsidRPr="00EC76D5">
        <w:t xml:space="preserv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 xml:space="preserve">Bison and </w:t>
      </w:r>
      <w:proofErr w:type="spellStart"/>
      <w:r w:rsidR="0031712C" w:rsidRPr="00EC76D5">
        <w:t>JFlex</w:t>
      </w:r>
      <w:bookmarkEnd w:id="12"/>
      <w:bookmarkEnd w:id="13"/>
      <w:proofErr w:type="spellEnd"/>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proofErr w:type="spellStart"/>
      <w:r w:rsidRPr="00EC76D5">
        <w:t>J</w:t>
      </w:r>
      <w:r w:rsidR="00371E5F" w:rsidRPr="00EC76D5">
        <w:t>Fl</w:t>
      </w:r>
      <w:r w:rsidRPr="00EC76D5">
        <w:t>ex</w:t>
      </w:r>
      <w:proofErr w:type="spellEnd"/>
      <w:r w:rsidRPr="00EC76D5">
        <w:t xml:space="preserve">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proofErr w:type="spellStart"/>
      <w:r w:rsidRPr="00EC76D5">
        <w:rPr>
          <w:rStyle w:val="CodeInText"/>
        </w:rPr>
        <w:t>e</w:t>
      </w:r>
      <w:proofErr w:type="spellEnd"/>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proofErr w:type="spellStart"/>
      <w:r w:rsidR="00923212" w:rsidRPr="00EC76D5">
        <w:rPr>
          <w:rStyle w:val="CodeInText"/>
        </w:rPr>
        <w:t>log10</w:t>
      </w:r>
      <w:proofErr w:type="spellEnd"/>
      <w:r w:rsidR="00923212" w:rsidRPr="00EC76D5">
        <w:t xml:space="preserve">, </w:t>
      </w:r>
      <w:proofErr w:type="spellStart"/>
      <w:r w:rsidR="00923212" w:rsidRPr="00EC76D5">
        <w:rPr>
          <w:rStyle w:val="CodeInText"/>
        </w:rPr>
        <w:t>exp10</w:t>
      </w:r>
      <w:proofErr w:type="spellEnd"/>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proofErr w:type="spellStart"/>
      <w:r w:rsidR="006F5454" w:rsidRPr="00EC76D5">
        <w:rPr>
          <w:rStyle w:val="CodeInText"/>
          <w:highlight w:val="white"/>
        </w:rPr>
        <w:t>statement_list</w:t>
      </w:r>
      <w:proofErr w:type="spellEnd"/>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proofErr w:type="spellStart"/>
      <w:r w:rsidR="00715F10" w:rsidRPr="00EC76D5">
        <w:rPr>
          <w:rStyle w:val="CodeInText"/>
        </w:rPr>
        <w:t>statement_list</w:t>
      </w:r>
      <w:proofErr w:type="spellEnd"/>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proofErr w:type="spellStart"/>
      <w:r w:rsidRPr="00EC76D5">
        <w:t>Y</w:t>
      </w:r>
      <w:r w:rsidR="00CA3E6B" w:rsidRPr="00EC76D5">
        <w:t>acc</w:t>
      </w:r>
      <w:proofErr w:type="spellEnd"/>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proofErr w:type="spellStart"/>
      <w:r>
        <w:t>MainParser.gppg</w:t>
      </w:r>
      <w:proofErr w:type="spellEnd"/>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 xml:space="preserve">The right-hand side are numbered from one, and the attribute values are </w:t>
      </w:r>
      <w:proofErr w:type="spellStart"/>
      <w:r w:rsidRPr="00EC76D5">
        <w:t>accessable</w:t>
      </w:r>
      <w:proofErr w:type="spellEnd"/>
      <w:r w:rsidRPr="00EC76D5">
        <w:t xml:space="preserv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proofErr w:type="spellStart"/>
      <w:r w:rsidRPr="00EC76D5">
        <w:lastRenderedPageBreak/>
        <w:t>J</w:t>
      </w:r>
      <w:r w:rsidR="00ED240D" w:rsidRPr="00EC76D5">
        <w:t>F</w:t>
      </w:r>
      <w:r w:rsidR="00A138C7" w:rsidRPr="00EC76D5">
        <w:t>l</w:t>
      </w:r>
      <w:r w:rsidRPr="00EC76D5">
        <w:t>ex</w:t>
      </w:r>
      <w:bookmarkEnd w:id="17"/>
      <w:bookmarkEnd w:id="18"/>
      <w:proofErr w:type="spellEnd"/>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w:t>
      </w:r>
      <w:proofErr w:type="spellStart"/>
      <w:r w:rsidR="000A5AA6" w:rsidRPr="00EC76D5">
        <w:t>J</w:t>
      </w:r>
      <w:r w:rsidR="002B548F" w:rsidRPr="00EC76D5">
        <w:t>Fl</w:t>
      </w:r>
      <w:r w:rsidR="000A5AA6" w:rsidRPr="00EC76D5">
        <w:t>ex</w:t>
      </w:r>
      <w:proofErr w:type="spellEnd"/>
      <w:r w:rsidR="000A5AA6" w:rsidRPr="00EC76D5">
        <w:t xml:space="preserve">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proofErr w:type="spellStart"/>
      <w:r w:rsidRPr="00EC76D5">
        <w:t>Token.java</w:t>
      </w:r>
      <w:proofErr w:type="spellEnd"/>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 xml:space="preserve">When it comes to complicated tokens, </w:t>
      </w:r>
      <w:proofErr w:type="spellStart"/>
      <w:r w:rsidRPr="00EC76D5">
        <w:t>J</w:t>
      </w:r>
      <w:r w:rsidR="0029308A" w:rsidRPr="00EC76D5">
        <w:t>Fl</w:t>
      </w:r>
      <w:r w:rsidRPr="00EC76D5">
        <w:t>ex</w:t>
      </w:r>
      <w:proofErr w:type="spellEnd"/>
      <w:r w:rsidRPr="00EC76D5">
        <w:t xml:space="preserve">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proofErr w:type="spellStart"/>
      <w:r w:rsidR="004B7FDC" w:rsidRPr="00EC76D5">
        <w:t>preceed</w:t>
      </w:r>
      <w:r w:rsidR="003865CF" w:rsidRPr="00EC76D5">
        <w:t>ing</w:t>
      </w:r>
      <w:proofErr w:type="spellEnd"/>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 xml:space="preserve">ne or </w:t>
            </w:r>
            <w:proofErr w:type="spellStart"/>
            <w:r w:rsidR="00D202CA" w:rsidRPr="00EC76D5">
              <w:t>more</w:t>
            </w:r>
            <w:r w:rsidR="008855EB" w:rsidRPr="00EC76D5">
              <w:t>e</w:t>
            </w:r>
            <w:proofErr w:type="spellEnd"/>
            <w:r w:rsidR="008855EB" w:rsidRPr="00EC76D5">
              <w:t xml:space="preserv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proofErr w:type="spellStart"/>
      <w:r w:rsidRPr="00EC76D5">
        <w:t>Scanner.jflex</w:t>
      </w:r>
      <w:proofErr w:type="spellEnd"/>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proofErr w:type="spellStart"/>
      <w:r w:rsidRPr="00EC76D5">
        <w:rPr>
          <w:rStyle w:val="CodeInText0"/>
        </w:rPr>
        <w:t>ScannerToLexer</w:t>
      </w:r>
      <w:proofErr w:type="spellEnd"/>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proofErr w:type="spellStart"/>
      <w:r w:rsidR="005C5A52" w:rsidRPr="00EC76D5">
        <w:rPr>
          <w:rStyle w:val="CodeInText0"/>
        </w:rPr>
        <w:t>Lexer</w:t>
      </w:r>
      <w:proofErr w:type="spellEnd"/>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proofErr w:type="spellStart"/>
      <w:r w:rsidR="008611C9" w:rsidRPr="00EC76D5">
        <w:rPr>
          <w:rStyle w:val="CodeInText0"/>
        </w:rPr>
        <w:t>yylex</w:t>
      </w:r>
      <w:proofErr w:type="spellEnd"/>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proofErr w:type="spellStart"/>
      <w:r w:rsidRPr="00EC76D5">
        <w:lastRenderedPageBreak/>
        <w:t>ScannerToLexer.java</w:t>
      </w:r>
      <w:proofErr w:type="spellEnd"/>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 xml:space="preserve">Bison and </w:t>
      </w:r>
      <w:proofErr w:type="spellStart"/>
      <w:r w:rsidRPr="00EC76D5">
        <w:t>JFlex</w:t>
      </w:r>
      <w:proofErr w:type="spellEnd"/>
      <w:r w:rsidRPr="00EC76D5">
        <w:t xml:space="preserve">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proofErr w:type="spellStart"/>
      <w:r w:rsidR="00B2491D" w:rsidRPr="00EC76D5">
        <w:rPr>
          <w:rStyle w:val="CodeInText"/>
        </w:rPr>
        <w:t>BufferedReader</w:t>
      </w:r>
      <w:proofErr w:type="spellEnd"/>
      <w:r w:rsidR="00B2491D" w:rsidRPr="00EC76D5">
        <w:t xml:space="preserve">, the output is written to </w:t>
      </w:r>
      <w:proofErr w:type="spellStart"/>
      <w:r w:rsidR="00B2491D" w:rsidRPr="00EC76D5">
        <w:rPr>
          <w:rStyle w:val="CodeInText"/>
        </w:rPr>
        <w:t>OutputStream</w:t>
      </w:r>
      <w:proofErr w:type="spellEnd"/>
      <w:r w:rsidR="00B2491D" w:rsidRPr="00EC76D5">
        <w:t>, error message</w:t>
      </w:r>
      <w:r w:rsidR="000D7E1E" w:rsidRPr="00EC76D5">
        <w:t>s</w:t>
      </w:r>
      <w:r w:rsidR="00B2491D" w:rsidRPr="00EC76D5">
        <w:t xml:space="preserve"> are written to </w:t>
      </w:r>
      <w:proofErr w:type="spellStart"/>
      <w:r w:rsidR="00B2491D" w:rsidRPr="00EC76D5">
        <w:rPr>
          <w:rStyle w:val="CodeInText"/>
        </w:rPr>
        <w:t>ErrorStream</w:t>
      </w:r>
      <w:proofErr w:type="spellEnd"/>
      <w:r w:rsidR="00B2491D" w:rsidRPr="00EC76D5">
        <w:t xml:space="preserve">, and </w:t>
      </w:r>
      <w:proofErr w:type="spellStart"/>
      <w:r w:rsidR="00B2491D" w:rsidRPr="00EC76D5">
        <w:rPr>
          <w:rStyle w:val="CodeInText"/>
        </w:rPr>
        <w:t>VariableMap</w:t>
      </w:r>
      <w:proofErr w:type="spellEnd"/>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proofErr w:type="spellStart"/>
      <w:r w:rsidRPr="00EC76D5">
        <w:t>Main.java</w:t>
      </w:r>
      <w:proofErr w:type="spellEnd"/>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proofErr w:type="spellStart"/>
      <w:r w:rsidRPr="00EC76D5">
        <w:t>Parser.bat</w:t>
      </w:r>
      <w:proofErr w:type="spellEnd"/>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proofErr w:type="spellStart"/>
      <w:r w:rsidRPr="00EC76D5">
        <w:t>Main.java</w:t>
      </w:r>
      <w:proofErr w:type="spellEnd"/>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proofErr w:type="spellStart"/>
      <w:r w:rsidR="00304A3D" w:rsidRPr="00EC76D5">
        <w:t>J</w:t>
      </w:r>
      <w:r w:rsidR="009943C8" w:rsidRPr="00EC76D5">
        <w:t>Flex</w:t>
      </w:r>
      <w:proofErr w:type="spellEnd"/>
      <w:r w:rsidR="009943C8" w:rsidRPr="00EC76D5">
        <w:t xml:space="preserve">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proofErr w:type="spellStart"/>
      <w:r w:rsidRPr="00EC76D5">
        <w:t>Pre</w:t>
      </w:r>
      <w:r w:rsidR="002E67B8">
        <w:t>MainParser.gppg</w:t>
      </w:r>
      <w:proofErr w:type="spellEnd"/>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 xml:space="preserve">An expression is </w:t>
      </w:r>
      <w:proofErr w:type="spellStart"/>
      <w:r w:rsidRPr="00EC76D5">
        <w:t>cosidered</w:t>
      </w:r>
      <w:proofErr w:type="spellEnd"/>
      <w:r w:rsidRPr="00EC76D5">
        <w:t xml:space="preserve">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proofErr w:type="spellStart"/>
      <w:r w:rsidRPr="00EC76D5">
        <w:lastRenderedPageBreak/>
        <w:t>PreScanner.jflex</w:t>
      </w:r>
      <w:proofErr w:type="spellEnd"/>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w:t>
      </w:r>
      <w:proofErr w:type="spellStart"/>
      <w:r w:rsidR="006C10D0" w:rsidRPr="00EC76D5">
        <w:t>ef</w:t>
      </w:r>
      <w:proofErr w:type="spellEnd"/>
      <w:r w:rsidR="006C10D0" w:rsidRPr="00EC76D5">
        <w:t>" is concatenated into "</w:t>
      </w:r>
      <w:proofErr w:type="spellStart"/>
      <w:r w:rsidR="006C10D0" w:rsidRPr="00EC76D5">
        <w:t>abcded</w:t>
      </w:r>
      <w:proofErr w:type="spellEnd"/>
      <w:r w:rsidR="006C10D0" w:rsidRPr="00EC76D5">
        <w:t>".</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proofErr w:type="spellStart"/>
      <w:r w:rsidRPr="00EC76D5">
        <w:t>Preprocessor.java</w:t>
      </w:r>
      <w:proofErr w:type="spellEnd"/>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proofErr w:type="spellStart"/>
      <w:r w:rsidRPr="00EC76D5">
        <w:rPr>
          <w:rStyle w:val="CodeInText"/>
        </w:rPr>
        <w:t>traverseLineComment</w:t>
      </w:r>
      <w:proofErr w:type="spellEnd"/>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proofErr w:type="spellStart"/>
      <w:r w:rsidRPr="00EC76D5">
        <w:rPr>
          <w:rStyle w:val="CodeInText"/>
        </w:rPr>
        <w:t>traverseBlockComment</w:t>
      </w:r>
      <w:proofErr w:type="spellEnd"/>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proofErr w:type="spellStart"/>
      <w:r w:rsidR="00DE4B4E" w:rsidRPr="00EC76D5">
        <w:rPr>
          <w:rStyle w:val="CodeInText"/>
        </w:rPr>
        <w:t>doSlash</w:t>
      </w:r>
      <w:proofErr w:type="spellEnd"/>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proofErr w:type="spellStart"/>
      <w:r w:rsidRPr="00EC76D5">
        <w:rPr>
          <w:rStyle w:val="CodeInText"/>
        </w:rPr>
        <w:t>traverseCharacter</w:t>
      </w:r>
      <w:proofErr w:type="spellEnd"/>
      <w:r w:rsidRPr="00EC76D5">
        <w:t xml:space="preserve"> method is </w:t>
      </w:r>
      <w:r w:rsidR="00D165D1" w:rsidRPr="00EC76D5">
        <w:t xml:space="preserve">similar to </w:t>
      </w:r>
      <w:proofErr w:type="spellStart"/>
      <w:r w:rsidRPr="00EC76D5">
        <w:rPr>
          <w:rStyle w:val="CodeInText"/>
        </w:rPr>
        <w:t>traverseString</w:t>
      </w:r>
      <w:proofErr w:type="spellEnd"/>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proofErr w:type="spellStart"/>
      <w:r w:rsidR="00651622" w:rsidRPr="00EC76D5">
        <w:rPr>
          <w:rStyle w:val="CodeInText"/>
        </w:rPr>
        <w:t>doSlash</w:t>
      </w:r>
      <w:proofErr w:type="spellEnd"/>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proofErr w:type="spellStart"/>
      <w:r w:rsidR="00C50C78" w:rsidRPr="00EC76D5">
        <w:rPr>
          <w:rStyle w:val="CodeInText0"/>
        </w:rPr>
        <w:t>slashToChar</w:t>
      </w:r>
      <w:proofErr w:type="spellEnd"/>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proofErr w:type="spellStart"/>
      <w:r w:rsidR="00DE277A" w:rsidRPr="00EC76D5">
        <w:rPr>
          <w:rStyle w:val="CodeInText0"/>
        </w:rPr>
        <w:t>charToOctal</w:t>
      </w:r>
      <w:proofErr w:type="spellEnd"/>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5D43F105"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definition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proofErr w:type="spellStart"/>
      <w:r w:rsidR="00BF2BB0" w:rsidRPr="00EC76D5">
        <w:rPr>
          <w:rStyle w:val="CodeInText"/>
        </w:rPr>
        <w:t>lineBuffer</w:t>
      </w:r>
      <w:proofErr w:type="spellEnd"/>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proofErr w:type="spellStart"/>
      <w:r w:rsidR="000F09D0" w:rsidRPr="00EC76D5">
        <w:rPr>
          <w:rStyle w:val="CodeInText"/>
        </w:rPr>
        <w:t>generateLineList</w:t>
      </w:r>
      <w:proofErr w:type="spellEnd"/>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proofErr w:type="spellStart"/>
      <w:r w:rsidR="002A0975" w:rsidRPr="00EC76D5">
        <w:rPr>
          <w:rStyle w:val="CodeInText"/>
        </w:rPr>
        <w:t>searchForMacros</w:t>
      </w:r>
      <w:proofErr w:type="spellEnd"/>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proofErr w:type="spellStart"/>
      <w:r w:rsidRPr="00EC76D5">
        <w:rPr>
          <w:rStyle w:val="CodeInText0"/>
        </w:rPr>
        <w:t>trimLeft</w:t>
      </w:r>
      <w:proofErr w:type="spellEnd"/>
      <w:r w:rsidR="00DA4986" w:rsidRPr="00EC76D5">
        <w:t xml:space="preserve"> and </w:t>
      </w:r>
      <w:proofErr w:type="spellStart"/>
      <w:r w:rsidR="00DA4986" w:rsidRPr="00EC76D5">
        <w:rPr>
          <w:rStyle w:val="CodeInText0"/>
        </w:rPr>
        <w:t>trimRight</w:t>
      </w:r>
      <w:proofErr w:type="spellEnd"/>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proofErr w:type="spellStart"/>
      <w:r w:rsidRPr="00EC76D5">
        <w:rPr>
          <w:rStyle w:val="CodeInText0"/>
        </w:rPr>
        <w:t>doLine</w:t>
      </w:r>
      <w:proofErr w:type="spellEnd"/>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proofErr w:type="spellStart"/>
      <w:r w:rsidR="00220C33" w:rsidRPr="00EC76D5">
        <w:rPr>
          <w:rStyle w:val="CodeInText0"/>
        </w:rPr>
        <w:t>Main</w:t>
      </w:r>
      <w:r w:rsidR="00220C33" w:rsidRPr="00EC76D5">
        <w:t>.</w:t>
      </w:r>
      <w:r w:rsidR="00220C33" w:rsidRPr="00EC76D5">
        <w:rPr>
          <w:rStyle w:val="CodeInText0"/>
        </w:rPr>
        <w:t>Path</w:t>
      </w:r>
      <w:proofErr w:type="spellEnd"/>
      <w:r w:rsidR="00220C33" w:rsidRPr="00EC76D5">
        <w:t xml:space="preserve"> and </w:t>
      </w:r>
      <w:proofErr w:type="spellStart"/>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proofErr w:type="spellEnd"/>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proofErr w:type="spellStart"/>
      <w:r w:rsidR="00F4065D" w:rsidRPr="00EC76D5">
        <w:rPr>
          <w:rStyle w:val="CodeInText"/>
        </w:rPr>
        <w:t>Main.IncludePath</w:t>
      </w:r>
      <w:proofErr w:type="spellEnd"/>
      <w:r w:rsidR="00F4065D" w:rsidRPr="00EC76D5">
        <w:t>, and the internal files are included locally.</w:t>
      </w:r>
    </w:p>
    <w:p w14:paraId="588CAFE4" w14:textId="3F1B6A82" w:rsidR="005602C1" w:rsidRPr="00EC76D5" w:rsidRDefault="005602C1" w:rsidP="008739A0">
      <w:r w:rsidRPr="00EC76D5">
        <w:lastRenderedPageBreak/>
        <w:t xml:space="preserve">The </w:t>
      </w:r>
      <w:proofErr w:type="spellStart"/>
      <w:r w:rsidRPr="00EC76D5">
        <w:rPr>
          <w:rStyle w:val="CodeInText"/>
        </w:rPr>
        <w:t>Main.IncludeSet</w:t>
      </w:r>
      <w:proofErr w:type="spellEnd"/>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proofErr w:type="spellStart"/>
      <w:r w:rsidR="00944A37" w:rsidRPr="00EC76D5">
        <w:rPr>
          <w:rStyle w:val="CodeInText"/>
        </w:rPr>
        <w:t>Main.IncludeStack</w:t>
      </w:r>
      <w:proofErr w:type="spellEnd"/>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proofErr w:type="spellStart"/>
      <w:r w:rsidRPr="00EC76D5">
        <w:rPr>
          <w:rStyle w:val="CodeInText"/>
        </w:rPr>
        <w:t>Main.</w:t>
      </w:r>
      <w:r w:rsidR="00382D84" w:rsidRPr="00EC76D5">
        <w:rPr>
          <w:rStyle w:val="CodeInText"/>
        </w:rPr>
        <w:t>Path</w:t>
      </w:r>
      <w:proofErr w:type="spellEnd"/>
      <w:r w:rsidR="00382D84" w:rsidRPr="00EC76D5">
        <w:t xml:space="preserve"> and </w:t>
      </w:r>
      <w:proofErr w:type="spellStart"/>
      <w:r w:rsidR="00382D84" w:rsidRPr="00EC76D5">
        <w:rPr>
          <w:rStyle w:val="CodeInText"/>
        </w:rPr>
        <w:t>Main.L</w:t>
      </w:r>
      <w:r w:rsidR="00801744" w:rsidRPr="00EC76D5">
        <w:rPr>
          <w:rStyle w:val="CodeInText"/>
        </w:rPr>
        <w:t>ine</w:t>
      </w:r>
      <w:proofErr w:type="spellEnd"/>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w:t>
      </w:r>
      <w:proofErr w:type="spellStart"/>
      <w:r w:rsidR="004D725D" w:rsidRPr="00EC76D5">
        <w:t>Test.c,100</w:t>
      </w:r>
      <w:proofErr w:type="spellEnd"/>
      <w:r w:rsidR="004D725D" w:rsidRPr="00EC76D5">
        <w:t>$”)</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proofErr w:type="spellStart"/>
      <w:r w:rsidRPr="00EC76D5">
        <w:t>Macro.java</w:t>
      </w:r>
      <w:proofErr w:type="spellEnd"/>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proofErr w:type="spellStart"/>
      <w:r w:rsidR="00DE4FE4" w:rsidRPr="00EC76D5">
        <w:rPr>
          <w:rStyle w:val="CodeInText"/>
        </w:rPr>
        <w:t>doParameterDefine</w:t>
      </w:r>
      <w:proofErr w:type="spellEnd"/>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proofErr w:type="spellStart"/>
      <w:r w:rsidRPr="00EC76D5">
        <w:t>Preprocessor.java</w:t>
      </w:r>
      <w:proofErr w:type="spellEnd"/>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77777777" w:rsidR="00DF260E" w:rsidRPr="00EC76D5" w:rsidRDefault="00DF260E" w:rsidP="00DF260E">
      <w:pPr>
        <w:pStyle w:val="Code"/>
      </w:pPr>
      <w:r w:rsidRPr="00EC76D5">
        <w:t xml:space="preserve">          Assert.error(line, "invalid macro definition");</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proofErr w:type="spellStart"/>
      <w:r w:rsidRPr="00EC76D5">
        <w:rPr>
          <w:rStyle w:val="CodeInText"/>
        </w:rPr>
        <w:t>doParameterDefine</w:t>
      </w:r>
      <w:proofErr w:type="spellEnd"/>
      <w:r w:rsidRPr="00EC76D5">
        <w:t xml:space="preserve"> method </w:t>
      </w:r>
      <w:r w:rsidR="00672F93" w:rsidRPr="00EC76D5">
        <w:t>l</w:t>
      </w:r>
      <w:r w:rsidR="00A148A2" w:rsidRPr="00EC76D5">
        <w:t xml:space="preserve">ook into macros with parameters in two steps. First we extract the parameters by calling </w:t>
      </w:r>
      <w:proofErr w:type="spellStart"/>
      <w:r w:rsidR="00A148A2" w:rsidRPr="00EC76D5">
        <w:rPr>
          <w:rStyle w:val="CodeInText"/>
        </w:rPr>
        <w:t>scanParameters</w:t>
      </w:r>
      <w:proofErr w:type="spellEnd"/>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proofErr w:type="spellStart"/>
      <w:r w:rsidRPr="00EC76D5">
        <w:rPr>
          <w:rStyle w:val="CodeInText"/>
        </w:rPr>
        <w:t>parameter_index</w:t>
      </w:r>
      <w:proofErr w:type="spellEnd"/>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proofErr w:type="spellStart"/>
      <w:r w:rsidRPr="00EC76D5">
        <w:rPr>
          <w:rStyle w:val="CodeInText"/>
        </w:rPr>
        <w:t>getIdentifierList</w:t>
      </w:r>
      <w:proofErr w:type="spellEnd"/>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proofErr w:type="spellStart"/>
      <w:r w:rsidRPr="00EC76D5">
        <w:rPr>
          <w:rStyle w:val="CodeInText"/>
        </w:rPr>
        <w:t>doUndef</w:t>
      </w:r>
      <w:proofErr w:type="spellEnd"/>
      <w:r w:rsidRPr="00EC76D5">
        <w:t xml:space="preserve"> method </w:t>
      </w:r>
      <w:r w:rsidR="00643A6A" w:rsidRPr="00EC76D5">
        <w:t xml:space="preserve">removes a macro from the </w:t>
      </w:r>
      <w:proofErr w:type="spellStart"/>
      <w:r w:rsidR="00443DFC" w:rsidRPr="00EC76D5">
        <w:rPr>
          <w:rStyle w:val="CodeInText"/>
        </w:rPr>
        <w:t>MacroMap</w:t>
      </w:r>
      <w:proofErr w:type="spellEnd"/>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proofErr w:type="spellStart"/>
      <w:r w:rsidR="006E5370" w:rsidRPr="00EC76D5">
        <w:rPr>
          <w:rStyle w:val="CodeInText"/>
        </w:rPr>
        <w:t>doIf</w:t>
      </w:r>
      <w:proofErr w:type="spellEnd"/>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proofErr w:type="spellStart"/>
      <w:r w:rsidR="006E5370" w:rsidRPr="00EC76D5">
        <w:rPr>
          <w:rStyle w:val="CodeInText"/>
        </w:rPr>
        <w:t>parseExpression</w:t>
      </w:r>
      <w:proofErr w:type="spellEnd"/>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proofErr w:type="spellStart"/>
      <w:r w:rsidR="001B6D1F" w:rsidRPr="00EC76D5">
        <w:rPr>
          <w:rStyle w:val="CodeInText"/>
        </w:rPr>
        <w:t>Main.IfStack</w:t>
      </w:r>
      <w:proofErr w:type="spellEnd"/>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proofErr w:type="spellStart"/>
      <w:r w:rsidRPr="00EC76D5">
        <w:rPr>
          <w:rStyle w:val="CodeInText"/>
        </w:rPr>
        <w:t>doIfElseIf</w:t>
      </w:r>
      <w:proofErr w:type="spellEnd"/>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proofErr w:type="spellStart"/>
      <w:r w:rsidR="004C4B6A" w:rsidRPr="00EC76D5">
        <w:rPr>
          <w:rStyle w:val="CodeInText"/>
        </w:rPr>
        <w:t>Main.IfStack</w:t>
      </w:r>
      <w:proofErr w:type="spellEnd"/>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proofErr w:type="spellStart"/>
      <w:r w:rsidR="0022255F" w:rsidRPr="00EC76D5">
        <w:rPr>
          <w:rStyle w:val="CodeInText"/>
        </w:rPr>
        <w:t>If</w:t>
      </w:r>
      <w:r w:rsidR="00333171" w:rsidRPr="00EC76D5">
        <w:rPr>
          <w:rStyle w:val="CodeInText"/>
        </w:rPr>
        <w:t>S</w:t>
      </w:r>
      <w:r w:rsidR="0022255F" w:rsidRPr="00EC76D5">
        <w:rPr>
          <w:rStyle w:val="CodeInText"/>
        </w:rPr>
        <w:t>tatus</w:t>
      </w:r>
      <w:proofErr w:type="spellEnd"/>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proofErr w:type="spellStart"/>
      <w:r w:rsidR="004274B9" w:rsidRPr="00EC76D5">
        <w:rPr>
          <w:rStyle w:val="CodeInText"/>
        </w:rPr>
        <w:t>lastTrue</w:t>
      </w:r>
      <w:proofErr w:type="spellEnd"/>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proofErr w:type="spellStart"/>
      <w:r w:rsidRPr="00EC76D5">
        <w:rPr>
          <w:rStyle w:val="CodeInText"/>
        </w:rPr>
        <w:t>doElse</w:t>
      </w:r>
      <w:proofErr w:type="spellEnd"/>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proofErr w:type="spellStart"/>
      <w:r w:rsidR="008D7DB1" w:rsidRPr="00EC76D5">
        <w:rPr>
          <w:rStyle w:val="CodeInText"/>
        </w:rPr>
        <w:t>doE</w:t>
      </w:r>
      <w:r w:rsidR="003B23D1" w:rsidRPr="00EC76D5">
        <w:rPr>
          <w:rStyle w:val="CodeInText"/>
        </w:rPr>
        <w:t>ndIf</w:t>
      </w:r>
      <w:proofErr w:type="spellEnd"/>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0031573A" w:rsidRPr="00EC76D5">
        <w:rPr>
          <w:rStyle w:val="CodeInText"/>
        </w:rPr>
        <w:t>s</w:t>
      </w:r>
      <w:r w:rsidR="00606112" w:rsidRPr="00EC76D5">
        <w:rPr>
          <w:rStyle w:val="CodeInText"/>
        </w:rPr>
        <w:t>lash</w:t>
      </w:r>
      <w:r w:rsidR="0031573A" w:rsidRPr="00EC76D5">
        <w:rPr>
          <w:rStyle w:val="CodeInText"/>
        </w:rPr>
        <w:t>ToChar</w:t>
      </w:r>
      <w:proofErr w:type="spellEnd"/>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w:t>
      </w:r>
      <w:proofErr w:type="spellStart"/>
      <w:r w:rsidR="00203447" w:rsidRPr="00EC76D5">
        <w:t>m_</w:t>
      </w:r>
      <w:r w:rsidR="00203447" w:rsidRPr="00EC76D5">
        <w:rPr>
          <w:rStyle w:val="CodeInText"/>
        </w:rPr>
        <w:t>specialMacroSet</w:t>
      </w:r>
      <w:proofErr w:type="spellEnd"/>
      <w:r w:rsidR="00203447" w:rsidRPr="00EC76D5">
        <w:t xml:space="preserve"> or </w:t>
      </w:r>
      <w:proofErr w:type="spellStart"/>
      <w:r w:rsidR="00443DFC" w:rsidRPr="00EC76D5">
        <w:rPr>
          <w:rStyle w:val="CodeInText"/>
        </w:rPr>
        <w:t>MacroMap</w:t>
      </w:r>
      <w:proofErr w:type="spellEnd"/>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proofErr w:type="spellStart"/>
      <w:r w:rsidR="005178C0" w:rsidRPr="00EC76D5">
        <w:rPr>
          <w:rStyle w:val="CodeInText"/>
        </w:rPr>
        <w:t>nameStack</w:t>
      </w:r>
      <w:proofErr w:type="spellEnd"/>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proofErr w:type="spellStart"/>
      <w:r w:rsidR="00DA0797" w:rsidRPr="00EC76D5">
        <w:rPr>
          <w:rStyle w:val="CodeInText"/>
        </w:rPr>
        <w:t>paranCount</w:t>
      </w:r>
      <w:proofErr w:type="spellEnd"/>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00443DFC" w:rsidRPr="00EC76D5">
        <w:rPr>
          <w:rStyle w:val="CodeInText"/>
        </w:rPr>
        <w:t>MacroMap</w:t>
      </w:r>
      <w:proofErr w:type="spellEnd"/>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proofErr w:type="spellStart"/>
      <w:r w:rsidR="00443DFC" w:rsidRPr="00EC76D5">
        <w:rPr>
          <w:rStyle w:val="CodeInText"/>
        </w:rPr>
        <w:t>MacroMap</w:t>
      </w:r>
      <w:proofErr w:type="spellEnd"/>
      <w:r w:rsidRPr="00EC76D5">
        <w:t>,</w:t>
      </w:r>
      <w:r w:rsidR="00076700" w:rsidRPr="00EC76D5">
        <w:t xml:space="preserve"> it may be one of the predefined special macros</w:t>
      </w:r>
      <w:r w:rsidR="00E5371B" w:rsidRPr="00EC76D5">
        <w:t xml:space="preserve">. The </w:t>
      </w:r>
      <w:r w:rsidR="00E5371B" w:rsidRPr="00EC76D5">
        <w:rPr>
          <w:rStyle w:val="CodeInText"/>
        </w:rPr>
        <w:t>__</w:t>
      </w:r>
      <w:proofErr w:type="spellStart"/>
      <w:r w:rsidR="00E5371B" w:rsidRPr="00EC76D5">
        <w:rPr>
          <w:rStyle w:val="CodeInText"/>
        </w:rPr>
        <w:t>STDC</w:t>
      </w:r>
      <w:proofErr w:type="spellEnd"/>
      <w:r w:rsidR="00E5371B" w:rsidRPr="00EC76D5">
        <w:rPr>
          <w:rStyle w:val="CodeInText"/>
        </w:rPr>
        <w:t>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proofErr w:type="spellStart"/>
      <w:r w:rsidR="005F10A7" w:rsidRPr="00EC76D5">
        <w:rPr>
          <w:rStyle w:val="CodeInText"/>
        </w:rPr>
        <w:t>Main.Path</w:t>
      </w:r>
      <w:proofErr w:type="spellEnd"/>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proofErr w:type="spellStart"/>
      <w:r w:rsidR="005F10A7" w:rsidRPr="00EC76D5">
        <w:rPr>
          <w:rStyle w:val="CodeInText"/>
        </w:rPr>
        <w:t>Main.Line</w:t>
      </w:r>
      <w:proofErr w:type="spellEnd"/>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0X”m</w:t>
      </w:r>
      <w:proofErr w:type="spellEnd"/>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 xml:space="preserve">Finally, when the scanner finds a character that has not been handled by the rules above, </w:t>
      </w:r>
      <w:proofErr w:type="spellStart"/>
      <w:r>
        <w:rPr>
          <w:highlight w:val="white"/>
        </w:rPr>
        <w:t>a</w:t>
      </w:r>
      <w:proofErr w:type="spell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 xml:space="preserve">This chapter describes the parser of the compiler, how it parses the source code to test whether </w:t>
      </w:r>
      <w:proofErr w:type="spellStart"/>
      <w:r>
        <w:t>is</w:t>
      </w:r>
      <w:proofErr w:type="spellEnd"/>
      <w:r>
        <w:t xml:space="preserve"> complies to the grammar. However, the parser does also performs type checking, store symbols in the symbol table and generates middle 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to </w:t>
      </w:r>
      <w:proofErr w:type="spellStart"/>
      <w:r w:rsidR="00A05D78">
        <w:rPr>
          <w:highlight w:val="white"/>
          <w:lang w:val="sv-SE"/>
        </w:rPr>
        <w:t>to</w:t>
      </w:r>
      <w:proofErr w:type="spell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and as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r>
        <w:rPr>
          <w:highlight w:val="white"/>
          <w:lang w:val="sv-SE"/>
        </w:rPr>
        <w:t>dots</w:t>
      </w:r>
      <w:proofErr w:type="spellEnd"/>
      <w:r>
        <w:rPr>
          <w:highlight w:val="white"/>
          <w:lang w:val="sv-SE"/>
        </w:rPr>
        <w:t xml:space="preserve"> ’...’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r>
        <w:rPr>
          <w:highlight w:val="white"/>
          <w:lang w:val="sv-SE"/>
        </w:rPr>
        <w:t>parentheses</w:t>
      </w:r>
      <w:proofErr w:type="spellEnd"/>
      <w:r>
        <w:rPr>
          <w:highlight w:val="white"/>
          <w:lang w:val="sv-SE"/>
        </w:rPr>
        <w:t xml:space="preserve"> ’(’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system calls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281A0953" w:rsidR="00F023DC" w:rsidRDefault="00F023DC" w:rsidP="00F91A23">
      <w:pPr>
        <w:pStyle w:val="Code"/>
        <w:rPr>
          <w:highlight w:val="white"/>
          <w:lang w:val="sv-SE"/>
        </w:rPr>
      </w:pPr>
      <w:r>
        <w:rPr>
          <w:highlight w:val="white"/>
          <w:lang w:val="sv-SE"/>
        </w:rPr>
        <w:t xml:space="preserve">                         </w:t>
      </w:r>
      <w:r w:rsidR="007946C9">
        <w:rPr>
          <w:highlight w:val="white"/>
          <w:lang w:val="sv-SE"/>
        </w:rPr>
        <w:t>initialization_bitfield_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77777777" w:rsidR="00F023DC" w:rsidRDefault="00F023DC" w:rsidP="00F91A23">
      <w:pPr>
        <w:pStyle w:val="Code"/>
        <w:rPr>
          <w:highlight w:val="white"/>
          <w:lang w:val="sv-SE"/>
        </w:rPr>
      </w:pPr>
      <w:r>
        <w:rPr>
          <w:highlight w:val="white"/>
          <w:lang w:val="sv-SE"/>
        </w:rPr>
        <w:t>%type &lt;object_list&gt; initializer_list</w:t>
      </w:r>
    </w:p>
    <w:p w14:paraId="43038C6F" w14:textId="77777777" w:rsidR="00F023DC" w:rsidRDefault="00F023DC" w:rsidP="00F91A23">
      <w:pPr>
        <w:pStyle w:val="Code"/>
        <w:rPr>
          <w:highlight w:val="white"/>
          <w:lang w:val="sv-SE"/>
        </w:rPr>
      </w:pPr>
      <w:r>
        <w:rPr>
          <w:highlight w:val="white"/>
          <w:lang w:val="sv-SE"/>
        </w:rPr>
        <w:t>%type &lt;obj&gt; 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52" w:author="Stefan Bjornander" w:date="2015-04-26T09:16:00Z">
        <w:r w:rsidR="000865C3" w:rsidRPr="00EC76D5">
          <w:t xml:space="preserve">The </w:t>
        </w:r>
        <w:proofErr w:type="spellStart"/>
        <w:r w:rsidR="000865C3" w:rsidRPr="00EC76D5">
          <w:rPr>
            <w:rStyle w:val="CodeInText"/>
            <w:color w:val="auto"/>
            <w:rPrChange w:id="53" w:author="Stefan Bjornander" w:date="2015-04-26T09:16:00Z">
              <w:rPr/>
            </w:rPrChange>
          </w:rPr>
          <w:t>translation_unit</w:t>
        </w:r>
        <w:proofErr w:type="spellEnd"/>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77777777" w:rsidR="00F91A23" w:rsidRDefault="00F91A23" w:rsidP="00F91A23">
      <w:pPr>
        <w:pStyle w:val="Code"/>
        <w:rPr>
          <w:highlight w:val="white"/>
          <w:lang w:val="sv-SE"/>
        </w:rPr>
      </w:pPr>
      <w:r>
        <w:rPr>
          <w:highlight w:val="white"/>
          <w:lang w:val="sv-SE"/>
        </w:rPr>
        <w:t xml:space="preserve">    function_definition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 xml:space="preserve">The rules of the parser calls </w:t>
      </w:r>
      <w:proofErr w:type="spellStart"/>
      <w:r>
        <w:t>corrensponding</w:t>
      </w:r>
      <w:proofErr w:type="spellEnd"/>
      <w:r>
        <w:t xml:space="preserve"> methods of the </w:t>
      </w:r>
      <w:proofErr w:type="spellStart"/>
      <w:r>
        <w:t>MiddleCodeGenerator</w:t>
      </w:r>
      <w:proofErr w:type="spellEnd"/>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3D593C82" w:rsidR="00E40B78" w:rsidRPr="00EC76D5" w:rsidRDefault="00E40B78" w:rsidP="00E40B78">
      <w:pPr>
        <w:pStyle w:val="Rubrik3"/>
      </w:pPr>
      <w:r w:rsidRPr="00EC76D5">
        <w:t>Function</w:t>
      </w:r>
      <w:r w:rsidR="00015AA9" w:rsidRPr="00EC76D5">
        <w:t xml:space="preserve"> Definition</w:t>
      </w:r>
      <w:bookmarkEnd w:id="51"/>
    </w:p>
    <w:p w14:paraId="0A5DE93F" w14:textId="77777777" w:rsidR="004838CF" w:rsidRPr="003B52E5" w:rsidRDefault="004838CF" w:rsidP="004838CF">
      <w:r>
        <w:t>A function definition is made up by declarator, possible preceded by a declaration specifier list, followed by an optional declaration list, and a block with an optional statement list.</w:t>
      </w:r>
    </w:p>
    <w:p w14:paraId="48F54C49" w14:textId="23AD7CA7" w:rsidR="00E40B78" w:rsidRDefault="00E40B78" w:rsidP="00E40B78">
      <w:r w:rsidRPr="00EC76D5">
        <w:t xml:space="preserve">A function definition is made up by </w:t>
      </w:r>
      <w:proofErr w:type="spellStart"/>
      <w:r w:rsidR="00AB7DF5">
        <w:t>pointer_declarator</w:t>
      </w:r>
      <w:proofErr w:type="spellEnd"/>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proofErr w:type="spellStart"/>
      <w:r w:rsidR="00AB7DF5">
        <w:t>pointer_declarator</w:t>
      </w:r>
      <w:proofErr w:type="spellEnd"/>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61F1C03F" w:rsidR="006F33E6" w:rsidRPr="00EC76D5" w:rsidRDefault="006F33E6" w:rsidP="00E40B78">
      <w:r>
        <w:t xml:space="preserve">The first part of the </w:t>
      </w:r>
      <w:r w:rsidR="00045C21">
        <w:t xml:space="preserve">function definition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77777777" w:rsidR="005642E5" w:rsidRDefault="005642E5" w:rsidP="005642E5">
      <w:pPr>
        <w:pStyle w:val="Code"/>
        <w:rPr>
          <w:highlight w:val="white"/>
          <w:lang w:val="sv-SE"/>
        </w:rPr>
      </w:pPr>
      <w:r>
        <w:rPr>
          <w:highlight w:val="white"/>
          <w:lang w:val="sv-SE"/>
        </w:rPr>
        <w:t>function_definition:</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77777777" w:rsidR="005642E5" w:rsidRDefault="005642E5" w:rsidP="005642E5">
      <w:pPr>
        <w:pStyle w:val="Code"/>
        <w:rPr>
          <w:highlight w:val="white"/>
          <w:lang w:val="sv-SE"/>
        </w:rPr>
      </w:pPr>
      <w:r>
        <w:rPr>
          <w:highlight w:val="white"/>
          <w:lang w:val="sv-SE"/>
        </w:rPr>
        <w:t xml:space="preserve">      MiddleCodeGenerator.CheckFunctionDefinition();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7777777" w:rsidR="005642E5" w:rsidRDefault="005642E5" w:rsidP="005642E5">
      <w:pPr>
        <w:pStyle w:val="Code"/>
        <w:rPr>
          <w:highlight w:val="white"/>
          <w:lang w:val="sv-SE"/>
        </w:rPr>
      </w:pPr>
      <w:r>
        <w:rPr>
          <w:highlight w:val="white"/>
          <w:lang w:val="sv-SE"/>
        </w:rPr>
        <w:t xml:space="preserve">      MiddleCodeGenerator.CheckFunctionDefinition();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77777777"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struct or union), since it is not allowed to initialize struct or union members. We also check that the declarator is not a function, since functions cannot be initialized. If the declarator is defined in the global scope and does not have the static storage it has external linkage and is visible from other source files, the linker will make it visible in a later phase.</w:t>
      </w:r>
    </w:p>
    <w:p w14:paraId="721B813C" w14:textId="1197ACA9" w:rsidR="005E4C5F" w:rsidRDefault="005E4C5F" w:rsidP="00E40B78">
      <w:r>
        <w:t xml:space="preserve">An extern or typedef </w:t>
      </w:r>
      <w:r w:rsidRPr="005146F5">
        <w:t>declarator</w:t>
      </w:r>
      <w:r>
        <w:t xml:space="preserve"> cannot be initialized. However, if it is auto or register, we call </w:t>
      </w:r>
      <w:proofErr w:type="spellStart"/>
      <w:r w:rsidRPr="00C231D2">
        <w:rPr>
          <w:rStyle w:val="CodeInText"/>
        </w:rPr>
        <w:t>GenerateInitializer.generateStack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initialized value (that is always constant) in a block of bytes, that will be paced in the final execution file by the linker.</w:t>
      </w:r>
    </w:p>
    <w:p w14:paraId="64BF5A12" w14:textId="46F46E8F" w:rsidR="004143D5" w:rsidRDefault="004143D5" w:rsidP="00E40B78">
      <w:r>
        <w:t xml:space="preserve">The rule handles a definition of a function. A function </w:t>
      </w:r>
      <w:r w:rsidRPr="00EB1DA7">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definition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3269AE6B"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definition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075F33B0"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5B642C" w:rsidRPr="005F4D8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7BB42C66"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Message.Unnamed_function_definition);</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3765B861" w:rsidR="00CC4E52" w:rsidRPr="00CC4E52" w:rsidRDefault="00B44F6C" w:rsidP="00B44F6C">
      <w:pPr>
        <w:rPr>
          <w:highlight w:val="white"/>
        </w:rPr>
      </w:pPr>
      <w:r>
        <w:rPr>
          <w:highlight w:val="white"/>
        </w:rPr>
        <w:t>A function definition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30C41579" w:rsidR="0076442C" w:rsidRPr="00CC4E52" w:rsidRDefault="0076442C" w:rsidP="0076442C">
      <w:pPr>
        <w:rPr>
          <w:highlight w:val="white"/>
        </w:rPr>
      </w:pPr>
      <w:r>
        <w:rPr>
          <w:highlight w:val="white"/>
        </w:rPr>
        <w:t xml:space="preserve">Every function definition,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3EE3E673" w:rsidR="00FF41F2" w:rsidRDefault="00FF41F2" w:rsidP="00E40B78">
      <w:r>
        <w:t xml:space="preserve">The </w:t>
      </w:r>
      <w:r w:rsidRPr="00A2168D">
        <w:rPr>
          <w:rStyle w:val="KeyWord0"/>
          <w:highlight w:val="white"/>
        </w:rPr>
        <w:t>CheckFunctionDefinition</w:t>
      </w:r>
      <w:r>
        <w:t xml:space="preserve"> method </w:t>
      </w:r>
      <w:r w:rsidR="00213917">
        <w:t xml:space="preserve">checks that the </w:t>
      </w:r>
      <w:r w:rsidR="001950C3">
        <w:t xml:space="preserve">definition is correct, especially in case of old-style definition. </w:t>
      </w:r>
      <w:r w:rsidR="0063242E" w:rsidRPr="00EC76D5">
        <w:t>In the old-style function definition, the parameter list must match the declaration list.</w:t>
      </w:r>
      <w:r w:rsidR="0063242E">
        <w:t xml:space="preserve"> </w:t>
      </w:r>
      <w:r w:rsidR="00E40B78" w:rsidRPr="00EC76D5">
        <w:t>I</w:t>
      </w:r>
      <w:r w:rsidR="009F4587">
        <w:t xml:space="preserve">n the new-style function definition, the declaration list must be empty since it is </w:t>
      </w:r>
      <w:r w:rsidR="00E40B78" w:rsidRPr="00EC76D5">
        <w:t>not allowed to mix the old and new style</w:t>
      </w:r>
      <w:r w:rsidR="009F4587">
        <w:t>.</w:t>
      </w:r>
    </w:p>
    <w:p w14:paraId="38EDF686" w14:textId="77777777" w:rsidR="00C32DBB" w:rsidRPr="00C32DBB" w:rsidRDefault="00C32DBB" w:rsidP="00C32DBB">
      <w:pPr>
        <w:pStyle w:val="Code"/>
        <w:rPr>
          <w:highlight w:val="white"/>
        </w:rPr>
      </w:pPr>
      <w:r w:rsidRPr="00C32DBB">
        <w:rPr>
          <w:highlight w:val="white"/>
        </w:rPr>
        <w:lastRenderedPageBreak/>
        <w:t xml:space="preserve">    public static void CheckFunctionDefinition()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41DEBC0C"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Unmatched_number_of_parameters_in_old__style_function_definition);</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140DE4EC"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Undefined_parameter_in_old__style_function_definition);</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D438F14" w:rsidR="006149C4" w:rsidRPr="00C32DBB" w:rsidRDefault="006149C4" w:rsidP="006149C4">
      <w:pPr>
        <w:rPr>
          <w:highlight w:val="white"/>
        </w:rPr>
      </w:pPr>
      <w:r>
        <w:rPr>
          <w:highlight w:val="white"/>
        </w:rPr>
        <w:t>In case of a new-style function 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definition,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77777777" w:rsidR="00C32DBB" w:rsidRPr="00C32DBB" w:rsidRDefault="00C32DBB" w:rsidP="00C32DBB">
      <w:pPr>
        <w:pStyle w:val="Code"/>
        <w:rPr>
          <w:highlight w:val="white"/>
        </w:rPr>
      </w:pPr>
      <w:r w:rsidRPr="00C32DBB">
        <w:rPr>
          <w:highlight w:val="white"/>
        </w:rPr>
        <w:t xml:space="preserve">          Message.New_and_old_style_mixed_function_definition);</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77777777" w:rsidR="00856F0C" w:rsidRPr="00CD06E8" w:rsidRDefault="00856F0C" w:rsidP="00856F0C">
      <w:pPr>
        <w:rPr>
          <w:highlight w:val="white"/>
        </w:rPr>
      </w:pPr>
      <w:r>
        <w:rPr>
          <w:highlight w:val="white"/>
        </w:rPr>
        <w:t xml:space="preserve">First, we call the </w:t>
      </w:r>
      <w:r w:rsidRPr="001864B9">
        <w:rPr>
          <w:rStyle w:val="KeyWord0"/>
          <w:highlight w:val="white"/>
        </w:rPr>
        <w:t>InitializationCodeList</w:t>
      </w:r>
      <w:r>
        <w:rPr>
          <w:highlight w:val="white"/>
        </w:rPr>
        <w:t xml:space="preserve"> method that adds a few lines of code that initializes the system and will be placed before the code of the main function.</w:t>
      </w:r>
    </w:p>
    <w:p w14:paraId="46FA86BA" w14:textId="77777777" w:rsidR="00856F0C" w:rsidRPr="00CD06E8" w:rsidRDefault="00856F0C" w:rsidP="00856F0C">
      <w:pPr>
        <w:pStyle w:val="Code"/>
        <w:rPr>
          <w:highlight w:val="white"/>
        </w:rPr>
      </w:pPr>
      <w:r w:rsidRPr="00CD06E8">
        <w:rPr>
          <w:highlight w:val="white"/>
        </w:rPr>
        <w:t xml:space="preserve">        AssemblyCodeGenerator.InitializationCodeList();</w:t>
      </w:r>
    </w:p>
    <w:p w14:paraId="3A2B69BC" w14:textId="001566C6" w:rsidR="008550B7" w:rsidRDefault="00A9474F" w:rsidP="00A9474F">
      <w:pPr>
        <w:rPr>
          <w:highlight w:val="white"/>
        </w:rPr>
      </w:pPr>
      <w:r>
        <w:rPr>
          <w:highlight w:val="white"/>
        </w:rPr>
        <w:lastRenderedPageBreak/>
        <w:t>We extract the parameter type list from the current function. In case of old-style definition, this list will be null.</w:t>
      </w:r>
      <w:r w:rsidR="00E77E9E">
        <w:rPr>
          <w:highlight w:val="white"/>
        </w:rPr>
        <w:t xml:space="preserve"> In case of new-style definition,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25CCC290" w:rsidR="001B1357" w:rsidRDefault="00F2052D" w:rsidP="00DE1C8F">
      <w:pPr>
        <w:pStyle w:val="Liststycke"/>
        <w:rPr>
          <w:highlight w:val="white"/>
        </w:rPr>
      </w:pPr>
      <w:r>
        <w:rPr>
          <w:highlight w:val="white"/>
        </w:rPr>
        <w:t>Note that the two cases</w:t>
      </w:r>
      <w:r w:rsidR="003761A3">
        <w:rPr>
          <w:highlight w:val="white"/>
        </w:rPr>
        <w:t xml:space="preserve"> are</w:t>
      </w:r>
      <w:r>
        <w:rPr>
          <w:highlight w:val="white"/>
        </w:rPr>
        <w:t xml:space="preserve"> actually</w:t>
      </w:r>
      <w:r w:rsidR="003761A3">
        <w:rPr>
          <w:highlight w:val="white"/>
        </w:rPr>
        <w:t xml:space="preserve"> </w:t>
      </w:r>
      <w:r>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03ECE326"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definition,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77777777" w:rsidR="0099673C" w:rsidRPr="0099673C" w:rsidRDefault="0099673C" w:rsidP="0099673C">
      <w:pPr>
        <w:pStyle w:val="Code"/>
        <w:rPr>
          <w:highlight w:val="white"/>
        </w:rPr>
      </w:pPr>
      <w:r w:rsidRPr="0099673C">
        <w:rPr>
          <w:highlight w:val="white"/>
        </w:rPr>
        <w:lastRenderedPageBreak/>
        <w:t xml:space="preserve">          Symbol zeroSymbol = new Symbol(signedShortType, ((BigInteger) 0));</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46E99846"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calling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w:t>
      </w:r>
      <w:proofErr w:type="spellStart"/>
      <w:r>
        <w:rPr>
          <w:highlight w:val="white"/>
        </w:rPr>
        <w:t>it</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 xml:space="preserve">In the Linux case, we need to generate the assembly text from the </w:t>
      </w:r>
      <w:proofErr w:type="spellStart"/>
      <w:r>
        <w:rPr>
          <w:highlight w:val="white"/>
        </w:rPr>
        <w:t>assmebly</w:t>
      </w:r>
      <w:proofErr w:type="spellEnd"/>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77777777" w:rsidR="00D616AD" w:rsidRDefault="00E52658" w:rsidP="001F7C91">
      <w:pPr>
        <w:pStyle w:val="Code"/>
        <w:rPr>
          <w:highlight w:val="white"/>
        </w:rPr>
      </w:pPr>
      <w:r w:rsidRPr="00E52658">
        <w:rPr>
          <w:highlight w:val="white"/>
        </w:rPr>
        <w:t xml:space="preserve">        GenerateStaticInitializerLinux.TextList(assemblyCodeList,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is not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is not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is not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7777777" w:rsidR="00AE69D4" w:rsidRDefault="00AE69D4" w:rsidP="00AE69D4">
      <w:pPr>
        <w:pStyle w:val="Code"/>
        <w:rPr>
          <w:highlight w:val="white"/>
          <w:lang w:val="sv-SE"/>
        </w:rPr>
      </w:pPr>
      <w:r>
        <w:rPr>
          <w:highlight w:val="white"/>
          <w:lang w:val="sv-SE"/>
        </w:rPr>
        <w:t xml:space="preserve">      EnumValueStack.Push((BigInteger) 0);</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r w:rsidR="006A3D35">
        <w:rPr>
          <w:highlight w:val="white"/>
          <w:lang w:val="sv-SE"/>
        </w:rPr>
        <w:t>exist</w:t>
      </w:r>
      <w:proofErr w:type="spell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potential problem.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2AF1B5E2"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stores the item in the symbol table and checks the optional initialization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77777777" w:rsidR="00C04514" w:rsidRPr="00C04514" w:rsidRDefault="00C04514" w:rsidP="00C04514">
      <w:pPr>
        <w:pStyle w:val="Code"/>
        <w:rPr>
          <w:highlight w:val="white"/>
        </w:rPr>
      </w:pPr>
      <w:r w:rsidRPr="00C04514">
        <w:rPr>
          <w:highlight w:val="white"/>
        </w:rPr>
        <w:t xml:space="preserve">    public static Symbol EnumItem(string itemName, Symbol optInitSymbol)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15591FBE" w:rsidR="00903954" w:rsidRPr="00C04514" w:rsidRDefault="00903954" w:rsidP="00903954">
      <w:pPr>
        <w:rPr>
          <w:highlight w:val="white"/>
        </w:rPr>
      </w:pPr>
      <w:r>
        <w:rPr>
          <w:highlight w:val="white"/>
        </w:rPr>
        <w:t xml:space="preserve">The value of the item is either set by the initialization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77777777" w:rsidR="00C04514" w:rsidRPr="00C04514" w:rsidRDefault="00C04514" w:rsidP="00C04514">
      <w:pPr>
        <w:pStyle w:val="Code"/>
        <w:rPr>
          <w:highlight w:val="white"/>
        </w:rPr>
      </w:pPr>
      <w:r w:rsidRPr="00C04514">
        <w:rPr>
          <w:highlight w:val="white"/>
        </w:rPr>
        <w:t xml:space="preserve">      if (optInitSymbol != null) {</w:t>
      </w:r>
    </w:p>
    <w:p w14:paraId="6FFB6EFA" w14:textId="77777777" w:rsidR="00C04514" w:rsidRPr="00C04514" w:rsidRDefault="00C04514" w:rsidP="00C04514">
      <w:pPr>
        <w:pStyle w:val="Code"/>
        <w:rPr>
          <w:highlight w:val="white"/>
        </w:rPr>
      </w:pPr>
      <w:r w:rsidRPr="00C04514">
        <w:rPr>
          <w:highlight w:val="white"/>
        </w:rPr>
        <w:t xml:space="preserve">        Assert.Error(optInitSymbol.Type.IsIntegral(),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77777777" w:rsidR="00C04514" w:rsidRPr="00C04514" w:rsidRDefault="00C04514" w:rsidP="00C04514">
      <w:pPr>
        <w:pStyle w:val="Code"/>
        <w:rPr>
          <w:highlight w:val="white"/>
        </w:rPr>
      </w:pPr>
      <w:r w:rsidRPr="00C04514">
        <w:rPr>
          <w:highlight w:val="white"/>
        </w:rPr>
        <w:t xml:space="preserve">        Assert.Error(optInitSymbol.IsValue(),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77777777" w:rsidR="00C04514" w:rsidRPr="00C04514" w:rsidRDefault="00C04514" w:rsidP="00C04514">
      <w:pPr>
        <w:pStyle w:val="Code"/>
        <w:rPr>
          <w:highlight w:val="white"/>
        </w:rPr>
      </w:pPr>
      <w:r w:rsidRPr="00C04514">
        <w:rPr>
          <w:highlight w:val="white"/>
        </w:rPr>
        <w:t xml:space="preserve">        value = (BigInteger) optInitSymbol.Value;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lastRenderedPageBreak/>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257F1D03"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6D62E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431DBABE" w:rsidR="00215100" w:rsidRDefault="00215100" w:rsidP="00215100">
      <w:pPr>
        <w:pStyle w:val="Code"/>
        <w:rPr>
          <w:highlight w:val="white"/>
          <w:lang w:val="sv-SE"/>
        </w:rPr>
      </w:pPr>
      <w:r>
        <w:rPr>
          <w:highlight w:val="white"/>
          <w:lang w:val="sv-SE"/>
        </w:rPr>
        <w:t xml:space="preserve">    </w:t>
      </w:r>
      <w:r w:rsidR="007946C9">
        <w:rPr>
          <w:highlight w:val="white"/>
          <w:lang w:val="sv-SE"/>
        </w:rPr>
        <w:t>initialization_bitfield_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05EB891D"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7946C9">
        <w:rPr>
          <w:highlight w:val="white"/>
          <w:lang w:val="sv-SE"/>
        </w:rPr>
        <w:t>initialization_bitfield_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0841E446" w:rsidR="00C11CBE" w:rsidRDefault="00E617A3" w:rsidP="00C11CBE">
      <w:pPr>
        <w:rPr>
          <w:highlight w:val="white"/>
          <w:lang w:val="sv-SE"/>
        </w:rPr>
      </w:pPr>
      <w:r>
        <w:rPr>
          <w:highlight w:val="white"/>
          <w:lang w:val="sv-SE"/>
        </w:rPr>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13125E">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9D72BD">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3887985C" w:rsidR="0013125E" w:rsidRPr="009013A8" w:rsidRDefault="007946C9" w:rsidP="009013A8">
      <w:pPr>
        <w:pStyle w:val="Code"/>
        <w:rPr>
          <w:highlight w:val="white"/>
        </w:rPr>
      </w:pPr>
      <w:r>
        <w:rPr>
          <w:highlight w:val="white"/>
        </w:rPr>
        <w:t>initialization_bitfield_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lastRenderedPageBreak/>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11F1548E"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initializer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lastRenderedPageBreak/>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list inside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7647CBF4" w:rsidR="002300F1" w:rsidRPr="00840DDD" w:rsidRDefault="002300F1" w:rsidP="002300F1">
      <w:pPr>
        <w:pStyle w:val="Rubrik4"/>
        <w:rPr>
          <w:highlight w:val="white"/>
        </w:rPr>
      </w:pPr>
      <w:r>
        <w:rPr>
          <w:highlight w:val="white"/>
        </w:rPr>
        <w:t>Initialization</w:t>
      </w:r>
    </w:p>
    <w:p w14:paraId="3B2DD8D4" w14:textId="30506E27" w:rsidR="00840DDD" w:rsidRPr="00840DDD" w:rsidRDefault="0083682E" w:rsidP="00AB1275">
      <w:pPr>
        <w:rPr>
          <w:highlight w:val="white"/>
        </w:rPr>
      </w:pPr>
      <w:r>
        <w:rPr>
          <w:highlight w:val="white"/>
        </w:rPr>
        <w:t>The initializer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7777777" w:rsidR="00840DDD" w:rsidRDefault="00840DDD" w:rsidP="00840DDD">
      <w:pPr>
        <w:pStyle w:val="Code"/>
        <w:rPr>
          <w:highlight w:val="white"/>
          <w:lang w:val="sv-SE"/>
        </w:rPr>
      </w:pPr>
      <w:r>
        <w:rPr>
          <w:highlight w:val="white"/>
          <w:lang w:val="sv-SE"/>
        </w:rPr>
        <w:t>initializer:</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684A20D9"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72FE8">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72FE8">
        <w:rPr>
          <w:highlight w:val="white"/>
          <w:lang w:val="sv-SE"/>
        </w:rPr>
        <w:t>initalizer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1F2E9D">
        <w:rPr>
          <w:highlight w:val="white"/>
          <w:lang w:val="sv-SE"/>
        </w:rPr>
        <w:t>initialization</w:t>
      </w:r>
      <w:proofErr w:type="spellEnd"/>
      <w:r w:rsidR="001F2E9D">
        <w:rPr>
          <w:highlight w:val="white"/>
          <w:lang w:val="sv-SE"/>
        </w:rPr>
        <w:t xml:space="preserve"> lists.</w:t>
      </w:r>
    </w:p>
    <w:p w14:paraId="4578302B" w14:textId="77777777" w:rsidR="00840DDD" w:rsidRDefault="00840DDD" w:rsidP="00840DDD">
      <w:pPr>
        <w:pStyle w:val="Code"/>
        <w:rPr>
          <w:highlight w:val="white"/>
          <w:lang w:val="sv-SE"/>
        </w:rPr>
      </w:pPr>
      <w:r>
        <w:rPr>
          <w:highlight w:val="white"/>
          <w:lang w:val="sv-SE"/>
        </w:rPr>
        <w:t xml:space="preserve">  | LEFT_BLOCK initializer_list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77777777" w:rsidR="00840DDD" w:rsidRDefault="00840DDD" w:rsidP="00840DDD">
      <w:pPr>
        <w:pStyle w:val="Code"/>
        <w:rPr>
          <w:highlight w:val="white"/>
          <w:lang w:val="sv-SE"/>
        </w:rPr>
      </w:pPr>
      <w:r>
        <w:rPr>
          <w:highlight w:val="white"/>
          <w:lang w:val="sv-SE"/>
        </w:rPr>
        <w:t>initializer_list:</w:t>
      </w:r>
    </w:p>
    <w:p w14:paraId="52B9D4BB" w14:textId="77777777" w:rsidR="00840DDD" w:rsidRDefault="00840DDD" w:rsidP="00840DDD">
      <w:pPr>
        <w:pStyle w:val="Code"/>
        <w:rPr>
          <w:highlight w:val="white"/>
          <w:lang w:val="sv-SE"/>
        </w:rPr>
      </w:pPr>
      <w:r>
        <w:rPr>
          <w:highlight w:val="white"/>
          <w:lang w:val="sv-SE"/>
        </w:rPr>
        <w:t xml:space="preserve">    initializer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77777777" w:rsidR="00840DDD" w:rsidRDefault="00840DDD" w:rsidP="00840DDD">
      <w:pPr>
        <w:pStyle w:val="Code"/>
        <w:rPr>
          <w:highlight w:val="white"/>
          <w:lang w:val="sv-SE"/>
        </w:rPr>
      </w:pPr>
      <w:r>
        <w:rPr>
          <w:highlight w:val="white"/>
          <w:lang w:val="sv-SE"/>
        </w:rPr>
        <w:t xml:space="preserve">  | initializer_list COMMA initializer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7777777" w:rsidR="00637126" w:rsidRPr="00637126" w:rsidRDefault="00637126" w:rsidP="00637126">
      <w:pPr>
        <w:pStyle w:val="Code"/>
        <w:rPr>
          <w:highlight w:val="white"/>
        </w:rPr>
      </w:pPr>
      <w:r w:rsidRPr="00637126">
        <w:rPr>
          <w:highlight w:val="white"/>
        </w:rPr>
        <w:t xml:space="preserve">      Assert.ErrorA(list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 xml:space="preserve">We </w:t>
      </w:r>
      <w:proofErr w:type="spellStart"/>
      <w:r>
        <w:rPr>
          <w:highlight w:val="white"/>
        </w:rPr>
        <w:t>extraxt</w:t>
      </w:r>
      <w:proofErr w:type="spellEnd"/>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 xml:space="preserve">Similar to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12F0936A" w:rsidR="00564E09" w:rsidRDefault="00564E09" w:rsidP="00564E09">
      <w:r>
        <w:t xml:space="preserve">The for statement is more complicated than </w:t>
      </w:r>
      <w:proofErr w:type="spellStart"/>
      <w:r>
        <w:t>the</w:t>
      </w:r>
      <w:proofErr w:type="spellEnd"/>
      <w:r w:rsidR="008132ED">
        <w:t xml:space="preserve"> do and </w:t>
      </w:r>
      <w:r>
        <w:t>while statement</w:t>
      </w:r>
      <w:r w:rsidR="008132ED">
        <w:t>s</w:t>
      </w:r>
      <w:r>
        <w:t>.</w:t>
      </w:r>
      <w:r w:rsidR="003D514D">
        <w:t xml:space="preserve"> It </w:t>
      </w:r>
      <w:r>
        <w:t>holds three optional expression: the initialization expression, the test expression, and the increment expression. The true and false sets of the initialization and increment expressions are all backpatched to beginning of the test expression. An omitted test expression is equivalent to an infinite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77777777"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test expression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3D12F1">
        <w:rPr>
          <w:highlight w:val="white"/>
          <w:lang w:val="sv-SE"/>
        </w:rPr>
        <w:t>init</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77777777" w:rsidR="00855D78" w:rsidRDefault="00855D78" w:rsidP="00855D78">
      <w:pPr>
        <w:pStyle w:val="Code"/>
        <w:rPr>
          <w:highlight w:val="white"/>
        </w:rPr>
      </w:pPr>
      <w:r w:rsidRPr="00855D78">
        <w:rPr>
          <w:highlight w:val="white"/>
        </w:rPr>
        <w:t xml:space="preserve">    public static Statement ForStatement(Expression initExpression,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44E9D35E" w:rsidR="00005E54" w:rsidRPr="00855D78" w:rsidRDefault="00005E54" w:rsidP="00005E54">
      <w:pPr>
        <w:rPr>
          <w:highlight w:val="white"/>
        </w:rPr>
      </w:pPr>
      <w:r>
        <w:rPr>
          <w:highlight w:val="white"/>
        </w:rPr>
        <w:t xml:space="preserve">If the </w:t>
      </w:r>
      <w:proofErr w:type="spellStart"/>
      <w:r>
        <w:rPr>
          <w:highlight w:val="white"/>
        </w:rPr>
        <w:t>init</w:t>
      </w:r>
      <w:proofErr w:type="spellEnd"/>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77777777" w:rsidR="00855D78" w:rsidRPr="00855D78" w:rsidRDefault="00855D78" w:rsidP="00855D78">
      <w:pPr>
        <w:pStyle w:val="Code"/>
        <w:rPr>
          <w:highlight w:val="white"/>
        </w:rPr>
      </w:pPr>
      <w:r w:rsidRPr="00855D78">
        <w:rPr>
          <w:highlight w:val="white"/>
        </w:rPr>
        <w:t xml:space="preserve">      if (initExpression != null) {</w:t>
      </w:r>
    </w:p>
    <w:p w14:paraId="39E25B00" w14:textId="3D1379D4" w:rsidR="00855D78" w:rsidRDefault="00855D78" w:rsidP="00855D78">
      <w:pPr>
        <w:pStyle w:val="Code"/>
        <w:rPr>
          <w:highlight w:val="white"/>
        </w:rPr>
      </w:pPr>
      <w:r w:rsidRPr="00855D78">
        <w:rPr>
          <w:highlight w:val="white"/>
        </w:rPr>
        <w:t xml:space="preserve">        codeList.AddRange(initExpression.ShortList);</w:t>
      </w:r>
    </w:p>
    <w:p w14:paraId="06E67BC8" w14:textId="1F1C7722" w:rsidR="00756DFC" w:rsidRPr="00855D78" w:rsidRDefault="00756DFC" w:rsidP="00756DFC">
      <w:pPr>
        <w:pStyle w:val="Code"/>
        <w:rPr>
          <w:highlight w:val="white"/>
        </w:rPr>
      </w:pPr>
      <w:r>
        <w:rPr>
          <w:highlight w:val="white"/>
        </w:rPr>
        <w:t xml:space="preserve">        Backpatch(initExpression.Symbol.TrueSet, testTarget);</w:t>
      </w:r>
    </w:p>
    <w:p w14:paraId="53274A46" w14:textId="59F9F61C" w:rsidR="00756DFC" w:rsidRPr="00855D78" w:rsidRDefault="00756DFC" w:rsidP="00756DFC">
      <w:pPr>
        <w:pStyle w:val="Code"/>
        <w:rPr>
          <w:highlight w:val="white"/>
        </w:rPr>
      </w:pPr>
      <w:r>
        <w:rPr>
          <w:highlight w:val="white"/>
        </w:rPr>
        <w:t xml:space="preserve">        Backpatch(initExpression.Symbol.FalseSet,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 xml:space="preserve">Label and </w:t>
      </w:r>
      <w:proofErr w:type="spellStart"/>
      <w:r>
        <w:t>Goto</w:t>
      </w:r>
      <w:proofErr w:type="spellEnd"/>
      <w:r>
        <w:t xml:space="preserve"> Statement</w:t>
      </w:r>
    </w:p>
    <w:p w14:paraId="3D4A6642" w14:textId="404C833E"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 </w:t>
      </w:r>
      <w:proofErr w:type="spellStart"/>
      <w:r>
        <w:t>goto</w:t>
      </w:r>
      <w:proofErr w:type="spellEnd"/>
      <w:r>
        <w:t xml:space="preserve"> statements.</w:t>
      </w:r>
      <w:r w:rsidR="000E2D59">
        <w:t xml:space="preserve"> </w:t>
      </w:r>
      <w:r w:rsidR="000E2D59" w:rsidRPr="00BD4B2D">
        <w:t xml:space="preserve">As we all know, </w:t>
      </w:r>
      <w:proofErr w:type="spellStart"/>
      <w:r w:rsidR="000E2D59" w:rsidRPr="00BD4B2D">
        <w:t>goto</w:t>
      </w:r>
      <w:proofErr w:type="spellEnd"/>
      <w:r w:rsidR="000E2D59" w:rsidRPr="00BD4B2D">
        <w:t xml:space="preserve"> has no place in well-</w:t>
      </w:r>
      <w:r w:rsidR="00BD1C4E" w:rsidRPr="00BD4B2D">
        <w:t>structured</w:t>
      </w:r>
      <w:r w:rsidR="000E2D59" w:rsidRPr="00BD4B2D">
        <w:t xml:space="preserve"> programs. </w:t>
      </w:r>
      <w:r w:rsidR="000E2D59" w:rsidRPr="00CC64B1">
        <w:t xml:space="preserve">Labels and </w:t>
      </w:r>
      <w:proofErr w:type="spellStart"/>
      <w:r w:rsidR="000E2D59" w:rsidRPr="00CC64B1">
        <w:t>goto</w:t>
      </w:r>
      <w:proofErr w:type="spellEnd"/>
      <w:r w:rsidR="000E2D59" w:rsidRPr="00CC64B1">
        <w:t xml:space="preserve">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 xml:space="preserve">languages have omitted </w:t>
      </w:r>
      <w:proofErr w:type="spellStart"/>
      <w:r w:rsidR="000E2D59" w:rsidRPr="00E01F3C">
        <w:t>goto</w:t>
      </w:r>
      <w:proofErr w:type="spellEnd"/>
      <w:r w:rsidR="000E2D59" w:rsidRPr="00E01F3C">
        <w:t>.</w:t>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7900DE27"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definition. </w:t>
      </w:r>
      <w:r w:rsidR="00CD3573">
        <w:rPr>
          <w:highlight w:val="white"/>
        </w:rPr>
        <w:t xml:space="preserve">Its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r w:rsidR="00874277">
        <w:rPr>
          <w:highlight w:val="white"/>
          <w:lang w:val="sv-SE"/>
        </w:rPr>
        <w:t xml:space="preserve"> </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lastRenderedPageBreak/>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1A9D3ED5" w:rsidR="008D0A0C" w:rsidRPr="008D0A0C" w:rsidRDefault="008D0A0C" w:rsidP="008D0A0C">
      <w:r>
        <w:t xml:space="preserve">A statement can be a declaration. We return a statement with the middle code list of the declaration. </w:t>
      </w:r>
      <w:r w:rsidR="001846D4">
        <w:t>The middle code list may hold code for initialization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proofErr w:type="spellStart"/>
      <w:r w:rsidRPr="003A2DDA">
        <w:rPr>
          <w:highlight w:val="white"/>
        </w:rPr>
        <w:t>ConstantIntegralExpression</w:t>
      </w:r>
      <w:proofErr w:type="spellEnd"/>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is </w:t>
      </w:r>
      <w:r w:rsidR="002B1DB0">
        <w:rPr>
          <w:highlight w:val="white"/>
          <w:lang w:val="sv-SE"/>
        </w:rPr>
        <w:t xml:space="preserve">at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 xml:space="preserve">First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lastRenderedPageBreak/>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 xml:space="preserve">The </w:t>
      </w:r>
      <w:proofErr w:type="spellStart"/>
      <w:r>
        <w:rPr>
          <w:highlight w:val="white"/>
        </w:rPr>
        <w:t>sizeof</w:t>
      </w:r>
      <w:proofErr w:type="spellEnd"/>
      <w:r>
        <w:rPr>
          <w:highlight w:val="white"/>
        </w:rPr>
        <w:t xml:space="preserve"> Expression</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is not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is not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is not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380E0988" w14:textId="77777777" w:rsidR="00270E94" w:rsidRPr="00270E94" w:rsidRDefault="00270E94" w:rsidP="00270E94">
      <w:pPr>
        <w:pStyle w:val="Code"/>
        <w:rPr>
          <w:highlight w:val="white"/>
        </w:rPr>
      </w:pPr>
    </w:p>
    <w:p w14:paraId="7611142C" w14:textId="77777777" w:rsidR="0085726F" w:rsidRDefault="00270E94" w:rsidP="00270E94">
      <w:pPr>
        <w:pStyle w:val="Code"/>
        <w:rPr>
          <w:highlight w:val="white"/>
        </w:rPr>
      </w:pPr>
      <w:r w:rsidRPr="00270E94">
        <w:rPr>
          <w:highlight w:val="white"/>
        </w:rPr>
        <w:t xml:space="preserve">      Symbol staticSymbol =</w:t>
      </w:r>
    </w:p>
    <w:p w14:paraId="0D9080B3" w14:textId="664F12B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expression.Symbol);</w:t>
      </w:r>
    </w:p>
    <w:p w14:paraId="7BA601C7" w14:textId="77777777" w:rsidR="00270E94" w:rsidRPr="00270E94" w:rsidRDefault="00270E94" w:rsidP="00270E94">
      <w:pPr>
        <w:pStyle w:val="Code"/>
        <w:rPr>
          <w:highlight w:val="white"/>
        </w:rPr>
      </w:pPr>
      <w:r w:rsidRPr="00270E94">
        <w:rPr>
          <w:highlight w:val="white"/>
        </w:rPr>
        <w:t xml:space="preserve">      if (staticSymbol != null) {</w:t>
      </w:r>
    </w:p>
    <w:p w14:paraId="71784A56" w14:textId="77777777" w:rsidR="0085726F" w:rsidRDefault="00270E94" w:rsidP="00270E94">
      <w:pPr>
        <w:pStyle w:val="Code"/>
        <w:rPr>
          <w:highlight w:val="white"/>
        </w:rPr>
      </w:pPr>
      <w:r w:rsidRPr="00270E94">
        <w:rPr>
          <w:highlight w:val="white"/>
        </w:rPr>
        <w:t xml:space="preserve">        return (new Expression(staticSymbol, new List&lt;MiddleCode&gt;(),</w:t>
      </w:r>
    </w:p>
    <w:p w14:paraId="2A9F3CAF" w14:textId="407362B1"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1F62AF52" w14:textId="77777777" w:rsidR="004C762B" w:rsidRPr="004C762B" w:rsidRDefault="004C762B" w:rsidP="004C762B">
      <w:pPr>
        <w:pStyle w:val="Code"/>
        <w:rPr>
          <w:highlight w:val="white"/>
        </w:rPr>
      </w:pPr>
      <w:r w:rsidRPr="004C762B">
        <w:rPr>
          <w:highlight w:val="white"/>
        </w:rPr>
        <w:t xml:space="preserve">                   Message.Invalid_dereference_of_non__pointer);</w:t>
      </w:r>
    </w:p>
    <w:p w14:paraId="2B33BC17" w14:textId="2EB82FC0" w:rsidR="00270E94" w:rsidRPr="00270E94" w:rsidRDefault="00B315CA" w:rsidP="007C2691">
      <w:pPr>
        <w:rPr>
          <w:highlight w:val="white"/>
        </w:rPr>
      </w:pPr>
      <w:r>
        <w:rPr>
          <w:highlight w:val="white"/>
        </w:rPr>
        <w:t xml:space="preserve">The </w:t>
      </w:r>
      <w:r w:rsidR="007C2691" w:rsidRPr="007C2691">
        <w:rPr>
          <w:highlight w:val="white"/>
        </w:rPr>
        <w:t>dereference</w:t>
      </w:r>
      <w:r w:rsidR="007C2691">
        <w:rPr>
          <w:highlight w:val="white"/>
        </w:rPr>
        <w:t xml:space="preserve"> operator may result in a static value; that is, when the dereference operator is applied to a static </w:t>
      </w:r>
      <w:r w:rsidR="006170F1">
        <w:rPr>
          <w:highlight w:val="white"/>
        </w:rPr>
        <w:t>address, the result becomes a static value. The static value is of no use in itself. However, it can later be applied to the address operator, in which case the result becomes a static address.</w:t>
      </w:r>
    </w:p>
    <w:p w14:paraId="6EAF7DBD" w14:textId="77777777" w:rsidR="004C762B" w:rsidRPr="004C762B" w:rsidRDefault="004C762B" w:rsidP="004C762B">
      <w:pPr>
        <w:pStyle w:val="Code"/>
        <w:rPr>
          <w:highlight w:val="white"/>
        </w:rPr>
      </w:pPr>
      <w:r w:rsidRPr="004C762B">
        <w:rPr>
          <w:highlight w:val="white"/>
        </w:rPr>
        <w:t xml:space="preserve">      Symbol staticSymbol =</w:t>
      </w:r>
    </w:p>
    <w:p w14:paraId="5D77C082" w14:textId="77777777" w:rsidR="004C762B" w:rsidRPr="004C762B" w:rsidRDefault="004C762B" w:rsidP="004C762B">
      <w:pPr>
        <w:pStyle w:val="Code"/>
        <w:rPr>
          <w:highlight w:val="white"/>
        </w:rPr>
      </w:pPr>
      <w:r w:rsidRPr="004C762B">
        <w:rPr>
          <w:highlight w:val="white"/>
        </w:rPr>
        <w:t xml:space="preserve">        StaticExpression.Unary(MiddleOperator.Dereference, expression.Symbol);</w:t>
      </w:r>
    </w:p>
    <w:p w14:paraId="56211703" w14:textId="77777777" w:rsidR="004C762B" w:rsidRPr="004C762B" w:rsidRDefault="004C762B" w:rsidP="004C762B">
      <w:pPr>
        <w:pStyle w:val="Code"/>
        <w:rPr>
          <w:highlight w:val="white"/>
        </w:rPr>
      </w:pPr>
      <w:r w:rsidRPr="004C762B">
        <w:rPr>
          <w:highlight w:val="white"/>
        </w:rPr>
        <w:t xml:space="preserve">      if (staticSymbol != null) {</w:t>
      </w:r>
    </w:p>
    <w:p w14:paraId="4E7CBB7C" w14:textId="77777777" w:rsidR="004C762B" w:rsidRPr="004C762B" w:rsidRDefault="004C762B" w:rsidP="004C762B">
      <w:pPr>
        <w:pStyle w:val="Code"/>
        <w:rPr>
          <w:highlight w:val="white"/>
        </w:rPr>
      </w:pPr>
      <w:r w:rsidRPr="004C762B">
        <w:rPr>
          <w:highlight w:val="white"/>
        </w:rPr>
        <w:t xml:space="preserve">        return (new Expression(staticSymbol, null, null));</w:t>
      </w:r>
    </w:p>
    <w:p w14:paraId="22316562" w14:textId="77777777" w:rsidR="004C762B" w:rsidRPr="004C762B" w:rsidRDefault="004C762B" w:rsidP="004C762B">
      <w:pPr>
        <w:pStyle w:val="Code"/>
        <w:rPr>
          <w:highlight w:val="white"/>
        </w:rPr>
      </w:pPr>
      <w:r w:rsidRPr="004C762B">
        <w:rPr>
          <w:highlight w:val="white"/>
        </w:rPr>
        <w:t xml:space="preserve">      }</w:t>
      </w:r>
    </w:p>
    <w:p w14:paraId="5C0B1234" w14:textId="77777777" w:rsidR="004C762B" w:rsidRPr="004C762B" w:rsidRDefault="004C762B" w:rsidP="004C762B">
      <w:pPr>
        <w:pStyle w:val="Code"/>
        <w:rPr>
          <w:highlight w:val="white"/>
        </w:rPr>
      </w:pP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635C3BEF" w:rsidR="006E34D2" w:rsidRPr="006E34D2" w:rsidRDefault="006E34D2" w:rsidP="006E34D2">
      <w:pPr>
        <w:rPr>
          <w:highlight w:val="white"/>
        </w:rPr>
      </w:pPr>
      <w:r>
        <w:rPr>
          <w:highlight w:val="white"/>
        </w:rPr>
        <w:t xml:space="preserve">The increment and decrement operators come in </w:t>
      </w:r>
      <w:proofErr w:type="spellStart"/>
      <w:r>
        <w:rPr>
          <w:highlight w:val="white"/>
        </w:rPr>
        <w:t>tow</w:t>
      </w:r>
      <w:proofErr w:type="spellEnd"/>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lastRenderedPageBreak/>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lastRenderedPageBreak/>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lastRenderedPageBreak/>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lastRenderedPageBreak/>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lastRenderedPageBreak/>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lastRenderedPageBreak/>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77777777" w:rsidR="00015F9F" w:rsidRPr="00015F9F" w:rsidRDefault="00015F9F" w:rsidP="00015F9F">
      <w:pPr>
        <w:pStyle w:val="Code"/>
        <w:rPr>
          <w:highlight w:val="white"/>
        </w:rPr>
      </w:pPr>
      <w:r w:rsidRPr="00015F9F">
        <w:rPr>
          <w:highlight w:val="white"/>
        </w:rPr>
        <w:t xml:space="preserve">      MiddleCodeGenerator.CallHeader($1);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5E7ED9EB" w:rsidR="00682103" w:rsidRPr="00015F9F" w:rsidRDefault="00682103" w:rsidP="00682103">
      <w:pPr>
        <w:rPr>
          <w:highlight w:val="white"/>
        </w:rPr>
      </w:pPr>
      <w:r>
        <w:rPr>
          <w:highlight w:val="white"/>
        </w:rPr>
        <w:t xml:space="preserve">The </w:t>
      </w:r>
      <w:r w:rsidRPr="00682103">
        <w:rPr>
          <w:rStyle w:val="KeyWord0"/>
          <w:highlight w:val="white"/>
        </w:rPr>
        <w:t>CallHeader</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77777777" w:rsidR="00D379E0" w:rsidRPr="00D379E0" w:rsidRDefault="00D379E0" w:rsidP="00D379E0">
      <w:pPr>
        <w:pStyle w:val="Code"/>
        <w:rPr>
          <w:highlight w:val="white"/>
        </w:rPr>
      </w:pPr>
      <w:r w:rsidRPr="00D379E0">
        <w:rPr>
          <w:highlight w:val="white"/>
        </w:rPr>
        <w:t xml:space="preserve">    public static void CallHeader(Expression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4745D925" w:rsidR="00D379E0" w:rsidRPr="00D379E0" w:rsidRDefault="00D379E0" w:rsidP="00D379E0">
      <w:pPr>
        <w:pStyle w:val="Code"/>
        <w:rPr>
          <w:highlight w:val="white"/>
        </w:rPr>
      </w:pPr>
      <w:r w:rsidRPr="00D379E0">
        <w:rPr>
          <w:highlight w:val="white"/>
        </w:rPr>
        <w:t xml:space="preserve">      AddMiddleCode(expression.ShortList, MiddleOperator.CallHeader,</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77777777" w:rsidR="00D379E0" w:rsidRPr="00D379E0" w:rsidRDefault="00D379E0" w:rsidP="00D379E0">
      <w:pPr>
        <w:pStyle w:val="Code"/>
        <w:rPr>
          <w:highlight w:val="white"/>
        </w:rPr>
      </w:pPr>
      <w:r w:rsidRPr="00D379E0">
        <w:rPr>
          <w:highlight w:val="white"/>
        </w:rPr>
        <w:t xml:space="preserve">      AddMiddleCode(expression.LongList, MiddleOperator.CallHeader,</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lastRenderedPageBreak/>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68B74DE7"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472BE4">
        <w:rPr>
          <w:highlight w:val="white"/>
        </w:rPr>
        <w:t>d</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370042" w:rsidRDefault="00F07266" w:rsidP="00F07266">
      <w:pPr>
        <w:pStyle w:val="Code"/>
        <w:rPr>
          <w:highlight w:val="white"/>
        </w:rPr>
      </w:pPr>
    </w:p>
    <w:p w14:paraId="76AEDEFD" w14:textId="592EA577" w:rsidR="00F07266" w:rsidRPr="00370042" w:rsidRDefault="00F07266" w:rsidP="00F07266">
      <w:pPr>
        <w:pStyle w:val="Code"/>
        <w:rPr>
          <w:highlight w:val="white"/>
        </w:rPr>
      </w:pPr>
      <w:r w:rsidRPr="00370042">
        <w:rPr>
          <w:highlight w:val="white"/>
        </w:rPr>
        <w:t xml:space="preserve">        if ((typeList == null) || (</w:t>
      </w:r>
      <w:r w:rsidR="008534D3">
        <w:rPr>
          <w:highlight w:val="white"/>
        </w:rPr>
        <w:t>count</w:t>
      </w:r>
      <w:r w:rsidR="00144D6E">
        <w:rPr>
          <w:highlight w:val="white"/>
        </w:rPr>
        <w:t>++</w:t>
      </w:r>
      <w:r w:rsidR="008534D3" w:rsidRPr="00370042">
        <w:rPr>
          <w:highlight w:val="white"/>
        </w:rPr>
        <w:t xml:space="preserve"> </w:t>
      </w:r>
      <w:r w:rsidRPr="00370042">
        <w:rPr>
          <w:highlight w:val="white"/>
        </w:rPr>
        <w:t>&gt;= typeList.Count)) {</w:t>
      </w:r>
    </w:p>
    <w:p w14:paraId="2DAD858D" w14:textId="77777777" w:rsidR="00F07266" w:rsidRPr="00370042" w:rsidRDefault="00F07266" w:rsidP="00F07266">
      <w:pPr>
        <w:pStyle w:val="Code"/>
        <w:rPr>
          <w:highlight w:val="white"/>
        </w:rPr>
      </w:pPr>
      <w:r w:rsidRPr="00370042">
        <w:rPr>
          <w:highlight w:val="white"/>
        </w:rPr>
        <w:lastRenderedPageBreak/>
        <w:t xml:space="preserve">          extra += ParameterSize(</w:t>
      </w:r>
      <w:r>
        <w:rPr>
          <w:highlight w:val="white"/>
        </w:rPr>
        <w:t>argument</w:t>
      </w:r>
      <w:r w:rsidRPr="00370042">
        <w:rPr>
          <w:highlight w:val="white"/>
        </w:rPr>
        <w:t>Expression.Symbol);</w:t>
      </w:r>
    </w:p>
    <w:p w14:paraId="74E92C97" w14:textId="77777777" w:rsidR="00F07266" w:rsidRPr="00370042" w:rsidRDefault="00F07266" w:rsidP="00F07266">
      <w:pPr>
        <w:pStyle w:val="Code"/>
        <w:rPr>
          <w:highlight w:val="white"/>
        </w:rPr>
      </w:pPr>
      <w:r w:rsidRPr="00370042">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02935B83" w14:textId="77777777" w:rsidR="00F07266" w:rsidRPr="00370042" w:rsidRDefault="00F07266" w:rsidP="00F07266">
      <w:pPr>
        <w:pStyle w:val="Code"/>
        <w:rPr>
          <w:highlight w:val="white"/>
        </w:rPr>
      </w:pPr>
      <w:r w:rsidRPr="00370042">
        <w:rPr>
          <w:highlight w:val="white"/>
        </w:rPr>
        <w:t xml:space="preserve">        AddMiddleCode(longList, MiddleOperator.Parameter, null,</w:t>
      </w:r>
    </w:p>
    <w:p w14:paraId="6A2A627D" w14:textId="77777777" w:rsidR="00F07266" w:rsidRPr="00370042" w:rsidRDefault="00F07266" w:rsidP="00F07266">
      <w:pPr>
        <w:pStyle w:val="Code"/>
        <w:rPr>
          <w:highlight w:val="white"/>
        </w:rPr>
      </w:pPr>
      <w:r w:rsidRPr="00370042">
        <w:rPr>
          <w:highlight w:val="white"/>
        </w:rPr>
        <w:t xml:space="preserve">                      </w:t>
      </w:r>
      <w:r>
        <w:rPr>
          <w:highlight w:val="white"/>
        </w:rPr>
        <w:t>argument</w:t>
      </w:r>
      <w:r w:rsidRPr="00370042">
        <w:rPr>
          <w:highlight w:val="white"/>
        </w:rPr>
        <w:t>Expression.Symbol, SymbolTable.CurrentTable.</w:t>
      </w:r>
    </w:p>
    <w:p w14:paraId="77115490" w14:textId="77777777" w:rsidR="00F07266" w:rsidRPr="00370042" w:rsidRDefault="00F07266" w:rsidP="00F07266">
      <w:pPr>
        <w:pStyle w:val="Code"/>
        <w:rPr>
          <w:highlight w:val="white"/>
        </w:rPr>
      </w:pPr>
      <w:r w:rsidRPr="00370042">
        <w:rPr>
          <w:highlight w:val="white"/>
        </w:rPr>
        <w:t xml:space="preserve">                      CurrentOffset + totalOffset + offset);</w:t>
      </w:r>
    </w:p>
    <w:p w14:paraId="6EE61285" w14:textId="77777777" w:rsidR="00F07266" w:rsidRPr="00370042" w:rsidRDefault="00F07266" w:rsidP="00F07266">
      <w:pPr>
        <w:pStyle w:val="Code"/>
        <w:rPr>
          <w:highlight w:val="white"/>
        </w:rPr>
      </w:pPr>
      <w:r w:rsidRPr="00370042">
        <w:rPr>
          <w:highlight w:val="white"/>
        </w:rPr>
        <w:t xml:space="preserve">        offset += ParameterSize(</w:t>
      </w:r>
      <w:r>
        <w:rPr>
          <w:highlight w:val="white"/>
        </w:rPr>
        <w:t>argument</w:t>
      </w:r>
      <w:r w:rsidRPr="00370042">
        <w:rPr>
          <w:highlight w:val="white"/>
        </w:rPr>
        <w:t>Expression.Symbol);</w:t>
      </w:r>
    </w:p>
    <w:p w14:paraId="31150935" w14:textId="77777777" w:rsidR="00F07266" w:rsidRPr="00370042" w:rsidRDefault="00F07266" w:rsidP="00F07266">
      <w:pPr>
        <w:pStyle w:val="Code"/>
        <w:rPr>
          <w:highlight w:val="white"/>
        </w:rPr>
      </w:pPr>
      <w:r w:rsidRPr="00370042">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lastRenderedPageBreak/>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EAFAB7D" w14:textId="77777777" w:rsidR="00860AB7" w:rsidRPr="0027372E" w:rsidRDefault="00860AB7" w:rsidP="00860AB7">
      <w:pPr>
        <w:pStyle w:val="Code"/>
        <w:rPr>
          <w:highlight w:val="white"/>
        </w:rPr>
      </w:pPr>
      <w:r w:rsidRPr="0027372E">
        <w:rPr>
          <w:highlight w:val="white"/>
        </w:rPr>
        <w:t xml:space="preserve">      int offset = ParameterOffsetStack.Pop();</w:t>
      </w:r>
    </w:p>
    <w:p w14:paraId="7E0AC99E" w14:textId="77777777" w:rsidR="0027372E" w:rsidRPr="0027372E" w:rsidRDefault="0027372E" w:rsidP="0027372E">
      <w:pPr>
        <w:pStyle w:val="Code"/>
        <w:rPr>
          <w:highlight w:val="white"/>
        </w:rPr>
      </w:pPr>
      <w:r w:rsidRPr="0027372E">
        <w:rPr>
          <w:highlight w:val="white"/>
        </w:rPr>
        <w:t xml:space="preserve">      ParameterOffsetStack.Push(offset + ParameterSize(expression.Symbol));</w:t>
      </w:r>
    </w:p>
    <w:p w14:paraId="7EE5BDD6" w14:textId="77777777" w:rsidR="0027372E" w:rsidRPr="0027372E" w:rsidRDefault="0027372E" w:rsidP="0027372E">
      <w:pPr>
        <w:pStyle w:val="Code"/>
        <w:rPr>
          <w:highlight w:val="white"/>
        </w:rPr>
      </w:pPr>
      <w:r w:rsidRPr="0027372E">
        <w:rPr>
          <w:highlight w:val="white"/>
        </w:rPr>
        <w:t xml:space="preserve">      return (new Expression(expression.Symbol, expression.LongList,</w:t>
      </w:r>
    </w:p>
    <w:p w14:paraId="4EB0BC4B" w14:textId="77777777" w:rsidR="0027372E" w:rsidRPr="0027372E" w:rsidRDefault="0027372E" w:rsidP="0027372E">
      <w:pPr>
        <w:pStyle w:val="Code"/>
        <w:rPr>
          <w:highlight w:val="white"/>
        </w:rPr>
      </w:pPr>
      <w:r w:rsidRPr="0027372E">
        <w:rPr>
          <w:highlight w:val="white"/>
        </w:rPr>
        <w:t xml:space="preserve">                             expression.LongList));</w:t>
      </w:r>
    </w:p>
    <w:p w14:paraId="6D346555" w14:textId="77777777" w:rsidR="0027372E" w:rsidRPr="0027372E" w:rsidRDefault="0027372E" w:rsidP="0027372E">
      <w:pPr>
        <w:pStyle w:val="Code"/>
        <w:rPr>
          <w:highlight w:val="white"/>
        </w:rPr>
      </w:pPr>
      <w:r w:rsidRPr="0027372E">
        <w:rPr>
          <w:highlight w:val="white"/>
        </w:rPr>
        <w:t xml:space="preserve">    }</w:t>
      </w:r>
    </w:p>
    <w:p w14:paraId="7176C6F6" w14:textId="0160C762"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ParameterSize</w:t>
      </w:r>
      <w:r w:rsidR="006457A0">
        <w:rPr>
          <w:highlight w:val="white"/>
        </w:rPr>
        <w:t xml:space="preserve"> method</w:t>
      </w:r>
      <w:r w:rsidR="00C17DD9">
        <w:rPr>
          <w:highlight w:val="white"/>
        </w:rPr>
        <w:t xml:space="preserve"> returns the size of the parameter. In case of array, string, or function</w:t>
      </w:r>
      <w:r w:rsidR="0041307B">
        <w:rPr>
          <w:highlight w:val="white"/>
        </w:rPr>
        <w:t>, it returns pointer size. Otherwise, it returns the regular size.</w:t>
      </w:r>
      <w:r w:rsidR="00C17DD9">
        <w:rPr>
          <w:highlight w:val="white"/>
        </w:rPr>
        <w:t xml:space="preserve"> </w:t>
      </w:r>
    </w:p>
    <w:p w14:paraId="74BBBAC8" w14:textId="77777777" w:rsidR="00A770C6" w:rsidRPr="00A770C6" w:rsidRDefault="00A770C6" w:rsidP="00A770C6">
      <w:pPr>
        <w:pStyle w:val="Code"/>
        <w:rPr>
          <w:highlight w:val="white"/>
        </w:rPr>
      </w:pPr>
      <w:r w:rsidRPr="00A770C6">
        <w:rPr>
          <w:highlight w:val="white"/>
        </w:rPr>
        <w:t xml:space="preserve">    private static int ParameterSize(Symbol symbol) {</w:t>
      </w:r>
    </w:p>
    <w:p w14:paraId="60F98EC1" w14:textId="77777777" w:rsidR="00A770C6" w:rsidRPr="00A770C6" w:rsidRDefault="00A770C6" w:rsidP="00A770C6">
      <w:pPr>
        <w:pStyle w:val="Code"/>
        <w:rPr>
          <w:highlight w:val="white"/>
        </w:rPr>
      </w:pPr>
      <w:r w:rsidRPr="00A770C6">
        <w:rPr>
          <w:highlight w:val="white"/>
        </w:rPr>
        <w:t xml:space="preserve">      switch (symbol.Type.Sort) {</w:t>
      </w:r>
    </w:p>
    <w:p w14:paraId="60E664F1" w14:textId="77777777" w:rsidR="00A770C6" w:rsidRPr="00A770C6" w:rsidRDefault="00A770C6" w:rsidP="00A770C6">
      <w:pPr>
        <w:pStyle w:val="Code"/>
        <w:rPr>
          <w:highlight w:val="white"/>
        </w:rPr>
      </w:pPr>
      <w:r w:rsidRPr="00A770C6">
        <w:rPr>
          <w:highlight w:val="white"/>
        </w:rPr>
        <w:t xml:space="preserve">        case Sort.Array:</w:t>
      </w:r>
    </w:p>
    <w:p w14:paraId="01BB61CC" w14:textId="77777777" w:rsidR="00A770C6" w:rsidRPr="00A770C6" w:rsidRDefault="00A770C6" w:rsidP="00A770C6">
      <w:pPr>
        <w:pStyle w:val="Code"/>
        <w:rPr>
          <w:highlight w:val="white"/>
        </w:rPr>
      </w:pPr>
      <w:r w:rsidRPr="00A770C6">
        <w:rPr>
          <w:highlight w:val="white"/>
        </w:rPr>
        <w:t xml:space="preserve">        case Sort.String:</w:t>
      </w:r>
    </w:p>
    <w:p w14:paraId="0CA38656" w14:textId="77777777" w:rsidR="00A770C6" w:rsidRPr="00A770C6" w:rsidRDefault="00A770C6" w:rsidP="00A770C6">
      <w:pPr>
        <w:pStyle w:val="Code"/>
        <w:rPr>
          <w:highlight w:val="white"/>
        </w:rPr>
      </w:pPr>
      <w:r w:rsidRPr="00A770C6">
        <w:rPr>
          <w:highlight w:val="white"/>
        </w:rPr>
        <w:lastRenderedPageBreak/>
        <w:t xml:space="preserve">        case Sort.Function:</w:t>
      </w:r>
    </w:p>
    <w:p w14:paraId="78653FB2" w14:textId="488EFCF6" w:rsidR="00A770C6" w:rsidRPr="00A770C6" w:rsidRDefault="00A770C6" w:rsidP="00A770C6">
      <w:pPr>
        <w:pStyle w:val="Code"/>
        <w:rPr>
          <w:highlight w:val="white"/>
        </w:rPr>
      </w:pPr>
      <w:r w:rsidRPr="00A770C6">
        <w:rPr>
          <w:highlight w:val="white"/>
        </w:rPr>
        <w:t xml:space="preserve">          return </w:t>
      </w:r>
      <w:r w:rsidR="00BA53A2">
        <w:rPr>
          <w:highlight w:val="white"/>
        </w:rPr>
        <w:t>TypeSize.PointerSize</w:t>
      </w:r>
      <w:r w:rsidRPr="00A770C6">
        <w:rPr>
          <w:highlight w:val="white"/>
        </w:rPr>
        <w:t>;</w:t>
      </w:r>
    </w:p>
    <w:p w14:paraId="5F49982C" w14:textId="77777777" w:rsidR="00A770C6" w:rsidRPr="00A770C6" w:rsidRDefault="00A770C6" w:rsidP="00A770C6">
      <w:pPr>
        <w:pStyle w:val="Code"/>
        <w:rPr>
          <w:highlight w:val="white"/>
        </w:rPr>
      </w:pPr>
    </w:p>
    <w:p w14:paraId="255FBF1B" w14:textId="77777777" w:rsidR="00A770C6" w:rsidRPr="00A770C6" w:rsidRDefault="00A770C6" w:rsidP="00A770C6">
      <w:pPr>
        <w:pStyle w:val="Code"/>
        <w:rPr>
          <w:highlight w:val="white"/>
        </w:rPr>
      </w:pPr>
      <w:r w:rsidRPr="00A770C6">
        <w:rPr>
          <w:highlight w:val="white"/>
        </w:rPr>
        <w:t xml:space="preserve">        default:</w:t>
      </w:r>
    </w:p>
    <w:p w14:paraId="65333098" w14:textId="77777777" w:rsidR="00A770C6" w:rsidRPr="00A770C6" w:rsidRDefault="00A770C6" w:rsidP="00A770C6">
      <w:pPr>
        <w:pStyle w:val="Code"/>
        <w:rPr>
          <w:highlight w:val="white"/>
        </w:rPr>
      </w:pPr>
      <w:r w:rsidRPr="00A770C6">
        <w:rPr>
          <w:highlight w:val="white"/>
        </w:rPr>
        <w:t xml:space="preserve">          return symbol.Type.Size();</w:t>
      </w:r>
    </w:p>
    <w:p w14:paraId="77DC237D" w14:textId="77777777" w:rsidR="00A770C6" w:rsidRPr="00A770C6" w:rsidRDefault="00A770C6" w:rsidP="00A770C6">
      <w:pPr>
        <w:pStyle w:val="Code"/>
        <w:rPr>
          <w:highlight w:val="white"/>
        </w:rPr>
      </w:pPr>
      <w:r w:rsidRPr="00A770C6">
        <w:rPr>
          <w:highlight w:val="white"/>
        </w:rPr>
        <w:t xml:space="preserve">      }</w:t>
      </w:r>
    </w:p>
    <w:p w14:paraId="4AFF6625" w14:textId="2D520A11" w:rsidR="00A770C6" w:rsidRDefault="00A770C6" w:rsidP="00A770C6">
      <w:pPr>
        <w:pStyle w:val="Code"/>
        <w:rPr>
          <w:highlight w:val="white"/>
        </w:rPr>
      </w:pPr>
      <w:r w:rsidRPr="00A770C6">
        <w:rPr>
          <w:highlight w:val="white"/>
        </w:rPr>
        <w:t xml:space="preserve">    }</w:t>
      </w:r>
    </w:p>
    <w:p w14:paraId="3F58EB64" w14:textId="17B5FA15" w:rsidR="00D37AFD" w:rsidRDefault="00D37AFD" w:rsidP="00D37AFD">
      <w:pPr>
        <w:pStyle w:val="Rubrik3"/>
        <w:rPr>
          <w:highlight w:val="white"/>
        </w:rPr>
      </w:pPr>
      <w:r>
        <w:rPr>
          <w:highlight w:val="white"/>
        </w:rPr>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lastRenderedPageBreak/>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proofErr w:type="spellStart"/>
      <w:r>
        <w:lastRenderedPageBreak/>
        <w:t>MainParser.gppg</w:t>
      </w:r>
      <w:proofErr w:type="spellEnd"/>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proofErr w:type="spellStart"/>
      <w:r w:rsidRPr="00EC76D5">
        <w:t>Mask.java</w:t>
      </w:r>
      <w:proofErr w:type="spellEnd"/>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lastRenderedPageBreak/>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lastRenderedPageBreak/>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proofErr w:type="spellStart"/>
      <w:r w:rsidRPr="00EC76D5">
        <w:rPr>
          <w:rStyle w:val="CodeInText"/>
        </w:rPr>
        <w:t>maskToStorageMap</w:t>
      </w:r>
      <w:proofErr w:type="spellEnd"/>
      <w:r w:rsidRPr="00EC76D5">
        <w:t xml:space="preserve"> and </w:t>
      </w:r>
      <w:proofErr w:type="spellStart"/>
      <w:r w:rsidRPr="00EC76D5">
        <w:rPr>
          <w:rStyle w:val="CodeInText"/>
        </w:rPr>
        <w:t>maskToSortMap</w:t>
      </w:r>
      <w:proofErr w:type="spellEnd"/>
      <w:r w:rsidRPr="00EC76D5">
        <w:t xml:space="preserve"> to map between specifiers and storage and sorts. </w:t>
      </w:r>
    </w:p>
    <w:p w14:paraId="6C198BE9" w14:textId="77777777" w:rsidR="00E40B78" w:rsidRPr="00EC76D5" w:rsidRDefault="00E40B78" w:rsidP="00E40B78">
      <w:pPr>
        <w:pStyle w:val="CodeHeader"/>
      </w:pPr>
      <w:proofErr w:type="spellStart"/>
      <w:r w:rsidRPr="00EC76D5">
        <w:t>Specifier.java</w:t>
      </w:r>
      <w:proofErr w:type="spellEnd"/>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lastRenderedPageBreak/>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proofErr w:type="spellStart"/>
      <w:r w:rsidRPr="00EC76D5">
        <w:rPr>
          <w:rStyle w:val="CodeInText"/>
        </w:rPr>
        <w:t>m_maskToStorageMap</w:t>
      </w:r>
      <w:proofErr w:type="spellEnd"/>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77777777" w:rsidR="00E40B78" w:rsidRPr="00EC76D5" w:rsidRDefault="00E40B78" w:rsidP="00E40B78">
      <w:pPr>
        <w:pStyle w:val="Code"/>
      </w:pPr>
      <w:r w:rsidRPr="00EC76D5">
        <w:t xml:space="preserve">          GenerateInitializer.generateStatic(itemSymbol);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lastRenderedPageBreak/>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77777777" w:rsidR="00E40B78" w:rsidRPr="00EC76D5" w:rsidRDefault="00E40B78" w:rsidP="00E40B78">
      <w:r w:rsidRPr="00EC76D5">
        <w:t>3. The compound type and sort are both null, which means that there is no type (which may happen in function definitions).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lastRenderedPageBreak/>
        <w:t xml:space="preserve">The </w:t>
      </w:r>
      <w:proofErr w:type="spellStart"/>
      <w:r w:rsidRPr="00EC76D5">
        <w:rPr>
          <w:rStyle w:val="CodeInText"/>
        </w:rPr>
        <w:t>generateQuailifers</w:t>
      </w:r>
      <w:proofErr w:type="spellEnd"/>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proofErr w:type="spellStart"/>
      <w:r>
        <w:t>MainParser.gppg</w:t>
      </w:r>
      <w:proofErr w:type="spellEnd"/>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t xml:space="preserve">We extract the member list of the struct or union by accessing the current symbol table. If it is non-empty, the struct or union is complete (it has members) and we load the symbol list. If it is empty, the </w:t>
      </w:r>
      <w:proofErr w:type="spellStart"/>
      <w:r w:rsidRPr="00EC76D5">
        <w:t>strucrt</w:t>
      </w:r>
      <w:proofErr w:type="spellEnd"/>
      <w:r w:rsidRPr="00EC76D5">
        <w:t xml:space="preserve">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proofErr w:type="spellStart"/>
      <w:r>
        <w:t>MiddleCodeGenerator.cs</w:t>
      </w:r>
      <w:proofErr w:type="spellEnd"/>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lastRenderedPageBreak/>
        <w:t xml:space="preserve">  }</w:t>
      </w:r>
    </w:p>
    <w:p w14:paraId="1DF19A25" w14:textId="77777777" w:rsidR="00E40B78" w:rsidRPr="00EC76D5" w:rsidRDefault="00E40B78" w:rsidP="00E40B78">
      <w:r w:rsidRPr="00EC76D5">
        <w:t xml:space="preserve">When accessing a named struct or union, we look it up in the tag table (not the symbol table) and make sure is has the right sort (struct, union, or </w:t>
      </w:r>
      <w:proofErr w:type="spellStart"/>
      <w:r w:rsidRPr="00EC76D5">
        <w:t>enum</w:t>
      </w:r>
      <w:proofErr w:type="spellEnd"/>
      <w:r w:rsidRPr="00EC76D5">
        <w:t>).</w:t>
      </w:r>
    </w:p>
    <w:p w14:paraId="2F686BAD" w14:textId="77777777" w:rsidR="00341DF2" w:rsidRPr="00EC76D5" w:rsidRDefault="00341DF2" w:rsidP="00341DF2">
      <w:pPr>
        <w:pStyle w:val="Code"/>
      </w:pPr>
      <w:r w:rsidRPr="00EC76D5">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 xml:space="preserve">When generating </w:t>
      </w:r>
      <w:proofErr w:type="spellStart"/>
      <w:r w:rsidRPr="00EC76D5">
        <w:t>enum</w:t>
      </w:r>
      <w:r w:rsidR="001D3CE7" w:rsidRPr="00EC76D5">
        <w:t>s</w:t>
      </w:r>
      <w:proofErr w:type="spellEnd"/>
      <w:r w:rsidRPr="00EC76D5">
        <w:t xml:space="preserve"> we use the </w:t>
      </w:r>
      <w:proofErr w:type="spellStart"/>
      <w:r w:rsidRPr="00EC76D5">
        <w:rPr>
          <w:rStyle w:val="CodeInText"/>
        </w:rPr>
        <w:t>Main.EnumValueStack</w:t>
      </w:r>
      <w:proofErr w:type="spellEnd"/>
      <w:r w:rsidRPr="00EC76D5">
        <w:t xml:space="preserve">, to keep track of the current </w:t>
      </w:r>
      <w:proofErr w:type="spellStart"/>
      <w:r w:rsidRPr="00EC76D5">
        <w:t>enum</w:t>
      </w:r>
      <w:proofErr w:type="spellEnd"/>
      <w:r w:rsidRPr="00EC76D5">
        <w:t xml:space="preserve"> value. We also push the symbol table.</w:t>
      </w:r>
    </w:p>
    <w:p w14:paraId="635AE1A6" w14:textId="108183DD" w:rsidR="00E40B78" w:rsidRPr="00EC76D5" w:rsidRDefault="002E67B8" w:rsidP="00E40B78">
      <w:pPr>
        <w:pStyle w:val="CodeHeader"/>
      </w:pPr>
      <w:proofErr w:type="spellStart"/>
      <w:r>
        <w:t>MainParser.gppg</w:t>
      </w:r>
      <w:proofErr w:type="spellEnd"/>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proofErr w:type="spellStart"/>
      <w:r>
        <w:t>MiddleCodeGenerator.cs</w:t>
      </w:r>
      <w:proofErr w:type="spellEnd"/>
    </w:p>
    <w:p w14:paraId="26D03FCD" w14:textId="77777777" w:rsidR="009B5517" w:rsidRPr="00EC76D5" w:rsidRDefault="00D62621" w:rsidP="00D62621">
      <w:pPr>
        <w:pStyle w:val="Code"/>
      </w:pPr>
      <w:r w:rsidRPr="00EC76D5">
        <w:t xml:space="preserve">  public static Symbol generateEnumItem(String itemName,</w:t>
      </w:r>
    </w:p>
    <w:p w14:paraId="2CE4AAFC" w14:textId="0DA9CCF8" w:rsidR="00D62621" w:rsidRPr="00EC76D5" w:rsidRDefault="009B5517" w:rsidP="00D62621">
      <w:pPr>
        <w:pStyle w:val="Code"/>
      </w:pPr>
      <w:r w:rsidRPr="00EC76D5">
        <w:lastRenderedPageBreak/>
        <w:t xml:space="preserve">                                       </w:t>
      </w:r>
      <w:r w:rsidR="00D62621" w:rsidRPr="00EC76D5">
        <w:t xml:space="preserve"> SyntaxTree optInitTree)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77777777" w:rsidR="00D62621" w:rsidRPr="00EC76D5" w:rsidRDefault="00D62621" w:rsidP="00D62621">
      <w:pPr>
        <w:pStyle w:val="Code"/>
      </w:pPr>
      <w:r w:rsidRPr="00EC76D5">
        <w:t xml:space="preserve">    if (optInitTree != null) {</w:t>
      </w:r>
    </w:p>
    <w:p w14:paraId="36827879" w14:textId="77777777" w:rsidR="00D62621" w:rsidRPr="00EC76D5" w:rsidRDefault="00D62621" w:rsidP="00D62621">
      <w:pPr>
        <w:pStyle w:val="Code"/>
      </w:pPr>
      <w:r w:rsidRPr="00EC76D5">
        <w:t xml:space="preserve">      Main.EnumValueStack.pop();</w:t>
      </w:r>
    </w:p>
    <w:p w14:paraId="46549957" w14:textId="77777777" w:rsidR="00D62621" w:rsidRPr="00EC76D5" w:rsidRDefault="00D62621" w:rsidP="00D62621">
      <w:pPr>
        <w:pStyle w:val="Code"/>
      </w:pPr>
      <w:r w:rsidRPr="00EC76D5">
        <w:t xml:space="preserve">      bigValue = (BigInteger) optInitTree.getSymbol().getValue();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6D54A061" w:rsidR="00E40B78" w:rsidRPr="00EC76D5" w:rsidRDefault="00E40B78" w:rsidP="00E40B78">
      <w:r w:rsidRPr="00EC76D5">
        <w:t xml:space="preserve">A </w:t>
      </w:r>
      <w:r w:rsidR="00AB7DF5">
        <w:t>declarator</w:t>
      </w:r>
      <w:r w:rsidRPr="00EC76D5">
        <w:t xml:space="preserve"> can be initialized with a value or marked as a bitfield (but not both).</w:t>
      </w:r>
    </w:p>
    <w:p w14:paraId="79DA20CB" w14:textId="1A527A76" w:rsidR="00E40B78" w:rsidRPr="00EC76D5" w:rsidRDefault="002E67B8" w:rsidP="00E40B78">
      <w:pPr>
        <w:pStyle w:val="CodeHeader"/>
      </w:pPr>
      <w:proofErr w:type="spellStart"/>
      <w:r>
        <w:t>MainParser.gppg</w:t>
      </w:r>
      <w:proofErr w:type="spellEnd"/>
    </w:p>
    <w:p w14:paraId="367DA52C" w14:textId="75F143F9" w:rsidR="00A64F3A" w:rsidRPr="00EC76D5" w:rsidRDefault="00B473E1" w:rsidP="00A64F3A">
      <w:pPr>
        <w:pStyle w:val="Code"/>
      </w:pPr>
      <w:r>
        <w:t>declarator_list</w:t>
      </w:r>
      <w:r w:rsidR="00A64F3A" w:rsidRPr="00EC76D5">
        <w:t>:</w:t>
      </w:r>
    </w:p>
    <w:p w14:paraId="0D365DE2" w14:textId="49A8056D" w:rsidR="00A64F3A" w:rsidRPr="00EC76D5" w:rsidRDefault="00A64F3A" w:rsidP="00A64F3A">
      <w:pPr>
        <w:pStyle w:val="Code"/>
      </w:pPr>
      <w:r w:rsidRPr="00EC76D5">
        <w:t xml:space="preserve">    </w:t>
      </w:r>
      <w:r w:rsidR="007946C9">
        <w:t>initialization_bitfield_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65517A3A" w:rsidR="00A64F3A" w:rsidRPr="00EC76D5" w:rsidRDefault="00A64F3A" w:rsidP="00A64F3A">
      <w:pPr>
        <w:pStyle w:val="Code"/>
      </w:pPr>
      <w:r w:rsidRPr="00EC76D5">
        <w:t xml:space="preserve">  | </w:t>
      </w:r>
      <w:r w:rsidR="00B473E1">
        <w:t>declarator_list</w:t>
      </w:r>
      <w:r w:rsidRPr="00EC76D5">
        <w:t xml:space="preserve"> COMMA </w:t>
      </w:r>
      <w:r w:rsidR="007946C9">
        <w:t>initialization_bitfield_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639A0DFD" w:rsidR="00A64F3A" w:rsidRPr="00EC76D5" w:rsidRDefault="007946C9" w:rsidP="00A64F3A">
      <w:pPr>
        <w:pStyle w:val="Code"/>
      </w:pPr>
      <w:r>
        <w:t>initialization_bitfield_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A5C6FF4" w:rsidR="00A64F3A" w:rsidRPr="00EC76D5" w:rsidRDefault="00A64F3A" w:rsidP="00A64F3A">
      <w:pPr>
        <w:pStyle w:val="Code"/>
      </w:pPr>
      <w:r w:rsidRPr="00EC76D5">
        <w:lastRenderedPageBreak/>
        <w:t xml:space="preserve">  | </w:t>
      </w:r>
      <w:r w:rsidR="00AB7DF5">
        <w:t>pointer_declarator</w:t>
      </w:r>
      <w:r w:rsidRPr="00EC76D5">
        <w:t xml:space="preserve"> ASSIGN initializer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proofErr w:type="spellStart"/>
      <w:r w:rsidRPr="00EC76D5">
        <w:rPr>
          <w:rStyle w:val="CodeInText"/>
        </w:rPr>
        <w:t>generateDeclaration</w:t>
      </w:r>
      <w:proofErr w:type="spellEnd"/>
      <w:r w:rsidRPr="00EC76D5">
        <w:t xml:space="preserve"> method takes the optional </w:t>
      </w:r>
      <w:proofErr w:type="spellStart"/>
      <w:r w:rsidR="00AB7DF5">
        <w:t>pointer_declarator</w:t>
      </w:r>
      <w:proofErr w:type="spellEnd"/>
      <w:r w:rsidRPr="00EC76D5">
        <w:t xml:space="preserve"> list and for each </w:t>
      </w:r>
      <w:proofErr w:type="spellStart"/>
      <w:r w:rsidR="00AB7DF5">
        <w:t>pointer_declarator</w:t>
      </w:r>
      <w:proofErr w:type="spellEnd"/>
      <w:r w:rsidRPr="00EC76D5">
        <w:t xml:space="preserve"> calls </w:t>
      </w:r>
      <w:proofErr w:type="spellStart"/>
      <w:r w:rsidRPr="00EC76D5">
        <w:rPr>
          <w:rStyle w:val="CodeInText"/>
        </w:rPr>
        <w:t>generateAssignmentDeclarator</w:t>
      </w:r>
      <w:proofErr w:type="spellEnd"/>
      <w:r w:rsidRPr="00EC76D5">
        <w:t xml:space="preserve">, </w:t>
      </w:r>
      <w:proofErr w:type="spellStart"/>
      <w:r w:rsidRPr="00EC76D5">
        <w:rPr>
          <w:rStyle w:val="CodeInText"/>
        </w:rPr>
        <w:t>generateBitfieldDeclarator</w:t>
      </w:r>
      <w:proofErr w:type="spellEnd"/>
      <w:r w:rsidRPr="00EC76D5">
        <w:t xml:space="preserve">, or </w:t>
      </w:r>
      <w:proofErr w:type="spellStart"/>
      <w:r w:rsidRPr="00EC76D5">
        <w:rPr>
          <w:rStyle w:val="CodeInText"/>
        </w:rPr>
        <w:t>generateDeclarator</w:t>
      </w:r>
      <w:proofErr w:type="spellEnd"/>
      <w:r w:rsidRPr="00EC76D5">
        <w:t xml:space="preserve"> depending on whether the </w:t>
      </w:r>
      <w:proofErr w:type="spellStart"/>
      <w:r w:rsidR="00AB7DF5">
        <w:t>pointer_declarator</w:t>
      </w:r>
      <w:proofErr w:type="spellEnd"/>
      <w:r w:rsidRPr="00EC76D5">
        <w:t xml:space="preserve"> comes with an assignment, a bitfield, or neither.</w:t>
      </w:r>
    </w:p>
    <w:p w14:paraId="76E0B549" w14:textId="7492A02B" w:rsidR="00E40B78" w:rsidRPr="00EC76D5" w:rsidRDefault="00E40B78" w:rsidP="00E40B78">
      <w:r w:rsidRPr="00EC76D5">
        <w:t xml:space="preserve">If the </w:t>
      </w:r>
      <w:proofErr w:type="spellStart"/>
      <w:r w:rsidRPr="00EC76D5">
        <w:t>the</w:t>
      </w:r>
      <w:proofErr w:type="spellEnd"/>
      <w:r w:rsidRPr="00EC76D5">
        <w:t xml:space="preserve"> </w:t>
      </w:r>
      <w:proofErr w:type="spellStart"/>
      <w:r w:rsidR="00AB7DF5">
        <w:t>pointer_declarator</w:t>
      </w:r>
      <w:proofErr w:type="spellEnd"/>
      <w:r w:rsidRPr="00EC76D5">
        <w:t xml:space="preserve"> list is null, we check whether the specifiers type is </w:t>
      </w:r>
      <w:proofErr w:type="spellStart"/>
      <w:r w:rsidRPr="00EC76D5">
        <w:t>enum</w:t>
      </w:r>
      <w:proofErr w:type="spellEnd"/>
      <w:r w:rsidRPr="00EC76D5">
        <w:t xml:space="preserve"> or has a tag, if not it is </w:t>
      </w:r>
      <w:proofErr w:type="spellStart"/>
      <w:r w:rsidRPr="00EC76D5">
        <w:t>meaningsless</w:t>
      </w:r>
      <w:proofErr w:type="spellEnd"/>
      <w:r w:rsidRPr="00EC76D5">
        <w:t xml:space="preserve"> and a warning occur.</w:t>
      </w:r>
    </w:p>
    <w:p w14:paraId="2597B2B3" w14:textId="2D78B331" w:rsidR="00E40B78" w:rsidRPr="00EC76D5" w:rsidRDefault="000C6576" w:rsidP="00E40B78">
      <w:pPr>
        <w:pStyle w:val="CodeHeader"/>
      </w:pPr>
      <w:proofErr w:type="spellStart"/>
      <w:r>
        <w:t>MiddleCodeGenerator.cs</w:t>
      </w:r>
      <w:proofErr w:type="spellEnd"/>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lastRenderedPageBreak/>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42A955F7" w:rsidR="00E40B78" w:rsidRPr="00EC76D5" w:rsidRDefault="00E40B78" w:rsidP="00E40B78">
      <w:r w:rsidRPr="00EC76D5">
        <w:t xml:space="preserve">The </w:t>
      </w:r>
      <w:proofErr w:type="spellStart"/>
      <w:r w:rsidRPr="00EC76D5">
        <w:rPr>
          <w:rStyle w:val="CodeInText"/>
        </w:rPr>
        <w:t>generateAssignmentDeclarator</w:t>
      </w:r>
      <w:proofErr w:type="spellEnd"/>
      <w:r w:rsidRPr="00EC76D5">
        <w:t xml:space="preserve"> method is called for a </w:t>
      </w:r>
      <w:proofErr w:type="spellStart"/>
      <w:r w:rsidR="00AB7DF5">
        <w:t>pointer_declarator</w:t>
      </w:r>
      <w:proofErr w:type="spellEnd"/>
      <w:r w:rsidRPr="00EC76D5">
        <w:t xml:space="preserve"> with an assignment. We check that the </w:t>
      </w:r>
      <w:proofErr w:type="spellStart"/>
      <w:r w:rsidR="00AB7DF5">
        <w:t>pointer_declarator</w:t>
      </w:r>
      <w:proofErr w:type="spellEnd"/>
      <w:r w:rsidRPr="00EC76D5">
        <w:t xml:space="preserve"> is not located inside a struct or union (the scope of the symbol table is struct or union), since it is not allowed to initialize struct or union members. We also check that the </w:t>
      </w:r>
      <w:proofErr w:type="spellStart"/>
      <w:r w:rsidR="00AB7DF5">
        <w:t>pointer_declarator</w:t>
      </w:r>
      <w:proofErr w:type="spellEnd"/>
      <w:r w:rsidRPr="00EC76D5">
        <w:t xml:space="preserve"> is not a function, since functions cannot be initialized. If the </w:t>
      </w:r>
      <w:proofErr w:type="spellStart"/>
      <w:r w:rsidR="00AB7DF5">
        <w:t>pointer_declarator</w:t>
      </w:r>
      <w:proofErr w:type="spellEnd"/>
      <w:r w:rsidRPr="00EC76D5">
        <w:t xml:space="preserve"> is defined in the global scope and does not have the static storage it has external linkage and is visible from other source files, the linker will make it visible in a later phase.</w:t>
      </w:r>
    </w:p>
    <w:p w14:paraId="26B52F4F" w14:textId="29B42DD9" w:rsidR="00E40B78" w:rsidRPr="00EC76D5" w:rsidRDefault="00E40B78" w:rsidP="00E40B78">
      <w:r w:rsidRPr="00EC76D5">
        <w:t xml:space="preserve">An extern or typedef </w:t>
      </w:r>
      <w:proofErr w:type="spellStart"/>
      <w:r w:rsidR="00AB7DF5">
        <w:t>pointer_declarator</w:t>
      </w:r>
      <w:proofErr w:type="spellEnd"/>
      <w:r w:rsidRPr="00EC76D5">
        <w:t xml:space="preserve"> cannot be initialized. However, if it is auto or register, we call </w:t>
      </w:r>
      <w:proofErr w:type="spellStart"/>
      <w:r w:rsidRPr="00EC76D5">
        <w:rPr>
          <w:rStyle w:val="CodeInText"/>
        </w:rPr>
        <w:t>GenerateInitializer.generateStack</w:t>
      </w:r>
      <w:proofErr w:type="spellEnd"/>
      <w:r w:rsidRPr="00EC76D5">
        <w:t xml:space="preserve"> that generates a suitable series of assignment instructions. If it static, we instead call </w:t>
      </w:r>
      <w:proofErr w:type="spellStart"/>
      <w:r w:rsidRPr="00EC76D5">
        <w:rPr>
          <w:rStyle w:val="CodeInText"/>
        </w:rPr>
        <w:t>ValueConversion.storeStaticSymbol</w:t>
      </w:r>
      <w:proofErr w:type="spellEnd"/>
      <w:r w:rsidRPr="00EC76D5">
        <w:t xml:space="preserve"> that will store the initialized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69E97111" w:rsidR="004F2B42" w:rsidRPr="00EC76D5" w:rsidRDefault="004F2B42" w:rsidP="004F2B42">
      <w:pPr>
        <w:pStyle w:val="Code"/>
      </w:pPr>
      <w:r w:rsidRPr="00EC76D5">
        <w:t xml:space="preserve">                      Declarator </w:t>
      </w:r>
      <w:r w:rsidR="00FC5EB0">
        <w:t>declarator</w:t>
      </w:r>
      <w:r w:rsidRPr="00EC76D5">
        <w:t>, Object init)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77777777" w:rsidR="004F2B42" w:rsidRPr="00EC76D5" w:rsidRDefault="004F2B42" w:rsidP="004F2B42">
      <w:pPr>
        <w:pStyle w:val="Code"/>
      </w:pPr>
      <w:r w:rsidRPr="00EC76D5">
        <w:t xml:space="preserve">    Assert.error(!type.isFunction(), null, "function cannot be initialized");</w:t>
      </w:r>
    </w:p>
    <w:p w14:paraId="7B8AA34C" w14:textId="77777777" w:rsidR="004F2B42" w:rsidRPr="00EC76D5" w:rsidRDefault="004F2B42" w:rsidP="004F2B42">
      <w:pPr>
        <w:pStyle w:val="Code"/>
      </w:pPr>
      <w:r w:rsidRPr="00EC76D5">
        <w:t xml:space="preserve">    Assert.error(storage != Storage.Typedef, name,</w:t>
      </w:r>
    </w:p>
    <w:p w14:paraId="10A7822A" w14:textId="77777777" w:rsidR="004F2B42" w:rsidRPr="00EC76D5" w:rsidRDefault="004F2B42" w:rsidP="004F2B42">
      <w:pPr>
        <w:pStyle w:val="Code"/>
      </w:pPr>
      <w:r w:rsidRPr="00EC76D5">
        <w:t xml:space="preserve">                 "typedef cannot be initialized");</w:t>
      </w:r>
    </w:p>
    <w:p w14:paraId="053939F0" w14:textId="77777777" w:rsidR="004F2B42" w:rsidRPr="00EC76D5" w:rsidRDefault="004F2B42" w:rsidP="004F2B42">
      <w:pPr>
        <w:pStyle w:val="Code"/>
      </w:pPr>
      <w:r w:rsidRPr="00EC76D5">
        <w:t xml:space="preserve">    Assert.error(storage != Storage.Extern, name,</w:t>
      </w:r>
    </w:p>
    <w:p w14:paraId="7F7053E5" w14:textId="77777777" w:rsidR="004F2B42" w:rsidRPr="00EC76D5" w:rsidRDefault="004F2B42" w:rsidP="004F2B42">
      <w:pPr>
        <w:pStyle w:val="Code"/>
      </w:pPr>
      <w:r w:rsidRPr="00EC76D5">
        <w:t xml:space="preserve">                 "extern cannot be initialized");</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29F82B1E" w:rsidR="004F2B42" w:rsidRPr="00EC76D5" w:rsidRDefault="00875A9E" w:rsidP="00875A9E">
      <w:pPr>
        <w:pStyle w:val="Code"/>
      </w:pPr>
      <w:r w:rsidRPr="00EC76D5">
        <w:t xml:space="preserve">                 name, "struct or union field cannot be initialized");</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77777777" w:rsidR="004F2B42" w:rsidRPr="00EC76D5" w:rsidRDefault="004F2B42" w:rsidP="004F2B42">
      <w:pPr>
        <w:pStyle w:val="Code"/>
      </w:pPr>
      <w:r w:rsidRPr="00EC76D5">
        <w:t xml:space="preserve">          init = GenerateInitializerAuto.match(type, init);</w:t>
      </w:r>
    </w:p>
    <w:p w14:paraId="7640D9C6" w14:textId="77777777" w:rsidR="004F2B42" w:rsidRPr="00EC76D5" w:rsidRDefault="004F2B42" w:rsidP="004F2B42">
      <w:pPr>
        <w:pStyle w:val="Code"/>
      </w:pPr>
      <w:r w:rsidRPr="00EC76D5">
        <w:t xml:space="preserve">          init = GenerateInitializerAuto.generateAutoValueList(init);</w:t>
      </w:r>
    </w:p>
    <w:p w14:paraId="30EF83D5" w14:textId="77777777" w:rsidR="004F2B42" w:rsidRPr="00EC76D5" w:rsidRDefault="004F2B42" w:rsidP="004F2B42">
      <w:pPr>
        <w:pStyle w:val="Code"/>
      </w:pPr>
      <w:r w:rsidRPr="00EC76D5">
        <w:lastRenderedPageBreak/>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77777777" w:rsidR="004F2B42" w:rsidRPr="00EC76D5" w:rsidRDefault="004F2B42" w:rsidP="004F2B42">
      <w:pPr>
        <w:pStyle w:val="Code"/>
      </w:pPr>
      <w:r w:rsidRPr="00EC76D5">
        <w:t xml:space="preserve">          if (init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0DDC0D19" w:rsidR="004F2B42" w:rsidRPr="00EC76D5" w:rsidRDefault="004F2B42" w:rsidP="004F2B42">
      <w:pPr>
        <w:pStyle w:val="Code"/>
      </w:pPr>
      <w:r w:rsidRPr="00EC76D5">
        <w:t xml:space="preserve">   </w:t>
      </w:r>
      <w:r w:rsidR="00C143BB" w:rsidRPr="00EC76D5">
        <w:t xml:space="preserve"> </w:t>
      </w:r>
      <w:r w:rsidRPr="00EC76D5">
        <w:t xml:space="preserve">                                      type, symbolTree, (SyntaxTree)init);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77777777" w:rsidR="004F2B42" w:rsidRPr="00EC76D5" w:rsidRDefault="004F2B42" w:rsidP="004F2B42">
      <w:pPr>
        <w:pStyle w:val="Code"/>
      </w:pPr>
      <w:r w:rsidRPr="00EC76D5">
        <w:t xml:space="preserve">            GenerateInitializerAuto.generateAuto(symbol, middleCodeList, type,</w:t>
      </w:r>
    </w:p>
    <w:p w14:paraId="6A7A473E" w14:textId="0417283D" w:rsidR="004F2B42" w:rsidRPr="00EC76D5" w:rsidRDefault="004F2B42" w:rsidP="004F2B42">
      <w:pPr>
        <w:pStyle w:val="Code"/>
      </w:pPr>
      <w:r w:rsidRPr="00EC76D5">
        <w:t xml:space="preserve">          </w:t>
      </w:r>
      <w:r w:rsidR="00C143BB" w:rsidRPr="00EC76D5">
        <w:t xml:space="preserve">                          init,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77777777" w:rsidR="004F2B42" w:rsidRPr="00EC76D5" w:rsidRDefault="004F2B42" w:rsidP="004F2B42">
      <w:pPr>
        <w:pStyle w:val="Code"/>
      </w:pPr>
      <w:r w:rsidRPr="00EC76D5">
        <w:t xml:space="preserve">          init = GenerateInitializerStatic.generateValueExpression(init);</w:t>
      </w:r>
    </w:p>
    <w:p w14:paraId="03C1218A" w14:textId="77777777" w:rsidR="004F2B42" w:rsidRPr="00EC76D5" w:rsidRDefault="004F2B42" w:rsidP="004F2B42">
      <w:pPr>
        <w:pStyle w:val="Code"/>
      </w:pPr>
      <w:r w:rsidRPr="00EC76D5">
        <w:t xml:space="preserve">          init = GenerateInitializerStatic.staticConvert(type, init);</w:t>
      </w:r>
    </w:p>
    <w:p w14:paraId="23305F49" w14:textId="77777777" w:rsidR="004F2B42" w:rsidRPr="00EC76D5" w:rsidRDefault="004F2B42" w:rsidP="004F2B42">
      <w:pPr>
        <w:pStyle w:val="Code"/>
      </w:pPr>
      <w:r w:rsidRPr="00EC76D5">
        <w:t xml:space="preserve">          init = GenerateInitializerStatic.generateAddressExpression(init);</w:t>
      </w:r>
    </w:p>
    <w:p w14:paraId="11C4372F" w14:textId="77777777" w:rsidR="004F2B42" w:rsidRPr="00EC76D5" w:rsidRDefault="004F2B42" w:rsidP="004F2B42">
      <w:pPr>
        <w:pStyle w:val="Code"/>
      </w:pPr>
      <w:r w:rsidRPr="00EC76D5">
        <w:t xml:space="preserve">          </w:t>
      </w:r>
    </w:p>
    <w:p w14:paraId="2F85BA60" w14:textId="77777777" w:rsidR="004F2B42" w:rsidRPr="00EC76D5" w:rsidRDefault="004F2B42" w:rsidP="004F2B42">
      <w:pPr>
        <w:pStyle w:val="Code"/>
      </w:pPr>
      <w:r w:rsidRPr="00EC76D5">
        <w:t xml:space="preserve">          if ((init instanceof SyntaxTree) &amp;&amp;</w:t>
      </w:r>
    </w:p>
    <w:p w14:paraId="384BC679" w14:textId="11F8F2A1" w:rsidR="004F2B42" w:rsidRPr="00EC76D5" w:rsidRDefault="004F2B42" w:rsidP="004F2B42">
      <w:pPr>
        <w:pStyle w:val="Code"/>
      </w:pPr>
      <w:r w:rsidRPr="00EC76D5">
        <w:t xml:space="preserve">              (((SyntaxTree) init).getOperator() == MiddleOperator.Variable)){</w:t>
      </w:r>
    </w:p>
    <w:p w14:paraId="4E09E261" w14:textId="77777777" w:rsidR="004F2B42" w:rsidRPr="00EC76D5" w:rsidRDefault="004F2B42" w:rsidP="004F2B42">
      <w:pPr>
        <w:pStyle w:val="Code"/>
      </w:pPr>
      <w:r w:rsidRPr="00EC76D5">
        <w:t xml:space="preserve">            Main.GlobalSet.add(((SyntaxTree) init).getSymbol());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77777777" w:rsidR="004F2B42" w:rsidRPr="00EC76D5" w:rsidRDefault="004F2B42" w:rsidP="004F2B42">
      <w:pPr>
        <w:pStyle w:val="Code"/>
      </w:pPr>
      <w:r w:rsidRPr="00EC76D5">
        <w:t xml:space="preserve">            GenerateInitializerStatic.generateStatic</w:t>
      </w:r>
    </w:p>
    <w:p w14:paraId="68183591" w14:textId="77777777" w:rsidR="004F2B42" w:rsidRPr="00EC76D5" w:rsidRDefault="004F2B42" w:rsidP="004F2B42">
      <w:pPr>
        <w:pStyle w:val="Code"/>
      </w:pPr>
      <w:r w:rsidRPr="00EC76D5">
        <w:t xml:space="preserve">                               (type, init, byteList, accessMap, textList);</w:t>
      </w:r>
    </w:p>
    <w:p w14:paraId="03CBEDB8" w14:textId="77777777" w:rsidR="004F2B42" w:rsidRPr="00EC76D5" w:rsidRDefault="004F2B42" w:rsidP="004F2B42">
      <w:pPr>
        <w:pStyle w:val="Code"/>
      </w:pPr>
      <w:r w:rsidRPr="00EC76D5">
        <w:t xml:space="preserve">            Symbol symbol =</w:t>
      </w:r>
    </w:p>
    <w:p w14:paraId="416B70DA" w14:textId="77777777" w:rsidR="004F2B42" w:rsidRPr="00EC76D5" w:rsidRDefault="004F2B42" w:rsidP="004F2B42">
      <w:pPr>
        <w:pStyle w:val="Code"/>
      </w:pPr>
      <w:r w:rsidRPr="00EC76D5">
        <w:t xml:space="preserve">              Symbol.createInitSymbol(name,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t xml:space="preserve">The </w:t>
      </w:r>
      <w:proofErr w:type="spellStart"/>
      <w:r w:rsidRPr="00EC76D5">
        <w:rPr>
          <w:rStyle w:val="CodeInText"/>
        </w:rPr>
        <w:t>generateBitfieldDeclarator</w:t>
      </w:r>
      <w:proofErr w:type="spellEnd"/>
      <w:r w:rsidRPr="00EC76D5">
        <w:t xml:space="preserve"> method is called for a </w:t>
      </w:r>
      <w:proofErr w:type="spellStart"/>
      <w:r w:rsidR="00AB7DF5">
        <w:t>pointer_declarator</w:t>
      </w:r>
      <w:proofErr w:type="spellEnd"/>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w:t>
      </w:r>
      <w:proofErr w:type="spellStart"/>
      <w:r w:rsidRPr="00EC76D5">
        <w:t>poosible</w:t>
      </w:r>
      <w:proofErr w:type="spellEnd"/>
      <w:r w:rsidRPr="00EC76D5">
        <w:t xml:space="preserve"> to define just a bitfield, without a declaratory. In that case, we just check that the bitfield value does not exceed </w:t>
      </w:r>
      <w:proofErr w:type="spellStart"/>
      <w:r w:rsidRPr="00EC76D5">
        <w:t>eitgh</w:t>
      </w:r>
      <w:proofErr w:type="spellEnd"/>
      <w:r w:rsidRPr="00EC76D5">
        <w:t xml:space="preserve"> times the size of a long integer.</w:t>
      </w:r>
    </w:p>
    <w:p w14:paraId="5C5C2D03" w14:textId="5D393D17" w:rsidR="00E40B78" w:rsidRPr="00EC76D5" w:rsidRDefault="00E40B78" w:rsidP="00E40B78">
      <w:r w:rsidRPr="00EC76D5">
        <w:t xml:space="preserve">The </w:t>
      </w:r>
      <w:proofErr w:type="spellStart"/>
      <w:r w:rsidRPr="00EC76D5">
        <w:rPr>
          <w:rStyle w:val="CodeInText"/>
        </w:rPr>
        <w:t>generateDeclarator</w:t>
      </w:r>
      <w:proofErr w:type="spellEnd"/>
      <w:r w:rsidRPr="00EC76D5">
        <w:t xml:space="preserve"> method is called for a </w:t>
      </w:r>
      <w:proofErr w:type="spellStart"/>
      <w:r w:rsidR="00AB7DF5">
        <w:t>pointer_declarator</w:t>
      </w:r>
      <w:proofErr w:type="spellEnd"/>
      <w:r w:rsidRPr="00EC76D5">
        <w:t xml:space="preserve"> without an assignment or a bitfield. If the declaratory is define in global space and is not static, it has external linkage. If is located in a struct or union, </w:t>
      </w:r>
      <w:r w:rsidRPr="00EC76D5">
        <w:lastRenderedPageBreak/>
        <w:t>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proofErr w:type="spellStart"/>
      <w:r w:rsidR="00AB7DF5">
        <w:t>pointer_declarator</w:t>
      </w:r>
      <w:proofErr w:type="spellEnd"/>
      <w:r w:rsidRPr="00EC76D5">
        <w:t xml:space="preserve"> can be repeatedly annotated with a pointer specifier, which can be constant or volatile.</w:t>
      </w:r>
    </w:p>
    <w:p w14:paraId="48EED99E" w14:textId="0C8EE520" w:rsidR="00E40B78" w:rsidRPr="00EC76D5" w:rsidRDefault="002E67B8" w:rsidP="00E40B78">
      <w:pPr>
        <w:pStyle w:val="CodeHeader"/>
      </w:pPr>
      <w:proofErr w:type="spellStart"/>
      <w:r>
        <w:t>MainParser.gppg</w:t>
      </w:r>
      <w:proofErr w:type="spellEnd"/>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lastRenderedPageBreak/>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proofErr w:type="spellStart"/>
      <w:r w:rsidRPr="00EC76D5">
        <w:t>Generator.java</w:t>
      </w:r>
      <w:proofErr w:type="spellEnd"/>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lastRenderedPageBreak/>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77777777" w:rsidR="00E40B78" w:rsidRPr="00EC76D5" w:rsidRDefault="00E40B78" w:rsidP="00E40B78">
      <w:r w:rsidRPr="00EC76D5">
        <w:t>A parameter is a declaration with at most one declaratory, which has no initializer or bitfield.</w:t>
      </w:r>
    </w:p>
    <w:p w14:paraId="625C74F4" w14:textId="42BEC221" w:rsidR="00E40B78" w:rsidRPr="00EC76D5" w:rsidRDefault="002E67B8" w:rsidP="00E40B78">
      <w:pPr>
        <w:pStyle w:val="CodeHeader"/>
      </w:pPr>
      <w:proofErr w:type="spellStart"/>
      <w:r>
        <w:t>MainParser.gppg</w:t>
      </w:r>
      <w:proofErr w:type="spellEnd"/>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lastRenderedPageBreak/>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proofErr w:type="spellStart"/>
      <w:r>
        <w:t>MiddleCodeGenerator.cs</w:t>
      </w:r>
      <w:proofErr w:type="spellEnd"/>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082A3206" w:rsidR="00E40B78" w:rsidRPr="00EC76D5" w:rsidRDefault="00E40B78" w:rsidP="00664F54">
      <w:pPr>
        <w:pStyle w:val="Rubrik3"/>
      </w:pPr>
      <w:bookmarkStart w:id="63" w:name="_Toc481936155"/>
      <w:r w:rsidRPr="00EC76D5">
        <w:lastRenderedPageBreak/>
        <w:t>Initializer</w:t>
      </w:r>
      <w:bookmarkEnd w:id="63"/>
    </w:p>
    <w:p w14:paraId="67060910" w14:textId="77777777" w:rsidR="00E40B78" w:rsidRPr="00EC76D5" w:rsidRDefault="00E40B78" w:rsidP="00E40B78">
      <w:r w:rsidRPr="00EC76D5">
        <w:t>A declaratory can be initialized with a single value, or a (possible nested) list.</w:t>
      </w:r>
    </w:p>
    <w:p w14:paraId="6D968F70" w14:textId="114C961A" w:rsidR="00E40B78" w:rsidRPr="00EC76D5" w:rsidRDefault="002E67B8" w:rsidP="00E40B78">
      <w:pPr>
        <w:pStyle w:val="CodeHeader"/>
      </w:pPr>
      <w:proofErr w:type="spellStart"/>
      <w:r>
        <w:t>MainParser.gppg</w:t>
      </w:r>
      <w:proofErr w:type="spellEnd"/>
    </w:p>
    <w:p w14:paraId="7D5E46FD" w14:textId="77777777" w:rsidR="00602943" w:rsidRPr="00EC76D5" w:rsidRDefault="00602943" w:rsidP="00602943">
      <w:pPr>
        <w:pStyle w:val="Code"/>
      </w:pPr>
      <w:r w:rsidRPr="00EC76D5">
        <w:t>initializer:</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77777777" w:rsidR="00602943" w:rsidRPr="00EC76D5" w:rsidRDefault="00602943" w:rsidP="00602943">
      <w:pPr>
        <w:pStyle w:val="Code"/>
      </w:pPr>
      <w:r w:rsidRPr="00EC76D5">
        <w:t xml:space="preserve">  | LEFT_BLOCK initializer_list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77777777" w:rsidR="00602943" w:rsidRPr="00EC76D5" w:rsidRDefault="00602943" w:rsidP="00602943">
      <w:pPr>
        <w:pStyle w:val="Code"/>
      </w:pPr>
      <w:r w:rsidRPr="00EC76D5">
        <w:t>initializer_list:</w:t>
      </w:r>
    </w:p>
    <w:p w14:paraId="7CE0CC46" w14:textId="77777777" w:rsidR="00602943" w:rsidRPr="00EC76D5" w:rsidRDefault="00602943" w:rsidP="00602943">
      <w:pPr>
        <w:pStyle w:val="Code"/>
      </w:pPr>
      <w:r w:rsidRPr="00EC76D5">
        <w:t xml:space="preserve">    initializer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77777777" w:rsidR="00602943" w:rsidRPr="00EC76D5" w:rsidRDefault="00602943" w:rsidP="00602943">
      <w:pPr>
        <w:pStyle w:val="Code"/>
      </w:pPr>
      <w:r w:rsidRPr="00EC76D5">
        <w:t xml:space="preserve">  | initializer_list COMMA initializer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4" w:name="_Toc481936156"/>
      <w:r w:rsidRPr="00EC76D5">
        <w:t>Type Name</w:t>
      </w:r>
      <w:bookmarkEnd w:id="64"/>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proofErr w:type="spellStart"/>
      <w:r>
        <w:t>MainParser.gppg</w:t>
      </w:r>
      <w:proofErr w:type="spellEnd"/>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proofErr w:type="spellStart"/>
      <w:r>
        <w:t>MiddleCodeGenerator.cs</w:t>
      </w:r>
      <w:proofErr w:type="spellEnd"/>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5" w:name="_Toc481936157"/>
      <w:r w:rsidRPr="00EC76D5">
        <w:lastRenderedPageBreak/>
        <w:t>Direct and Abstract Declarator</w:t>
      </w:r>
      <w:bookmarkEnd w:id="65"/>
    </w:p>
    <w:p w14:paraId="07FFD5A6" w14:textId="0BEFFABB" w:rsidR="00E40B78" w:rsidRPr="00EC76D5" w:rsidRDefault="00E40B78" w:rsidP="00E40B78">
      <w:r w:rsidRPr="00EC76D5">
        <w:t xml:space="preserve">A declaratory is a direct </w:t>
      </w:r>
      <w:proofErr w:type="spellStart"/>
      <w:r w:rsidR="00AB7DF5">
        <w:t>pointer_declarator</w:t>
      </w:r>
      <w:proofErr w:type="spellEnd"/>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proofErr w:type="spellStart"/>
      <w:r>
        <w:t>MainParser.gppg</w:t>
      </w:r>
      <w:proofErr w:type="spellEnd"/>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proofErr w:type="spellStart"/>
      <w:r w:rsidR="00AB7DF5">
        <w:t>pointer_declarator</w:t>
      </w:r>
      <w:proofErr w:type="spellEnd"/>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lastRenderedPageBreak/>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proofErr w:type="spellStart"/>
      <w:r>
        <w:t>MiddleCodeGenerator.cs</w:t>
      </w:r>
      <w:proofErr w:type="spellEnd"/>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lastRenderedPageBreak/>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lastRenderedPageBreak/>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6" w:name="_Toc481936158"/>
      <w:r w:rsidRPr="00EC76D5">
        <w:t>Statements</w:t>
      </w:r>
      <w:bookmarkEnd w:id="66"/>
    </w:p>
    <w:p w14:paraId="38FD637A" w14:textId="77777777" w:rsidR="00E40B78" w:rsidRPr="00EC76D5" w:rsidRDefault="00E40B78" w:rsidP="00E40B78">
      <w:pPr>
        <w:pStyle w:val="Rubrik3"/>
      </w:pPr>
      <w:bookmarkStart w:id="67" w:name="_Ref417993054"/>
      <w:bookmarkStart w:id="68" w:name="_Toc481936159"/>
      <w:r w:rsidRPr="00EC76D5">
        <w:t>The Forward-Jump Problem (Backpatching)</w:t>
      </w:r>
      <w:bookmarkEnd w:id="67"/>
      <w:bookmarkEnd w:id="68"/>
    </w:p>
    <w:p w14:paraId="6BDE0A05" w14:textId="77777777" w:rsidR="00E40B78" w:rsidRPr="00EC76D5" w:rsidRDefault="00E40B78" w:rsidP="00E40B78">
      <w:ins w:id="69" w:author="Stefan Bjornander" w:date="2015-04-26T09:25:00Z">
        <w:r w:rsidRPr="00EC76D5">
          <w:t xml:space="preserve">When generating </w:t>
        </w:r>
      </w:ins>
      <w:r w:rsidRPr="00EC76D5">
        <w:t xml:space="preserve">middle code instructions for </w:t>
      </w:r>
      <w:ins w:id="70" w:author="Stefan Bjornander" w:date="2015-04-26T09:25:00Z">
        <w:r w:rsidRPr="00EC76D5">
          <w:t xml:space="preserve">expressions </w:t>
        </w:r>
      </w:ins>
      <w:r w:rsidRPr="00EC76D5">
        <w:t>or</w:t>
      </w:r>
      <w:ins w:id="71" w:author="Stefan Bjornander" w:date="2015-04-26T09:25:00Z">
        <w:r w:rsidRPr="00EC76D5">
          <w:t xml:space="preserve"> statement</w:t>
        </w:r>
      </w:ins>
      <w:r w:rsidRPr="00EC76D5">
        <w:t>s</w:t>
      </w:r>
      <w:ins w:id="72" w:author="Stefan Bjornander" w:date="2015-04-26T09:25:00Z">
        <w:r w:rsidRPr="00EC76D5">
          <w:t>, a common situation is that we</w:t>
        </w:r>
      </w:ins>
      <w:ins w:id="73"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lastRenderedPageBreak/>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EC76D5">
        <w:t>falses</w:t>
      </w:r>
      <w:proofErr w:type="spellEnd"/>
      <w:r w:rsidRPr="00EC76D5">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lastRenderedPageBreak/>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lastRenderedPageBreak/>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w:t>
      </w:r>
      <w:proofErr w:type="spellStart"/>
      <w:r w:rsidRPr="00EC76D5">
        <w:t>ther</w:t>
      </w:r>
      <w:proofErr w:type="spellEnd"/>
      <w:r w:rsidRPr="00EC76D5">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proofErr w:type="spellStart"/>
      <w:r w:rsidRPr="00EC76D5">
        <w:t>Backpatch.java</w:t>
      </w:r>
      <w:proofErr w:type="spellEnd"/>
    </w:p>
    <w:p w14:paraId="2B462B1F" w14:textId="358ADA96" w:rsidR="00E40B78" w:rsidRPr="00EC76D5" w:rsidRDefault="00E40B78" w:rsidP="00E40B78">
      <w:pPr>
        <w:pStyle w:val="Rubrik3"/>
      </w:pPr>
      <w:bookmarkStart w:id="74" w:name="_Toc481936160"/>
      <w:r w:rsidRPr="00EC76D5">
        <w:t>The if-else Problem (Open and Closed Statements)</w:t>
      </w:r>
      <w:bookmarkEnd w:id="74"/>
    </w:p>
    <w:p w14:paraId="3DF101EE" w14:textId="79AC1993" w:rsidR="00E40B78" w:rsidRPr="00EC76D5" w:rsidRDefault="00E40B78">
      <w:pPr>
        <w:rPr>
          <w:ins w:id="75" w:author="Stefan Bjornander" w:date="2015-04-26T09:44:00Z"/>
        </w:rPr>
        <w:pPrChange w:id="76" w:author="Stefan Bjornander" w:date="2015-04-26T09:25:00Z">
          <w:pPr>
            <w:pStyle w:val="Code"/>
          </w:pPr>
        </w:pPrChange>
      </w:pPr>
      <w:ins w:id="77" w:author="Stefan Bjornander" w:date="2015-04-26T09:27:00Z">
        <w:r w:rsidRPr="00EC76D5">
          <w:t xml:space="preserve">The </w:t>
        </w:r>
        <w:r w:rsidRPr="00EC76D5">
          <w:rPr>
            <w:rStyle w:val="CodeInText"/>
            <w:rPrChange w:id="78" w:author="Stefan Bjornander" w:date="2015-04-26T09:43:00Z">
              <w:rPr/>
            </w:rPrChange>
          </w:rPr>
          <w:t>if-else</w:t>
        </w:r>
        <w:r w:rsidRPr="00EC76D5">
          <w:t xml:space="preserve"> problem</w:t>
        </w:r>
      </w:ins>
      <w:ins w:id="79" w:author="Stefan Bjornander" w:date="2015-04-26T09:28:00Z">
        <w:r w:rsidRPr="00EC76D5">
          <w:rPr>
            <w:rStyle w:val="Fotnotsreferens"/>
          </w:rPr>
          <w:footnoteReference w:id="3"/>
        </w:r>
      </w:ins>
      <w:ins w:id="92" w:author="Stefan Bjornander" w:date="2015-04-26T09:27:00Z">
        <w:r w:rsidRPr="00EC76D5">
          <w:t xml:space="preserve"> </w:t>
        </w:r>
      </w:ins>
      <w:del w:id="93" w:author="Stefan Bjornander" w:date="2015-04-26T09:43:00Z">
        <w:r w:rsidRPr="00EC76D5" w:rsidDel="003E7372">
          <w:delText xml:space="preserve">In </w:delText>
        </w:r>
      </w:del>
      <w:ins w:id="94" w:author="Stefan Bjornander" w:date="2015-04-26T09:45:00Z">
        <w:r w:rsidRPr="00EC76D5">
          <w:t xml:space="preserve">is the problem of </w:t>
        </w:r>
      </w:ins>
      <w:ins w:id="95" w:author="Stefan Bjornander" w:date="2015-04-26T09:51:00Z">
        <w:r w:rsidRPr="00EC76D5">
          <w:t>syntac</w:t>
        </w:r>
      </w:ins>
      <w:ins w:id="96" w:author="Stefan Bjornander" w:date="2015-04-26T09:53:00Z">
        <w:r w:rsidRPr="00EC76D5">
          <w:t xml:space="preserve">tically </w:t>
        </w:r>
      </w:ins>
      <w:ins w:id="97" w:author="Stefan Bjornander" w:date="2015-04-26T09:45:00Z">
        <w:r w:rsidRPr="00EC76D5">
          <w:t xml:space="preserve">interpret </w:t>
        </w:r>
      </w:ins>
      <w:del w:id="98" w:author="Stefan Bjornander" w:date="2015-04-26T09:45:00Z">
        <w:r w:rsidRPr="00EC76D5" w:rsidDel="007E082A">
          <w:delText xml:space="preserve">the </w:delText>
        </w:r>
      </w:del>
      <w:ins w:id="99" w:author="Stefan Bjornander" w:date="2015-04-26T09:45:00Z">
        <w:r w:rsidRPr="00EC76D5">
          <w:t>the leftmost source code below.</w:t>
        </w:r>
      </w:ins>
      <w:ins w:id="100" w:author="Stefan Bjornander" w:date="2015-04-26T09:47:00Z">
        <w:r w:rsidRPr="00EC76D5">
          <w:t xml:space="preserve"> Semantically, the middle interpretation </w:t>
        </w:r>
      </w:ins>
      <w:r w:rsidR="009D3EB8" w:rsidRPr="00EC76D5">
        <w:t xml:space="preserve">of the left statement </w:t>
      </w:r>
      <w:ins w:id="101" w:author="Stefan Bjornander" w:date="2015-04-26T09:47:00Z">
        <w:r w:rsidRPr="00EC76D5">
          <w:t xml:space="preserve">is the correct one, each </w:t>
        </w:r>
        <w:r w:rsidRPr="00EC76D5">
          <w:rPr>
            <w:rStyle w:val="CodeInText"/>
            <w:rPrChange w:id="102" w:author="Stefan Bjornander" w:date="2015-04-26T09:48:00Z">
              <w:rPr/>
            </w:rPrChange>
          </w:rPr>
          <w:t>else</w:t>
        </w:r>
        <w:r w:rsidRPr="00EC76D5">
          <w:t xml:space="preserve"> shall be</w:t>
        </w:r>
      </w:ins>
      <w:ins w:id="103" w:author="Stefan Bjornander" w:date="2015-04-26T09:58:00Z">
        <w:r w:rsidRPr="00EC76D5">
          <w:t xml:space="preserve"> connected</w:t>
        </w:r>
      </w:ins>
      <w:ins w:id="104" w:author="Stefan Bjornander" w:date="2015-04-26T09:47:00Z">
        <w:r w:rsidRPr="00EC76D5">
          <w:t xml:space="preserve"> to the </w:t>
        </w:r>
      </w:ins>
      <w:ins w:id="105" w:author="Stefan Bjornander" w:date="2015-04-26T09:59:00Z">
        <w:r w:rsidRPr="00EC76D5">
          <w:t xml:space="preserve">latest preceding </w:t>
        </w:r>
      </w:ins>
      <w:ins w:id="106" w:author="Stefan Bjornander" w:date="2015-04-26T09:48:00Z">
        <w:r w:rsidRPr="00EC76D5">
          <w:rPr>
            <w:rStyle w:val="CodeInText"/>
            <w:rPrChange w:id="107"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8"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9">
          <w:tblGrid>
            <w:gridCol w:w="3116"/>
            <w:gridCol w:w="3117"/>
            <w:gridCol w:w="3117"/>
          </w:tblGrid>
        </w:tblGridChange>
      </w:tblGrid>
      <w:tr w:rsidR="00E40B78" w:rsidRPr="00EC76D5" w14:paraId="3D16FFF3" w14:textId="77777777" w:rsidTr="00756C64">
        <w:trPr>
          <w:ins w:id="110" w:author="Stefan Bjornander" w:date="2015-04-26T09:44:00Z"/>
        </w:trPr>
        <w:tc>
          <w:tcPr>
            <w:tcW w:w="3116" w:type="dxa"/>
            <w:tcPrChange w:id="111" w:author="Stefan Bjornander" w:date="2015-04-26T09:46:00Z">
              <w:tcPr>
                <w:tcW w:w="3116" w:type="dxa"/>
              </w:tcPr>
            </w:tcPrChange>
          </w:tcPr>
          <w:p w14:paraId="61E3CDBE" w14:textId="77777777" w:rsidR="00E40B78" w:rsidRPr="00EC76D5" w:rsidRDefault="00E40B78" w:rsidP="00756C64">
            <w:pPr>
              <w:pStyle w:val="Code"/>
              <w:rPr>
                <w:ins w:id="112" w:author="Stefan Bjornander" w:date="2015-04-26T09:44:00Z"/>
              </w:rPr>
            </w:pPr>
            <w:ins w:id="113" w:author="Stefan Bjornander" w:date="2015-04-26T09:44:00Z">
              <w:r w:rsidRPr="00EC76D5">
                <w:t>if (a &lt; b)</w:t>
              </w:r>
            </w:ins>
          </w:p>
          <w:p w14:paraId="7B58DA65" w14:textId="77777777" w:rsidR="00E40B78" w:rsidRPr="00EC76D5" w:rsidRDefault="00E40B78" w:rsidP="00756C64">
            <w:pPr>
              <w:pStyle w:val="Code"/>
              <w:rPr>
                <w:ins w:id="114" w:author="Stefan Bjornander" w:date="2015-04-26T09:44:00Z"/>
              </w:rPr>
            </w:pPr>
            <w:ins w:id="115" w:author="Stefan Bjornander" w:date="2015-04-26T09:44:00Z">
              <w:r w:rsidRPr="00EC76D5">
                <w:t xml:space="preserve">  if (c &lt; d)</w:t>
              </w:r>
            </w:ins>
          </w:p>
          <w:p w14:paraId="1ABF55DF" w14:textId="77777777" w:rsidR="00E40B78" w:rsidRPr="00EC76D5" w:rsidRDefault="00E40B78" w:rsidP="00756C64">
            <w:pPr>
              <w:pStyle w:val="Code"/>
              <w:rPr>
                <w:ins w:id="116" w:author="Stefan Bjornander" w:date="2015-04-26T09:44:00Z"/>
              </w:rPr>
            </w:pPr>
            <w:ins w:id="117" w:author="Stefan Bjornander" w:date="2015-04-26T09:44:00Z">
              <w:r w:rsidRPr="00EC76D5">
                <w:t xml:space="preserve">    e = 1;</w:t>
              </w:r>
            </w:ins>
          </w:p>
          <w:p w14:paraId="394E052F" w14:textId="77777777" w:rsidR="00E40B78" w:rsidRPr="00EC76D5" w:rsidRDefault="00E40B78" w:rsidP="00756C64">
            <w:pPr>
              <w:pStyle w:val="Code"/>
              <w:rPr>
                <w:ins w:id="118" w:author="Stefan Bjornander" w:date="2015-04-26T09:44:00Z"/>
              </w:rPr>
            </w:pPr>
            <w:ins w:id="119" w:author="Stefan Bjornander" w:date="2015-04-26T09:44:00Z">
              <w:r w:rsidRPr="00EC76D5">
                <w:t xml:space="preserve">  else</w:t>
              </w:r>
            </w:ins>
          </w:p>
          <w:p w14:paraId="0129A642" w14:textId="77777777" w:rsidR="00E40B78" w:rsidRPr="00EC76D5" w:rsidDel="007E082A" w:rsidRDefault="00E40B78" w:rsidP="00756C64">
            <w:pPr>
              <w:pStyle w:val="Code"/>
              <w:rPr>
                <w:ins w:id="120" w:author="Stefan Bjornander" w:date="2015-04-26T09:44:00Z"/>
                <w:del w:id="121" w:author="Stefan Bjornander" w:date="2015-04-26T09:44:00Z"/>
              </w:rPr>
            </w:pPr>
            <w:ins w:id="122" w:author="Stefan Bjornander" w:date="2015-04-26T09:44:00Z">
              <w:r w:rsidRPr="00EC76D5">
                <w:t xml:space="preserve">    f = 2;</w:t>
              </w:r>
            </w:ins>
          </w:p>
          <w:p w14:paraId="35DBDEB6" w14:textId="77777777" w:rsidR="00E40B78" w:rsidRPr="00EC76D5" w:rsidRDefault="00E40B78">
            <w:pPr>
              <w:pStyle w:val="Code"/>
              <w:rPr>
                <w:ins w:id="123" w:author="Stefan Bjornander" w:date="2015-04-26T09:44:00Z"/>
              </w:rPr>
              <w:pPrChange w:id="124" w:author="Stefan Bjornander" w:date="2015-04-26T09:44:00Z">
                <w:pPr/>
              </w:pPrChange>
            </w:pPr>
          </w:p>
        </w:tc>
        <w:tc>
          <w:tcPr>
            <w:tcW w:w="3117" w:type="dxa"/>
            <w:tcPrChange w:id="125" w:author="Stefan Bjornander" w:date="2015-04-26T09:46:00Z">
              <w:tcPr>
                <w:tcW w:w="3117" w:type="dxa"/>
              </w:tcPr>
            </w:tcPrChange>
          </w:tcPr>
          <w:p w14:paraId="4EFBB074" w14:textId="77777777" w:rsidR="00E40B78" w:rsidRPr="00EC76D5" w:rsidRDefault="00E40B78" w:rsidP="00756C64">
            <w:pPr>
              <w:pStyle w:val="Code"/>
            </w:pPr>
            <w:moveToRangeStart w:id="126" w:author="Stefan Bjornander" w:date="2015-04-26T09:44:00Z" w:name="move417804826"/>
            <w:moveTo w:id="127" w:author="Stefan Bjornander" w:date="2015-04-26T09:44:00Z">
              <w:r w:rsidRPr="00EC76D5">
                <w:t>if (a &lt; b) {</w:t>
              </w:r>
            </w:moveTo>
          </w:p>
          <w:p w14:paraId="28AD2A42" w14:textId="77777777" w:rsidR="00E40B78" w:rsidRPr="00EC76D5" w:rsidRDefault="00E40B78" w:rsidP="00756C64">
            <w:pPr>
              <w:pStyle w:val="Code"/>
            </w:pPr>
            <w:moveTo w:id="128" w:author="Stefan Bjornander" w:date="2015-04-26T09:44:00Z">
              <w:r w:rsidRPr="00EC76D5">
                <w:t xml:space="preserve">  if (c &lt; d)</w:t>
              </w:r>
            </w:moveTo>
          </w:p>
          <w:p w14:paraId="163AF0D5" w14:textId="77777777" w:rsidR="00E40B78" w:rsidRPr="00EC76D5" w:rsidRDefault="00E40B78" w:rsidP="00756C64">
            <w:pPr>
              <w:pStyle w:val="Code"/>
            </w:pPr>
            <w:moveTo w:id="129" w:author="Stefan Bjornander" w:date="2015-04-26T09:44:00Z">
              <w:r w:rsidRPr="00EC76D5">
                <w:t xml:space="preserve">    e = 1;</w:t>
              </w:r>
            </w:moveTo>
          </w:p>
          <w:p w14:paraId="6E35E076" w14:textId="77777777" w:rsidR="00E40B78" w:rsidRPr="00EC76D5" w:rsidRDefault="00E40B78" w:rsidP="00756C64">
            <w:pPr>
              <w:pStyle w:val="Code"/>
            </w:pPr>
            <w:moveTo w:id="130" w:author="Stefan Bjornander" w:date="2015-04-26T09:44:00Z">
              <w:r w:rsidRPr="00EC76D5">
                <w:t xml:space="preserve">  else</w:t>
              </w:r>
            </w:moveTo>
          </w:p>
          <w:p w14:paraId="23F0FAD7" w14:textId="77777777" w:rsidR="00E40B78" w:rsidRPr="00EC76D5" w:rsidRDefault="00E40B78" w:rsidP="00756C64">
            <w:pPr>
              <w:pStyle w:val="Code"/>
            </w:pPr>
            <w:moveTo w:id="131" w:author="Stefan Bjornander" w:date="2015-04-26T09:44:00Z">
              <w:r w:rsidRPr="00EC76D5">
                <w:t xml:space="preserve">    f = 2;</w:t>
              </w:r>
            </w:moveTo>
          </w:p>
          <w:p w14:paraId="6ED3DA34" w14:textId="77777777" w:rsidR="00E40B78" w:rsidRPr="00EC76D5" w:rsidDel="007E082A" w:rsidRDefault="00E40B78" w:rsidP="00756C64">
            <w:pPr>
              <w:pStyle w:val="Code"/>
              <w:rPr>
                <w:del w:id="132" w:author="Stefan Bjornander" w:date="2015-04-26T09:45:00Z"/>
              </w:rPr>
            </w:pPr>
            <w:moveTo w:id="133" w:author="Stefan Bjornander" w:date="2015-04-26T09:44:00Z">
              <w:r w:rsidRPr="00EC76D5">
                <w:t>}</w:t>
              </w:r>
            </w:moveTo>
          </w:p>
          <w:p w14:paraId="5066DD66" w14:textId="77777777" w:rsidR="00E40B78" w:rsidRPr="00EC76D5" w:rsidDel="007E082A" w:rsidRDefault="00E40B78" w:rsidP="00756C64">
            <w:pPr>
              <w:pStyle w:val="Code"/>
              <w:rPr>
                <w:del w:id="134" w:author="Stefan Bjornander" w:date="2015-04-26T09:45:00Z"/>
              </w:rPr>
            </w:pPr>
          </w:p>
          <w:moveToRangeEnd w:id="126"/>
          <w:p w14:paraId="15486A19" w14:textId="77777777" w:rsidR="00E40B78" w:rsidRPr="00EC76D5" w:rsidRDefault="00E40B78">
            <w:pPr>
              <w:pStyle w:val="Code"/>
              <w:rPr>
                <w:ins w:id="135" w:author="Stefan Bjornander" w:date="2015-04-26T09:44:00Z"/>
              </w:rPr>
              <w:pPrChange w:id="136" w:author="Stefan Bjornander" w:date="2015-04-26T09:45:00Z">
                <w:pPr/>
              </w:pPrChange>
            </w:pPr>
          </w:p>
        </w:tc>
        <w:tc>
          <w:tcPr>
            <w:tcW w:w="3117" w:type="dxa"/>
            <w:tcPrChange w:id="137" w:author="Stefan Bjornander" w:date="2015-04-26T09:46:00Z">
              <w:tcPr>
                <w:tcW w:w="3117" w:type="dxa"/>
              </w:tcPr>
            </w:tcPrChange>
          </w:tcPr>
          <w:p w14:paraId="161B04F8" w14:textId="77777777" w:rsidR="00E40B78" w:rsidRPr="00EC76D5" w:rsidRDefault="00E40B78" w:rsidP="00756C64">
            <w:pPr>
              <w:pStyle w:val="Code"/>
            </w:pPr>
            <w:moveToRangeStart w:id="138" w:author="Stefan Bjornander" w:date="2015-04-26T09:45:00Z" w:name="move417804833"/>
            <w:moveTo w:id="139" w:author="Stefan Bjornander" w:date="2015-04-26T09:45:00Z">
              <w:r w:rsidRPr="00EC76D5">
                <w:t>if (a &lt; b)</w:t>
              </w:r>
            </w:moveTo>
          </w:p>
          <w:p w14:paraId="259A674D" w14:textId="77777777" w:rsidR="00E40B78" w:rsidRPr="00EC76D5" w:rsidRDefault="00E40B78" w:rsidP="00756C64">
            <w:pPr>
              <w:pStyle w:val="Code"/>
            </w:pPr>
            <w:moveTo w:id="140" w:author="Stefan Bjornander" w:date="2015-04-26T09:45:00Z">
              <w:r w:rsidRPr="00EC76D5">
                <w:t xml:space="preserve">  if (c &lt; d) {</w:t>
              </w:r>
            </w:moveTo>
          </w:p>
          <w:p w14:paraId="2F79BA35" w14:textId="77777777" w:rsidR="00E40B78" w:rsidRPr="00EC76D5" w:rsidRDefault="00E40B78" w:rsidP="00756C64">
            <w:pPr>
              <w:pStyle w:val="Code"/>
            </w:pPr>
            <w:moveTo w:id="141" w:author="Stefan Bjornander" w:date="2015-04-26T09:45:00Z">
              <w:r w:rsidRPr="00EC76D5">
                <w:t xml:space="preserve">    e = 1;</w:t>
              </w:r>
            </w:moveTo>
          </w:p>
          <w:p w14:paraId="6BE956CC" w14:textId="77777777" w:rsidR="00E40B78" w:rsidRPr="00EC76D5" w:rsidRDefault="00E40B78" w:rsidP="00756C64">
            <w:pPr>
              <w:pStyle w:val="Code"/>
            </w:pPr>
            <w:moveTo w:id="142" w:author="Stefan Bjornander" w:date="2015-04-26T09:45:00Z">
              <w:r w:rsidRPr="00EC76D5">
                <w:t xml:space="preserve">  }</w:t>
              </w:r>
            </w:moveTo>
          </w:p>
          <w:p w14:paraId="71B3BE40" w14:textId="77777777" w:rsidR="00E40B78" w:rsidRPr="00EC76D5" w:rsidRDefault="00E40B78" w:rsidP="00756C64">
            <w:pPr>
              <w:pStyle w:val="Code"/>
            </w:pPr>
            <w:moveTo w:id="143" w:author="Stefan Bjornander" w:date="2015-04-26T09:45:00Z">
              <w:r w:rsidRPr="00EC76D5">
                <w:t>else</w:t>
              </w:r>
            </w:moveTo>
          </w:p>
          <w:p w14:paraId="17969E0E" w14:textId="77777777" w:rsidR="00E40B78" w:rsidRPr="00EC76D5" w:rsidDel="007E082A" w:rsidRDefault="00E40B78" w:rsidP="00756C64">
            <w:pPr>
              <w:pStyle w:val="Code"/>
              <w:rPr>
                <w:del w:id="144" w:author="Stefan Bjornander" w:date="2015-04-26T09:45:00Z"/>
              </w:rPr>
            </w:pPr>
            <w:moveTo w:id="145" w:author="Stefan Bjornander" w:date="2015-04-26T09:45:00Z">
              <w:r w:rsidRPr="00EC76D5">
                <w:t xml:space="preserve">  f = 2;</w:t>
              </w:r>
            </w:moveTo>
          </w:p>
          <w:moveToRangeEnd w:id="138"/>
          <w:p w14:paraId="083A3BDB" w14:textId="77777777" w:rsidR="00E40B78" w:rsidRPr="00EC76D5" w:rsidRDefault="00E40B78">
            <w:pPr>
              <w:pStyle w:val="Code"/>
              <w:rPr>
                <w:ins w:id="146" w:author="Stefan Bjornander" w:date="2015-04-26T09:44:00Z"/>
              </w:rPr>
              <w:pPrChange w:id="147" w:author="Stefan Bjornander" w:date="2015-04-26T09:45:00Z">
                <w:pPr/>
              </w:pPrChange>
            </w:pPr>
          </w:p>
        </w:tc>
      </w:tr>
    </w:tbl>
    <w:p w14:paraId="3665DA61" w14:textId="77777777" w:rsidR="00E40B78" w:rsidRPr="00EC76D5" w:rsidRDefault="00E40B78" w:rsidP="00E40B78">
      <w:pPr>
        <w:pStyle w:val="Code"/>
        <w:rPr>
          <w:ins w:id="148" w:author="Stefan Bjornander" w:date="2015-04-26T09:49:00Z"/>
        </w:rPr>
      </w:pPr>
    </w:p>
    <w:p w14:paraId="7C77918D" w14:textId="2CE8676E" w:rsidR="00E40B78" w:rsidRPr="00EC76D5" w:rsidRDefault="00E40B78">
      <w:pPr>
        <w:rPr>
          <w:ins w:id="149" w:author="Stefan Bjornander" w:date="2015-04-26T09:52:00Z"/>
        </w:rPr>
        <w:pPrChange w:id="150" w:author="Stefan Bjornander" w:date="2015-04-26T09:51:00Z">
          <w:pPr>
            <w:pStyle w:val="Code"/>
          </w:pPr>
        </w:pPrChange>
      </w:pPr>
      <w:r w:rsidRPr="00EC76D5">
        <w:t xml:space="preserve">Below is a simple set of statement rules. Unfortunately, they are </w:t>
      </w:r>
      <w:ins w:id="151" w:author="Stefan Bjornander" w:date="2015-04-26T09:53:00Z">
        <w:r w:rsidRPr="00EC76D5">
          <w:t>ambiguous</w:t>
        </w:r>
      </w:ins>
      <w:ins w:id="152" w:author="Stefan Bjornander" w:date="2015-04-26T09:50:00Z">
        <w:r w:rsidRPr="00EC76D5">
          <w:t xml:space="preserve"> in that way that </w:t>
        </w:r>
      </w:ins>
      <w:ins w:id="153" w:author="Stefan Bjornander" w:date="2015-04-26T09:52:00Z">
        <w:r w:rsidRPr="00EC76D5">
          <w:t xml:space="preserve">the </w:t>
        </w:r>
      </w:ins>
      <w:r w:rsidRPr="00EC76D5">
        <w:t xml:space="preserve">an </w:t>
      </w:r>
      <w:ins w:id="154" w:author="Stefan Bjornander" w:date="2015-04-26T09:52:00Z">
        <w:r w:rsidRPr="00EC76D5">
          <w:rPr>
            <w:rStyle w:val="CodeInText"/>
            <w:rPrChange w:id="155"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6" w:author="Stefan Bjornander" w:date="2015-04-26T09:52:00Z">
        <w:r w:rsidRPr="00EC76D5">
          <w:t xml:space="preserve"> </w:t>
        </w:r>
        <w:r w:rsidRPr="00EC76D5">
          <w:rPr>
            <w:rStyle w:val="CodeInText"/>
            <w:rPrChange w:id="157" w:author="Stefan Bjornander" w:date="2015-04-26T09:58:00Z">
              <w:rPr/>
            </w:rPrChange>
          </w:rPr>
          <w:t>if</w:t>
        </w:r>
        <w:r w:rsidRPr="00EC76D5">
          <w:t xml:space="preserve">, </w:t>
        </w:r>
      </w:ins>
      <w:r w:rsidRPr="00EC76D5">
        <w:t xml:space="preserve">resulting in both the middle and rightmost semantically interpretation above, </w:t>
      </w:r>
      <w:ins w:id="158" w:author="Stefan Bjornander" w:date="2015-04-26T09:52:00Z">
        <w:r w:rsidRPr="00EC76D5">
          <w:t>depending in which order the rules are applied.</w:t>
        </w:r>
      </w:ins>
    </w:p>
    <w:p w14:paraId="1217D805" w14:textId="77777777" w:rsidR="00E40B78" w:rsidRPr="00EC76D5" w:rsidRDefault="00E40B78" w:rsidP="00E40B78">
      <w:pPr>
        <w:pStyle w:val="Code"/>
        <w:rPr>
          <w:ins w:id="159" w:author="Stefan Bjornander" w:date="2015-04-26T09:49:00Z"/>
        </w:rPr>
      </w:pPr>
      <w:ins w:id="160" w:author="Stefan Bjornander" w:date="2015-04-26T09:47:00Z">
        <w:r w:rsidRPr="00EC76D5">
          <w:t>statement ::=</w:t>
        </w:r>
      </w:ins>
    </w:p>
    <w:p w14:paraId="37C6ECCB" w14:textId="77777777" w:rsidR="00E40B78" w:rsidRPr="00EC76D5" w:rsidRDefault="00E40B78" w:rsidP="00E40B78">
      <w:pPr>
        <w:pStyle w:val="Code"/>
        <w:rPr>
          <w:ins w:id="161" w:author="Stefan Bjornander" w:date="2015-04-26T09:47:00Z"/>
        </w:rPr>
      </w:pPr>
      <w:ins w:id="162" w:author="Stefan Bjornander" w:date="2015-04-26T09:49:00Z">
        <w:r w:rsidRPr="00EC76D5">
          <w:t xml:space="preserve">   </w:t>
        </w:r>
      </w:ins>
      <w:r w:rsidRPr="00EC76D5">
        <w:t xml:space="preserve"> </w:t>
      </w:r>
      <w:ins w:id="163" w:author="Stefan Bjornander" w:date="2015-04-26T09:49:00Z">
        <w:r w:rsidRPr="00EC76D5">
          <w:t xml:space="preserve">IF LEFT_PAREN </w:t>
        </w:r>
      </w:ins>
      <w:ins w:id="164" w:author="Stefan Bjornander" w:date="2015-04-26T10:08:00Z">
        <w:r w:rsidRPr="00EC76D5">
          <w:t xml:space="preserve">logical_expression </w:t>
        </w:r>
      </w:ins>
      <w:ins w:id="165" w:author="Stefan Bjornander" w:date="2015-04-26T09:49:00Z">
        <w:r w:rsidRPr="00EC76D5">
          <w:t>RIGHT_PAREN statement</w:t>
        </w:r>
      </w:ins>
    </w:p>
    <w:p w14:paraId="6576EB54" w14:textId="77777777" w:rsidR="00E40B78" w:rsidRPr="00EC76D5" w:rsidRDefault="00E40B78" w:rsidP="00E40B78">
      <w:pPr>
        <w:pStyle w:val="Code"/>
        <w:rPr>
          <w:ins w:id="166" w:author="Stefan Bjornander" w:date="2015-04-26T09:49:00Z"/>
        </w:rPr>
      </w:pPr>
      <w:ins w:id="167" w:author="Stefan Bjornander" w:date="2015-04-26T09:49:00Z">
        <w:r w:rsidRPr="00EC76D5">
          <w:t xml:space="preserve"> </w:t>
        </w:r>
      </w:ins>
      <w:r w:rsidRPr="00EC76D5">
        <w:t xml:space="preserve"> </w:t>
      </w:r>
      <w:ins w:id="168" w:author="Stefan Bjornander" w:date="2015-04-26T09:49:00Z">
        <w:r w:rsidRPr="00EC76D5">
          <w:t>|</w:t>
        </w:r>
      </w:ins>
      <w:r w:rsidRPr="00EC76D5">
        <w:t xml:space="preserve"> </w:t>
      </w:r>
      <w:ins w:id="169" w:author="Stefan Bjornander" w:date="2015-04-26T09:49:00Z">
        <w:r w:rsidRPr="00EC76D5">
          <w:t xml:space="preserve">IF LEFT_PAREN </w:t>
        </w:r>
      </w:ins>
      <w:ins w:id="170" w:author="Stefan Bjornander" w:date="2015-04-26T10:08:00Z">
        <w:r w:rsidRPr="00EC76D5">
          <w:t xml:space="preserve">logical_expression </w:t>
        </w:r>
      </w:ins>
      <w:ins w:id="171" w:author="Stefan Bjornander" w:date="2015-04-26T09:49:00Z">
        <w:r w:rsidRPr="00EC76D5">
          <w:t>RIGHT_PAREN statement ELSE statement</w:t>
        </w:r>
      </w:ins>
    </w:p>
    <w:p w14:paraId="10E46555" w14:textId="77777777" w:rsidR="00343F16" w:rsidRPr="00EC76D5" w:rsidRDefault="00E40B78" w:rsidP="00E40B78">
      <w:pPr>
        <w:pStyle w:val="Code"/>
      </w:pPr>
      <w:ins w:id="172" w:author="Stefan Bjornander" w:date="2015-04-26T10:08:00Z">
        <w:r w:rsidRPr="00EC76D5">
          <w:t xml:space="preserve">  | </w:t>
        </w:r>
      </w:ins>
      <w:r w:rsidR="00343F16" w:rsidRPr="00EC76D5">
        <w:t>...</w:t>
      </w:r>
    </w:p>
    <w:p w14:paraId="31CAC726" w14:textId="77777777" w:rsidR="00E40B78" w:rsidRPr="00EC76D5" w:rsidRDefault="00E40B78">
      <w:pPr>
        <w:rPr>
          <w:ins w:id="173" w:author="Stefan Bjornander" w:date="2015-04-26T09:47:00Z"/>
        </w:rPr>
        <w:pPrChange w:id="174" w:author="Stefan Bjornander" w:date="2015-04-26T09:25:00Z">
          <w:pPr>
            <w:pStyle w:val="Code"/>
          </w:pPr>
        </w:pPrChange>
      </w:pPr>
      <w:ins w:id="175" w:author="Stefan Bjornander" w:date="2015-04-26T09:51:00Z">
        <w:r w:rsidRPr="00EC76D5">
          <w:t xml:space="preserve">To solve the problem, we need a more complicated </w:t>
        </w:r>
      </w:ins>
      <w:ins w:id="176" w:author="Stefan Bjornander" w:date="2015-04-26T09:53:00Z">
        <w:r w:rsidRPr="00EC76D5">
          <w:t>set of rules</w:t>
        </w:r>
      </w:ins>
      <w:r w:rsidRPr="00EC76D5">
        <w:t xml:space="preserve"> that works with open and closed statements.</w:t>
      </w:r>
      <w:ins w:id="177" w:author="Stefan Bjornander" w:date="2015-04-26T09:54:00Z">
        <w:r w:rsidRPr="00EC76D5">
          <w:t xml:space="preserve"> The </w:t>
        </w:r>
      </w:ins>
      <w:ins w:id="178" w:author="Stefan Bjornander" w:date="2015-04-26T09:57:00Z">
        <w:r w:rsidRPr="00EC76D5">
          <w:t xml:space="preserve">following set is unambiguous in that way that it always connects each </w:t>
        </w:r>
        <w:r w:rsidRPr="00EC76D5">
          <w:rPr>
            <w:rStyle w:val="CodeInText"/>
            <w:rPrChange w:id="179" w:author="Stefan Bjornander" w:date="2015-04-26T09:58:00Z">
              <w:rPr/>
            </w:rPrChange>
          </w:rPr>
          <w:t>else</w:t>
        </w:r>
        <w:r w:rsidRPr="00EC76D5">
          <w:t xml:space="preserve"> with the</w:t>
        </w:r>
      </w:ins>
      <w:ins w:id="180" w:author="Stefan Bjornander" w:date="2015-04-26T09:58:00Z">
        <w:r w:rsidRPr="00EC76D5">
          <w:t xml:space="preserve"> latest preceding</w:t>
        </w:r>
      </w:ins>
      <w:ins w:id="181" w:author="Stefan Bjornander" w:date="2015-04-26T09:57:00Z">
        <w:r w:rsidRPr="00EC76D5">
          <w:t xml:space="preserve"> </w:t>
        </w:r>
      </w:ins>
      <w:ins w:id="182" w:author="Stefan Bjornander" w:date="2015-04-26T09:58:00Z">
        <w:r w:rsidRPr="00EC76D5">
          <w:rPr>
            <w:rStyle w:val="CodeInText"/>
            <w:rPrChange w:id="183" w:author="Stefan Bjornander" w:date="2015-04-26T09:58:00Z">
              <w:rPr/>
            </w:rPrChange>
          </w:rPr>
          <w:t>if</w:t>
        </w:r>
      </w:ins>
      <w:r w:rsidRPr="00EC76D5">
        <w:t xml:space="preserve">, with compiles to the semantics of C. A theoretical explanation of the open-closed statement solution is beyond the scope of this book, but I recommend the Dragon Book by </w:t>
      </w:r>
      <w:proofErr w:type="spellStart"/>
      <w:r w:rsidRPr="00EC76D5">
        <w:t>Aho</w:t>
      </w:r>
      <w:proofErr w:type="spellEnd"/>
      <w:r w:rsidRPr="00EC76D5">
        <w:t xml:space="preserve"> et al. for a closer look.</w:t>
      </w:r>
    </w:p>
    <w:p w14:paraId="4B46D72B" w14:textId="77777777" w:rsidR="00E40B78" w:rsidRPr="00EC76D5" w:rsidRDefault="00E40B78">
      <w:pPr>
        <w:pStyle w:val="Code"/>
        <w:rPr>
          <w:ins w:id="184" w:author="Stefan Bjornander" w:date="2015-04-26T10:07:00Z"/>
        </w:rPr>
        <w:pPrChange w:id="185" w:author="Stefan Bjornander" w:date="2015-04-26T10:07:00Z">
          <w:pPr/>
        </w:pPrChange>
      </w:pPr>
      <w:ins w:id="186" w:author="Stefan Bjornander" w:date="2015-04-26T10:07:00Z">
        <w:r w:rsidRPr="00EC76D5">
          <w:t>statement ::=</w:t>
        </w:r>
      </w:ins>
    </w:p>
    <w:p w14:paraId="77B968B4" w14:textId="77777777" w:rsidR="00E40B78" w:rsidRPr="00EC76D5" w:rsidRDefault="00E40B78">
      <w:pPr>
        <w:pStyle w:val="Code"/>
        <w:rPr>
          <w:ins w:id="187" w:author="Stefan Bjornander" w:date="2015-04-26T10:07:00Z"/>
        </w:rPr>
        <w:pPrChange w:id="188" w:author="Stefan Bjornander" w:date="2015-04-26T10:07:00Z">
          <w:pPr/>
        </w:pPrChange>
      </w:pPr>
      <w:ins w:id="189" w:author="Stefan Bjornander" w:date="2015-04-26T10:07:00Z">
        <w:r w:rsidRPr="00EC76D5">
          <w:t xml:space="preserve">    open_statement</w:t>
        </w:r>
      </w:ins>
    </w:p>
    <w:p w14:paraId="1EF2CAA9" w14:textId="77777777" w:rsidR="00E40B78" w:rsidRPr="00EC76D5" w:rsidRDefault="00E40B78" w:rsidP="00E40B78">
      <w:pPr>
        <w:pStyle w:val="Code"/>
        <w:rPr>
          <w:ins w:id="190" w:author="Stefan Bjornander" w:date="2015-04-26T10:07:00Z"/>
        </w:rPr>
      </w:pPr>
      <w:ins w:id="191" w:author="Stefan Bjornander" w:date="2015-04-26T10:07:00Z">
        <w:r w:rsidRPr="00EC76D5">
          <w:t xml:space="preserve">  | closed_statement;</w:t>
        </w:r>
      </w:ins>
    </w:p>
    <w:p w14:paraId="6355863E" w14:textId="77777777" w:rsidR="00E40B78" w:rsidRPr="00EC76D5" w:rsidRDefault="00E40B78" w:rsidP="00E40B78">
      <w:pPr>
        <w:pStyle w:val="Code"/>
        <w:rPr>
          <w:ins w:id="192" w:author="Stefan Bjornander" w:date="2015-04-26T10:07:00Z"/>
        </w:rPr>
      </w:pPr>
    </w:p>
    <w:p w14:paraId="630BD1FC" w14:textId="77777777" w:rsidR="00E40B78" w:rsidRPr="00EC76D5" w:rsidRDefault="00E40B78" w:rsidP="00E40B78">
      <w:pPr>
        <w:pStyle w:val="Code"/>
        <w:rPr>
          <w:ins w:id="193" w:author="Stefan Bjornander" w:date="2015-04-26T10:08:00Z"/>
        </w:rPr>
      </w:pPr>
      <w:ins w:id="194" w:author="Stefan Bjornander" w:date="2015-04-26T10:08:00Z">
        <w:r w:rsidRPr="00EC76D5">
          <w:t>open_statement ::=</w:t>
        </w:r>
      </w:ins>
    </w:p>
    <w:p w14:paraId="5783AC1A" w14:textId="77777777" w:rsidR="00E40B78" w:rsidRPr="00EC76D5" w:rsidRDefault="00E40B78" w:rsidP="00E40B78">
      <w:pPr>
        <w:pStyle w:val="Code"/>
        <w:rPr>
          <w:ins w:id="195" w:author="Stefan Bjornander" w:date="2015-04-26T10:08:00Z"/>
        </w:rPr>
      </w:pPr>
      <w:ins w:id="196"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7" w:author="Stefan Bjornander" w:date="2015-04-26T10:09:00Z"/>
        </w:rPr>
      </w:pPr>
      <w:ins w:id="198" w:author="Stefan Bjornander" w:date="2015-04-26T10:08:00Z">
        <w:r w:rsidRPr="00EC76D5">
          <w:t xml:space="preserve">  | IF LEFT_PAREN logical_expression RIGHT_PAREN</w:t>
        </w:r>
      </w:ins>
      <w:ins w:id="199" w:author="Stefan Bjornander" w:date="2015-04-26T10:09:00Z">
        <w:r w:rsidRPr="00EC76D5">
          <w:t xml:space="preserve"> </w:t>
        </w:r>
      </w:ins>
      <w:ins w:id="200" w:author="Stefan Bjornander" w:date="2015-04-26T10:08:00Z">
        <w:r w:rsidRPr="00EC76D5">
          <w:t>closed_statement</w:t>
        </w:r>
      </w:ins>
    </w:p>
    <w:p w14:paraId="2FEA6E67" w14:textId="77777777" w:rsidR="00E40B78" w:rsidRPr="00EC76D5" w:rsidRDefault="00E40B78" w:rsidP="00E40B78">
      <w:pPr>
        <w:pStyle w:val="Code"/>
        <w:rPr>
          <w:ins w:id="201" w:author="Stefan Bjornander" w:date="2015-04-26T10:08:00Z"/>
        </w:rPr>
      </w:pPr>
      <w:ins w:id="202" w:author="Stefan Bjornander" w:date="2015-04-26T10:09:00Z">
        <w:r w:rsidRPr="00EC76D5">
          <w:t xml:space="preserve">   </w:t>
        </w:r>
      </w:ins>
      <w:ins w:id="203" w:author="Stefan Bjornander" w:date="2015-04-26T10:08:00Z">
        <w:r w:rsidRPr="00EC76D5">
          <w:t xml:space="preserve"> ELSE open_statement</w:t>
        </w:r>
      </w:ins>
    </w:p>
    <w:p w14:paraId="4F9A42DA" w14:textId="77777777" w:rsidR="00E40B78" w:rsidRPr="00EC76D5" w:rsidRDefault="00E40B78" w:rsidP="00E40B78">
      <w:pPr>
        <w:pStyle w:val="Code"/>
        <w:rPr>
          <w:ins w:id="204" w:author="Stefan Bjornander" w:date="2015-04-26T10:08:00Z"/>
        </w:rPr>
      </w:pPr>
      <w:ins w:id="205" w:author="Stefan Bjornander" w:date="2015-04-26T10:08:00Z">
        <w:r w:rsidRPr="00EC76D5">
          <w:t xml:space="preserve">  | </w:t>
        </w:r>
      </w:ins>
      <w:ins w:id="206" w:author="Stefan Bjornander" w:date="2015-04-26T10:09:00Z">
        <w:r w:rsidRPr="00EC76D5">
          <w:t>SWITCH</w:t>
        </w:r>
      </w:ins>
      <w:ins w:id="207"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8" w:author="Stefan Bjornander" w:date="2015-04-26T10:08:00Z"/>
        </w:rPr>
      </w:pPr>
      <w:ins w:id="209"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10" w:author="Stefan Bjornander" w:date="2015-04-26T10:08:00Z"/>
        </w:rPr>
      </w:pPr>
      <w:ins w:id="211" w:author="Stefan Bjornander" w:date="2015-04-26T10:08:00Z">
        <w:r w:rsidRPr="00EC76D5">
          <w:t xml:space="preserve">  | </w:t>
        </w:r>
      </w:ins>
      <w:ins w:id="212" w:author="Stefan Bjornander" w:date="2015-04-26T10:10:00Z">
        <w:r w:rsidRPr="00EC76D5">
          <w:t>WHILE</w:t>
        </w:r>
      </w:ins>
      <w:ins w:id="213" w:author="Stefan Bjornander" w:date="2015-04-26T10:11:00Z">
        <w:r w:rsidRPr="00EC76D5">
          <w:t xml:space="preserve"> </w:t>
        </w:r>
      </w:ins>
      <w:ins w:id="214"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5" w:author="Stefan Bjornander" w:date="2015-04-26T10:08:00Z">
        <w:r w:rsidRPr="00EC76D5">
          <w:t xml:space="preserve">  | </w:t>
        </w:r>
      </w:ins>
      <w:ins w:id="216" w:author="Stefan Bjornander" w:date="2015-04-26T10:11:00Z">
        <w:r w:rsidRPr="00EC76D5">
          <w:t>FOR</w:t>
        </w:r>
      </w:ins>
      <w:ins w:id="217" w:author="Stefan Bjornander" w:date="2015-04-26T10:08:00Z">
        <w:r w:rsidRPr="00EC76D5">
          <w:t xml:space="preserve"> LEFT_PAREN optional_expression </w:t>
        </w:r>
      </w:ins>
      <w:r w:rsidRPr="00EC76D5">
        <w:t>SEMICOLON</w:t>
      </w:r>
      <w:ins w:id="218" w:author="Stefan Bjornander" w:date="2015-04-26T10:11:00Z">
        <w:r w:rsidRPr="00EC76D5">
          <w:t xml:space="preserve"> </w:t>
        </w:r>
      </w:ins>
      <w:ins w:id="219" w:author="Stefan Bjornander" w:date="2015-04-26T10:08:00Z">
        <w:r w:rsidRPr="00EC76D5">
          <w:t>optional_logical_expression</w:t>
        </w:r>
      </w:ins>
    </w:p>
    <w:p w14:paraId="2420C32A" w14:textId="77777777" w:rsidR="00E40B78" w:rsidRPr="00EC76D5" w:rsidRDefault="00E40B78" w:rsidP="00E40B78">
      <w:pPr>
        <w:pStyle w:val="Code"/>
        <w:rPr>
          <w:ins w:id="220" w:author="Stefan Bjornander" w:date="2015-04-26T10:08:00Z"/>
        </w:rPr>
      </w:pPr>
      <w:r w:rsidRPr="00EC76D5">
        <w:t xml:space="preserve">    SEMICOLON </w:t>
      </w:r>
      <w:ins w:id="221" w:author="Stefan Bjornander" w:date="2015-04-26T10:08:00Z">
        <w:r w:rsidRPr="00EC76D5">
          <w:t>optional_expression RIGHT_PAREN</w:t>
        </w:r>
      </w:ins>
      <w:ins w:id="222" w:author="Stefan Bjornander" w:date="2015-04-26T10:12:00Z">
        <w:r w:rsidRPr="00EC76D5">
          <w:t xml:space="preserve"> </w:t>
        </w:r>
      </w:ins>
      <w:ins w:id="223" w:author="Stefan Bjornander" w:date="2015-04-26T10:08:00Z">
        <w:r w:rsidRPr="00EC76D5">
          <w:t>open_statement</w:t>
        </w:r>
      </w:ins>
    </w:p>
    <w:p w14:paraId="17EBF282" w14:textId="77777777" w:rsidR="00E40B78" w:rsidRPr="00EC76D5" w:rsidRDefault="00E40B78" w:rsidP="00E40B78">
      <w:pPr>
        <w:pStyle w:val="Code"/>
        <w:rPr>
          <w:ins w:id="224" w:author="Stefan Bjornander" w:date="2015-04-26T10:12:00Z"/>
        </w:rPr>
      </w:pPr>
      <w:ins w:id="225" w:author="Stefan Bjornander" w:date="2015-04-26T10:08:00Z">
        <w:r w:rsidRPr="00EC76D5">
          <w:lastRenderedPageBreak/>
          <w:t xml:space="preserve">  | IDENTIFIER COLON open_statement</w:t>
        </w:r>
      </w:ins>
      <w:ins w:id="226" w:author="Stefan Bjornander" w:date="2015-04-26T10:12:00Z">
        <w:r w:rsidRPr="00EC76D5">
          <w:t>;</w:t>
        </w:r>
      </w:ins>
    </w:p>
    <w:p w14:paraId="51C32D4F" w14:textId="77777777" w:rsidR="00E40B78" w:rsidRPr="00EC76D5" w:rsidRDefault="00E40B78" w:rsidP="00E40B78">
      <w:pPr>
        <w:pStyle w:val="Code"/>
        <w:rPr>
          <w:ins w:id="227" w:author="Stefan Bjornander" w:date="2015-04-26T10:08:00Z"/>
        </w:rPr>
      </w:pPr>
    </w:p>
    <w:p w14:paraId="47ADFF7F" w14:textId="77777777" w:rsidR="00E40B78" w:rsidRPr="00EC76D5" w:rsidRDefault="00E40B78" w:rsidP="00E40B78">
      <w:pPr>
        <w:pStyle w:val="Code"/>
        <w:rPr>
          <w:ins w:id="228" w:author="Stefan Bjornander" w:date="2015-04-26T10:08:00Z"/>
        </w:rPr>
      </w:pPr>
      <w:ins w:id="229" w:author="Stefan Bjornander" w:date="2015-04-26T10:08:00Z">
        <w:r w:rsidRPr="00EC76D5">
          <w:t>closed_statement ::=</w:t>
        </w:r>
      </w:ins>
    </w:p>
    <w:p w14:paraId="792F9622" w14:textId="77777777" w:rsidR="00E40B78" w:rsidRPr="00EC76D5" w:rsidRDefault="00E40B78" w:rsidP="00E40B78">
      <w:pPr>
        <w:pStyle w:val="Code"/>
      </w:pPr>
      <w:ins w:id="230"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1" w:author="Stefan Bjornander" w:date="2015-04-26T10:08:00Z"/>
        </w:rPr>
      </w:pPr>
      <w:r w:rsidRPr="00EC76D5">
        <w:t xml:space="preserve">   </w:t>
      </w:r>
      <w:ins w:id="232" w:author="Stefan Bjornander" w:date="2015-04-26T10:08:00Z">
        <w:r w:rsidRPr="00EC76D5">
          <w:t xml:space="preserve"> ELSE</w:t>
        </w:r>
      </w:ins>
      <w:ins w:id="233" w:author="Stefan Bjornander" w:date="2015-04-26T10:13:00Z">
        <w:r w:rsidRPr="00EC76D5">
          <w:t xml:space="preserve"> </w:t>
        </w:r>
      </w:ins>
      <w:ins w:id="234" w:author="Stefan Bjornander" w:date="2015-04-26T10:08:00Z">
        <w:r w:rsidRPr="00EC76D5">
          <w:t>closed_statement</w:t>
        </w:r>
      </w:ins>
    </w:p>
    <w:p w14:paraId="4ED34033" w14:textId="77777777" w:rsidR="00E40B78" w:rsidRPr="00EC76D5" w:rsidRDefault="00E40B78" w:rsidP="00E40B78">
      <w:pPr>
        <w:pStyle w:val="Code"/>
        <w:rPr>
          <w:ins w:id="235" w:author="Stefan Bjornander" w:date="2015-04-26T10:08:00Z"/>
        </w:rPr>
      </w:pPr>
      <w:ins w:id="236" w:author="Stefan Bjornander" w:date="2015-04-26T10:08:00Z">
        <w:r w:rsidRPr="00EC76D5">
          <w:t xml:space="preserve">  | </w:t>
        </w:r>
      </w:ins>
      <w:ins w:id="237" w:author="Stefan Bjornander" w:date="2015-04-26T10:13:00Z">
        <w:r w:rsidRPr="00EC76D5">
          <w:t>SWITCH</w:t>
        </w:r>
      </w:ins>
      <w:ins w:id="238"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9" w:author="Stefan Bjornander" w:date="2015-04-26T10:08:00Z"/>
        </w:rPr>
      </w:pPr>
      <w:ins w:id="240" w:author="Stefan Bjornander" w:date="2015-04-26T10:08:00Z">
        <w:r w:rsidRPr="00EC76D5">
          <w:t xml:space="preserve">  | </w:t>
        </w:r>
      </w:ins>
      <w:ins w:id="241" w:author="Stefan Bjornander" w:date="2015-04-26T10:13:00Z">
        <w:r w:rsidRPr="00EC76D5">
          <w:t xml:space="preserve">WHILE </w:t>
        </w:r>
      </w:ins>
      <w:ins w:id="242"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3" w:author="Stefan Bjornander" w:date="2015-04-26T10:08:00Z">
        <w:r w:rsidRPr="00EC76D5">
          <w:t xml:space="preserve">  | </w:t>
        </w:r>
      </w:ins>
      <w:ins w:id="244" w:author="Stefan Bjornander" w:date="2015-04-26T10:14:00Z">
        <w:r w:rsidRPr="00EC76D5">
          <w:t>FOR</w:t>
        </w:r>
      </w:ins>
      <w:ins w:id="245" w:author="Stefan Bjornander" w:date="2015-04-26T10:08:00Z">
        <w:r w:rsidRPr="00EC76D5">
          <w:t xml:space="preserve"> LEFT_PAREN optional_expression </w:t>
        </w:r>
      </w:ins>
      <w:r w:rsidRPr="00EC76D5">
        <w:t>SEMICOLON</w:t>
      </w:r>
      <w:ins w:id="246" w:author="Stefan Bjornander" w:date="2015-04-26T10:14:00Z">
        <w:r w:rsidRPr="00EC76D5">
          <w:t xml:space="preserve"> </w:t>
        </w:r>
      </w:ins>
      <w:ins w:id="247" w:author="Stefan Bjornander" w:date="2015-04-26T10:08:00Z">
        <w:r w:rsidRPr="00EC76D5">
          <w:t>optional_logical_expression</w:t>
        </w:r>
      </w:ins>
    </w:p>
    <w:p w14:paraId="16B3D23B" w14:textId="77777777" w:rsidR="00E40B78" w:rsidRPr="00EC76D5" w:rsidRDefault="00E40B78" w:rsidP="00E40B78">
      <w:pPr>
        <w:pStyle w:val="Code"/>
        <w:rPr>
          <w:ins w:id="248" w:author="Stefan Bjornander" w:date="2015-04-26T10:08:00Z"/>
        </w:rPr>
      </w:pPr>
      <w:r w:rsidRPr="00EC76D5">
        <w:t xml:space="preserve">    SEMICOLON </w:t>
      </w:r>
      <w:ins w:id="249" w:author="Stefan Bjornander" w:date="2015-04-26T10:08:00Z">
        <w:r w:rsidRPr="00EC76D5">
          <w:t>optional_expression RIGHT_PAREN closed_statement</w:t>
        </w:r>
      </w:ins>
    </w:p>
    <w:p w14:paraId="0B94DF67" w14:textId="77777777" w:rsidR="00E40B78" w:rsidRPr="00EC76D5" w:rsidRDefault="00E40B78" w:rsidP="00E40B78">
      <w:pPr>
        <w:pStyle w:val="Code"/>
        <w:rPr>
          <w:ins w:id="250" w:author="Stefan Bjornander" w:date="2015-04-26T10:08:00Z"/>
        </w:rPr>
      </w:pPr>
      <w:ins w:id="251" w:author="Stefan Bjornander" w:date="2015-04-26T10:08:00Z">
        <w:r w:rsidRPr="00EC76D5">
          <w:t xml:space="preserve">  | DO statement WHILE LEFT_PAREN </w:t>
        </w:r>
      </w:ins>
      <w:r w:rsidRPr="00EC76D5">
        <w:t>logical_</w:t>
      </w:r>
      <w:ins w:id="252"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3" w:author="Stefan Bjornander" w:date="2015-04-26T10:08:00Z"/>
        </w:rPr>
      </w:pPr>
      <w:ins w:id="254"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5" w:author="Stefan Bjornander" w:date="2015-04-26T10:08:00Z"/>
        </w:rPr>
      </w:pPr>
      <w:ins w:id="256"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7" w:author="Stefan Bjornander" w:date="2015-04-26T10:08:00Z"/>
        </w:rPr>
      </w:pPr>
      <w:ins w:id="258" w:author="Stefan Bjornander" w:date="2015-04-26T10:08:00Z">
        <w:r w:rsidRPr="00EC76D5">
          <w:t xml:space="preserve">  | DEFAULT COLON closed_statement</w:t>
        </w:r>
      </w:ins>
    </w:p>
    <w:p w14:paraId="0015A796" w14:textId="77777777" w:rsidR="00E40B78" w:rsidRPr="00EC76D5" w:rsidRDefault="00E40B78" w:rsidP="00E40B78">
      <w:pPr>
        <w:pStyle w:val="Code"/>
      </w:pPr>
      <w:ins w:id="259"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60" w:author="Stefan Bjornander" w:date="2015-04-26T10:08:00Z"/>
        </w:rPr>
      </w:pPr>
      <w:ins w:id="261"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2" w:author="Stefan Bjornander" w:date="2015-04-26T10:08:00Z"/>
        </w:rPr>
      </w:pPr>
      <w:ins w:id="263"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4" w:author="Stefan Bjornander" w:date="2015-04-26T10:08:00Z"/>
        </w:rPr>
      </w:pPr>
      <w:ins w:id="265"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6" w:author="Stefan Bjornander" w:date="2015-04-26T10:08:00Z"/>
        </w:rPr>
      </w:pPr>
      <w:ins w:id="267"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8" w:author="Stefan Bjornander" w:date="2015-04-26T10:08:00Z">
        <w:r w:rsidRPr="00EC76D5">
          <w:t xml:space="preserve">  | declaration</w:t>
        </w:r>
      </w:ins>
      <w:r w:rsidRPr="00EC76D5">
        <w:t>;</w:t>
      </w:r>
      <w:moveFromRangeStart w:id="269" w:author="Stefan Bjornander" w:date="2015-04-26T09:44:00Z" w:name="move417804826"/>
      <w:moveFrom w:id="270"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1"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2"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3"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4"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5"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6" w:author="Stefan Bjornander" w:date="2015-04-26T09:45:00Z" w:name="move417804833"/>
      <w:moveFromRangeEnd w:id="269"/>
      <w:moveFrom w:id="277"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8"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9"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80"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1" w:author="Stefan Bjornander" w:date="2015-04-26T09:45:00Z">
        <w:r w:rsidRPr="00EC76D5" w:rsidDel="007E082A">
          <w:t>else</w:t>
        </w:r>
      </w:moveFrom>
    </w:p>
    <w:p w14:paraId="19CBD2C9" w14:textId="77777777" w:rsidR="00E40B78" w:rsidRPr="00EC76D5" w:rsidDel="007E082A" w:rsidRDefault="00E40B78" w:rsidP="00E40B78">
      <w:pPr>
        <w:pStyle w:val="Code"/>
      </w:pPr>
      <w:moveFrom w:id="282" w:author="Stefan Bjornander" w:date="2015-04-26T09:45:00Z">
        <w:r w:rsidRPr="00EC76D5" w:rsidDel="007E082A">
          <w:t xml:space="preserve">  f = 2;</w:t>
        </w:r>
      </w:moveFrom>
    </w:p>
    <w:moveFromRangeEnd w:id="276"/>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proofErr w:type="spellStart"/>
      <w:r>
        <w:t>MainParser.gppg</w:t>
      </w:r>
      <w:proofErr w:type="spellEnd"/>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proofErr w:type="spellStart"/>
      <w:r w:rsidRPr="00EC76D5">
        <w:t>SyntaxTreeGenerator.java</w:t>
      </w:r>
      <w:proofErr w:type="spellEnd"/>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lastRenderedPageBreak/>
        <w:t xml:space="preserve">  }</w:t>
      </w:r>
    </w:p>
    <w:p w14:paraId="4F9E8F44" w14:textId="627F578A" w:rsidR="00E40B78" w:rsidRPr="00EC76D5" w:rsidRDefault="00E40B78" w:rsidP="00E40B78">
      <w:pPr>
        <w:pStyle w:val="Rubrik3"/>
      </w:pPr>
      <w:bookmarkStart w:id="283" w:name="_Toc481936161"/>
      <w:r w:rsidRPr="00EC76D5">
        <w:t>Header Rules</w:t>
      </w:r>
      <w:bookmarkEnd w:id="283"/>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proofErr w:type="spellStart"/>
      <w:r>
        <w:t>MainParser.gppg</w:t>
      </w:r>
      <w:proofErr w:type="spellEnd"/>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4" w:name="_Toc481936162"/>
      <w:r w:rsidRPr="00EC76D5">
        <w:t>If Statements</w:t>
      </w:r>
      <w:bookmarkEnd w:id="284"/>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proofErr w:type="spellStart"/>
      <w:r>
        <w:t>MainParser.gppg</w:t>
      </w:r>
      <w:proofErr w:type="spellEnd"/>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proofErr w:type="spellStart"/>
      <w:r>
        <w:t>MiddleCodeGenerator.cs</w:t>
      </w:r>
      <w:proofErr w:type="spellEnd"/>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lastRenderedPageBreak/>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5" w:name="_Toc481936163"/>
      <w:r w:rsidRPr="00EC76D5">
        <w:t>Switch Statements</w:t>
      </w:r>
      <w:bookmarkEnd w:id="285"/>
    </w:p>
    <w:p w14:paraId="6DEF8FDA" w14:textId="77777777" w:rsidR="00E40B78" w:rsidRPr="00EC76D5" w:rsidRDefault="00E40B78" w:rsidP="00E40B78">
      <w:r w:rsidRPr="00EC76D5">
        <w:t xml:space="preserve">The </w:t>
      </w:r>
      <w:proofErr w:type="spellStart"/>
      <w:r w:rsidRPr="00EC76D5">
        <w:rPr>
          <w:rStyle w:val="CodeInText"/>
        </w:rPr>
        <w:t>prepareSwitchStatement</w:t>
      </w:r>
      <w:proofErr w:type="spellEnd"/>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proofErr w:type="spellStart"/>
      <w:r>
        <w:t>MainParser.gppg</w:t>
      </w:r>
      <w:proofErr w:type="spellEnd"/>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proofErr w:type="spellStart"/>
      <w:r w:rsidRPr="00EC76D5">
        <w:rPr>
          <w:rStyle w:val="CodeInText"/>
        </w:rPr>
        <w:t>generateSwitchStatement</w:t>
      </w:r>
      <w:proofErr w:type="spellEnd"/>
      <w:r w:rsidRPr="00EC76D5">
        <w:t xml:space="preserve"> method generates middle code jump instructions for each of the case statements, which are stored in the </w:t>
      </w:r>
      <w:proofErr w:type="spellStart"/>
      <w:r w:rsidRPr="00EC76D5">
        <w:rPr>
          <w:rStyle w:val="CodeInText"/>
        </w:rPr>
        <w:t>Main.</w:t>
      </w:r>
      <w:r w:rsidR="007C0FFA">
        <w:rPr>
          <w:rStyle w:val="CodeInText"/>
        </w:rPr>
        <w:t>m_caseMapStack</w:t>
      </w:r>
      <w:proofErr w:type="spellEnd"/>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proofErr w:type="spellStart"/>
      <w:r>
        <w:t>MiddleCodeGenerator.cs</w:t>
      </w:r>
      <w:proofErr w:type="spellEnd"/>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6" w:name="_Toc481936164"/>
      <w:r w:rsidRPr="00EC76D5">
        <w:t>Case Statements</w:t>
      </w:r>
      <w:bookmarkEnd w:id="286"/>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proofErr w:type="spellStart"/>
      <w:r w:rsidRPr="00EC76D5">
        <w:rPr>
          <w:rStyle w:val="CodeInText"/>
        </w:rPr>
        <w:lastRenderedPageBreak/>
        <w:t>Main.</w:t>
      </w:r>
      <w:r w:rsidR="007C0FFA">
        <w:rPr>
          <w:rStyle w:val="CodeInText"/>
        </w:rPr>
        <w:t>m_caseMapStack</w:t>
      </w:r>
      <w:proofErr w:type="spellEnd"/>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m_caseMapStack</w:t>
      </w:r>
      <w:proofErr w:type="spellEnd"/>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proofErr w:type="spellStart"/>
      <w:r>
        <w:t>MainParser.gppg</w:t>
      </w:r>
      <w:proofErr w:type="spellEnd"/>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proofErr w:type="spellStart"/>
      <w:r>
        <w:t>MiddleCodeGenerator.cs</w:t>
      </w:r>
      <w:proofErr w:type="spellEnd"/>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7" w:name="_Toc481936165"/>
      <w:r w:rsidRPr="00EC76D5">
        <w:t>While Statements</w:t>
      </w:r>
      <w:bookmarkEnd w:id="287"/>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EC76D5">
        <w:rPr>
          <w:rStyle w:val="CodeInText"/>
        </w:rPr>
        <w:t>jump_marker</w:t>
      </w:r>
      <w:proofErr w:type="spellEnd"/>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proofErr w:type="spellStart"/>
      <w:r>
        <w:lastRenderedPageBreak/>
        <w:t>MainParser.gppg</w:t>
      </w:r>
      <w:proofErr w:type="spellEnd"/>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proofErr w:type="spellStart"/>
      <w:r>
        <w:t>MiddleCodeGenerator.cs</w:t>
      </w:r>
      <w:proofErr w:type="spellEnd"/>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8" w:name="_Toc481936166"/>
      <w:r w:rsidRPr="00EC76D5">
        <w:t>For Statements</w:t>
      </w:r>
      <w:bookmarkEnd w:id="288"/>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052E4A48" w:rsidR="00E40B78" w:rsidRPr="00EC76D5" w:rsidRDefault="00E40B78" w:rsidP="00E40B78">
      <w:r w:rsidRPr="00EC76D5">
        <w:t xml:space="preserve">The for statement holds three optional expression: the initialization expression, the test expression, and the increment expression. The true and false sets of the initialization and increment expressions are all backpatched to beginning of the test expression. </w:t>
      </w:r>
      <w:r w:rsidR="00BA060A" w:rsidRPr="00EC76D5">
        <w:t>Like</w:t>
      </w:r>
      <w:r w:rsidRPr="00EC76D5">
        <w:t xml:space="preserve"> the while case, in order to make sure that the for statement is followed by jump statement the </w:t>
      </w:r>
      <w:proofErr w:type="spellStart"/>
      <w:r w:rsidRPr="00EC76D5">
        <w:rPr>
          <w:rStyle w:val="CodeInText"/>
        </w:rPr>
        <w:t>jump_marker</w:t>
      </w:r>
      <w:proofErr w:type="spellEnd"/>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infinite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proofErr w:type="spellStart"/>
      <w:r>
        <w:t>MainParser.gppg</w:t>
      </w:r>
      <w:proofErr w:type="spellEnd"/>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proofErr w:type="spellStart"/>
      <w:r w:rsidRPr="00EC76D5">
        <w:t>SyntaxTreeGeneration</w:t>
      </w:r>
      <w:r w:rsidR="00542316" w:rsidRPr="00EC76D5">
        <w:t>.java</w:t>
      </w:r>
      <w:proofErr w:type="spellEnd"/>
    </w:p>
    <w:p w14:paraId="7976D0F5" w14:textId="77777777" w:rsidR="00B71E6A" w:rsidRPr="00EC76D5" w:rsidRDefault="00F95AF7" w:rsidP="00F95AF7">
      <w:pPr>
        <w:pStyle w:val="Code"/>
      </w:pPr>
      <w:r w:rsidRPr="00EC76D5">
        <w:t xml:space="preserve">  public static SyntaxTree generateForStatement(SyntaxTree initExpr,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6671D43E" w:rsidR="00F95AF7" w:rsidRPr="00EC76D5" w:rsidRDefault="00F95AF7" w:rsidP="00F95AF7">
      <w:pPr>
        <w:pStyle w:val="Code"/>
      </w:pPr>
      <w:r w:rsidRPr="00EC76D5">
        <w:t xml:space="preserve">    forTree.addChild(init</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289" w:name="_Toc481936167"/>
      <w:r w:rsidRPr="00EC76D5">
        <w:lastRenderedPageBreak/>
        <w:t>Label Statements</w:t>
      </w:r>
      <w:bookmarkEnd w:id="289"/>
    </w:p>
    <w:p w14:paraId="5E25B6AF" w14:textId="77777777" w:rsidR="00E40B78" w:rsidRPr="00EC76D5" w:rsidRDefault="00E40B78" w:rsidP="00E40B78">
      <w:r w:rsidRPr="00EC76D5">
        <w:t xml:space="preserve">The label statement is quite simple, we just add the name of the label together with the line number of the beginning of the statement following the label to </w:t>
      </w:r>
      <w:proofErr w:type="spellStart"/>
      <w:r w:rsidRPr="00EC76D5">
        <w:t>Main.LabelMap</w:t>
      </w:r>
      <w:proofErr w:type="spellEnd"/>
      <w:r w:rsidRPr="00EC76D5">
        <w:t xml:space="preserve"> and check that the label has not been added already. The labels are used as targets of </w:t>
      </w:r>
      <w:proofErr w:type="spellStart"/>
      <w:r w:rsidRPr="00EC76D5">
        <w:t>goto</w:t>
      </w:r>
      <w:proofErr w:type="spellEnd"/>
      <w:r w:rsidRPr="00EC76D5">
        <w:t xml:space="preserve"> statements</w:t>
      </w:r>
      <w:r w:rsidRPr="00EC76D5">
        <w:rPr>
          <w:rStyle w:val="Fotnotsreferens"/>
        </w:rPr>
        <w:footnoteReference w:id="5"/>
      </w:r>
      <w:r w:rsidRPr="00EC76D5">
        <w:t>.</w:t>
      </w:r>
    </w:p>
    <w:p w14:paraId="67DE2D71" w14:textId="3E8A86DE" w:rsidR="00E40B78" w:rsidRPr="00EC76D5" w:rsidRDefault="002E67B8" w:rsidP="00E40B78">
      <w:pPr>
        <w:pStyle w:val="CodeHeader"/>
      </w:pPr>
      <w:proofErr w:type="spellStart"/>
      <w:r>
        <w:t>MainParser.gppg</w:t>
      </w:r>
      <w:proofErr w:type="spellEnd"/>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proofErr w:type="spellStart"/>
      <w:r>
        <w:t>MiddleCodeGenerator.cs</w:t>
      </w:r>
      <w:proofErr w:type="spellEnd"/>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90" w:name="_Toc481936168"/>
      <w:r w:rsidRPr="00EC76D5">
        <w:t>Closed statement</w:t>
      </w:r>
      <w:bookmarkEnd w:id="290"/>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proofErr w:type="spellStart"/>
      <w:r w:rsidRPr="00EC76D5">
        <w:rPr>
          <w:rStyle w:val="CodeInText"/>
        </w:rPr>
        <w:t>generateIfElseStatement</w:t>
      </w:r>
      <w:proofErr w:type="spellEnd"/>
      <w:r w:rsidRPr="00EC76D5">
        <w:t xml:space="preserve">, </w:t>
      </w:r>
      <w:proofErr w:type="spellStart"/>
      <w:r w:rsidRPr="00EC76D5">
        <w:rPr>
          <w:rStyle w:val="CodeInText"/>
        </w:rPr>
        <w:t>generateSwitchStatement</w:t>
      </w:r>
      <w:proofErr w:type="spellEnd"/>
      <w:r w:rsidRPr="00EC76D5">
        <w:t xml:space="preserve">, </w:t>
      </w:r>
      <w:proofErr w:type="spellStart"/>
      <w:r w:rsidRPr="00EC76D5">
        <w:rPr>
          <w:rStyle w:val="CodeInText"/>
        </w:rPr>
        <w:t>generateWhileStatement</w:t>
      </w:r>
      <w:proofErr w:type="spellEnd"/>
      <w:r w:rsidRPr="00EC76D5">
        <w:t xml:space="preserve">, </w:t>
      </w:r>
      <w:proofErr w:type="spellStart"/>
      <w:r w:rsidRPr="00EC76D5">
        <w:rPr>
          <w:rStyle w:val="CodeInText"/>
        </w:rPr>
        <w:t>generateForStatement</w:t>
      </w:r>
      <w:proofErr w:type="spellEnd"/>
      <w:r w:rsidRPr="00EC76D5">
        <w:t xml:space="preserve">, and </w:t>
      </w:r>
      <w:proofErr w:type="spellStart"/>
      <w:r w:rsidRPr="00EC76D5">
        <w:rPr>
          <w:rStyle w:val="CodeInText"/>
        </w:rPr>
        <w:t>generateCaseStatement</w:t>
      </w:r>
      <w:proofErr w:type="spellEnd"/>
      <w:r w:rsidRPr="00EC76D5">
        <w:t>.</w:t>
      </w:r>
    </w:p>
    <w:p w14:paraId="68B151CB" w14:textId="2DF43E59" w:rsidR="00E40B78" w:rsidRPr="00EC76D5" w:rsidRDefault="002E67B8" w:rsidP="00E40B78">
      <w:pPr>
        <w:pStyle w:val="CodeHeader"/>
      </w:pPr>
      <w:proofErr w:type="spellStart"/>
      <w:r>
        <w:t>MainParser.gppg</w:t>
      </w:r>
      <w:proofErr w:type="spellEnd"/>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lastRenderedPageBreak/>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1" w:name="_Toc481936169"/>
      <w:r w:rsidRPr="00EC76D5">
        <w:t>Do Statements</w:t>
      </w:r>
      <w:bookmarkEnd w:id="291"/>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proofErr w:type="spellStart"/>
      <w:r>
        <w:t>MainParser.gppg</w:t>
      </w:r>
      <w:proofErr w:type="spellEnd"/>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proofErr w:type="spellStart"/>
      <w:r>
        <w:t>MiddleCodeGenerator.cs</w:t>
      </w:r>
      <w:proofErr w:type="spellEnd"/>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2" w:name="_Toc481936170"/>
      <w:r w:rsidRPr="00EC76D5">
        <w:t>Block Statements</w:t>
      </w:r>
      <w:bookmarkEnd w:id="292"/>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proofErr w:type="spellStart"/>
      <w:r>
        <w:t>MainParser.gppg</w:t>
      </w:r>
      <w:proofErr w:type="spellEnd"/>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proofErr w:type="spellStart"/>
      <w:r>
        <w:t>MiddleCodeGenerator.cs</w:t>
      </w:r>
      <w:proofErr w:type="spellEnd"/>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3" w:name="_Toc481936171"/>
      <w:r w:rsidRPr="00EC76D5">
        <w:t>Default Statements</w:t>
      </w:r>
      <w:bookmarkEnd w:id="293"/>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proofErr w:type="spellStart"/>
      <w:r w:rsidRPr="00EC76D5">
        <w:rPr>
          <w:rStyle w:val="CodeInText"/>
        </w:rPr>
        <w:lastRenderedPageBreak/>
        <w:t>Main.</w:t>
      </w:r>
      <w:r w:rsidR="007C0FFA">
        <w:rPr>
          <w:rStyle w:val="CodeInText"/>
        </w:rPr>
        <w:t>m_defaultStack</w:t>
      </w:r>
      <w:proofErr w:type="spellEnd"/>
      <w:r w:rsidR="007C0FFA">
        <w:rPr>
          <w:rStyle w:val="CodeInText"/>
        </w:rPr>
        <w:t xml:space="preserve">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w:t>
      </w:r>
      <w:proofErr w:type="spellStart"/>
      <w:r w:rsidRPr="00EC76D5">
        <w:t>a</w:t>
      </w:r>
      <w:proofErr w:type="spellEnd"/>
      <w:r w:rsidRPr="00EC76D5">
        <w:t xml:space="preserve">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proofErr w:type="spellStart"/>
      <w:r>
        <w:t>MainParser.gppg</w:t>
      </w:r>
      <w:proofErr w:type="spellEnd"/>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proofErr w:type="spellStart"/>
      <w:r>
        <w:t>MiddleCodeGenerator.cs</w:t>
      </w:r>
      <w:proofErr w:type="spellEnd"/>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4" w:name="_Toc481936172"/>
      <w:r w:rsidRPr="00EC76D5">
        <w:t>Break Statements</w:t>
      </w:r>
      <w:bookmarkEnd w:id="294"/>
    </w:p>
    <w:p w14:paraId="3A6DBAC5" w14:textId="47380F8B" w:rsidR="00E40B78" w:rsidRPr="00EC76D5" w:rsidRDefault="00E40B78" w:rsidP="00E40B78">
      <w:r w:rsidRPr="00EC76D5">
        <w:t xml:space="preserve">The break statement checks that </w:t>
      </w:r>
      <w:proofErr w:type="spellStart"/>
      <w:r w:rsidRPr="00EC76D5">
        <w:rPr>
          <w:rStyle w:val="CodeInText"/>
        </w:rPr>
        <w:t>Main.</w:t>
      </w:r>
      <w:r w:rsidR="007C0FFA">
        <w:rPr>
          <w:rStyle w:val="CodeInText"/>
        </w:rPr>
        <w:t>m_breakSetStack</w:t>
      </w:r>
      <w:proofErr w:type="spellEnd"/>
      <w:r w:rsidR="007C0FFA">
        <w:rPr>
          <w:rStyle w:val="CodeInText"/>
        </w:rPr>
        <w:t xml:space="preserve"> </w:t>
      </w:r>
      <w:r w:rsidRPr="00EC76D5">
        <w:t xml:space="preserve">is not empty, which would indicate that we do not have a </w:t>
      </w:r>
      <w:proofErr w:type="spellStart"/>
      <w:r w:rsidRPr="00EC76D5">
        <w:t>surronding</w:t>
      </w:r>
      <w:proofErr w:type="spellEnd"/>
      <w:r w:rsidRPr="00EC76D5">
        <w:t xml:space="preserve"> while, for, do, or switch statement, and add the line number of the beginning of the next statement to the set on the top of the stack similar to the continue case above. Note that the break statement unlike the continue statement may be </w:t>
      </w:r>
      <w:proofErr w:type="spellStart"/>
      <w:r w:rsidRPr="00EC76D5">
        <w:t>surrondered</w:t>
      </w:r>
      <w:proofErr w:type="spellEnd"/>
      <w:r w:rsidRPr="00EC76D5">
        <w:t xml:space="preserve"> by a switch statement.</w:t>
      </w:r>
    </w:p>
    <w:p w14:paraId="1EA2D815" w14:textId="6E33CAEA" w:rsidR="00E40B78" w:rsidRPr="00EC76D5" w:rsidRDefault="002E67B8" w:rsidP="00E40B78">
      <w:pPr>
        <w:pStyle w:val="CodeHeader"/>
      </w:pPr>
      <w:proofErr w:type="spellStart"/>
      <w:r>
        <w:t>MainParser.gppg</w:t>
      </w:r>
      <w:proofErr w:type="spellEnd"/>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proofErr w:type="spellStart"/>
      <w:r>
        <w:t>MiddleCodeGenerator.cs</w:t>
      </w:r>
      <w:proofErr w:type="spellEnd"/>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5" w:name="_Toc481936173"/>
      <w:r w:rsidRPr="00EC76D5">
        <w:t>Continue Statements</w:t>
      </w:r>
      <w:bookmarkEnd w:id="295"/>
    </w:p>
    <w:p w14:paraId="269AF74E" w14:textId="09E466DF" w:rsidR="00102592" w:rsidRPr="00EC76D5" w:rsidRDefault="00102592" w:rsidP="00102592">
      <w:r w:rsidRPr="00EC76D5">
        <w:t xml:space="preserve">The continue statement checks that </w:t>
      </w:r>
      <w:proofErr w:type="spellStart"/>
      <w:r w:rsidRPr="00EC76D5">
        <w:rPr>
          <w:rStyle w:val="CodeInText"/>
        </w:rPr>
        <w:t>Main.</w:t>
      </w:r>
      <w:r w:rsidR="00B13BF7">
        <w:rPr>
          <w:rStyle w:val="CodeInText"/>
        </w:rPr>
        <w:t>m_continueSetStack</w:t>
      </w:r>
      <w:proofErr w:type="spellEnd"/>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proofErr w:type="spellStart"/>
      <w:r>
        <w:t>MainParser.gppg</w:t>
      </w:r>
      <w:proofErr w:type="spellEnd"/>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proofErr w:type="spellStart"/>
      <w:r>
        <w:t>MiddleCodeGenerator.cs</w:t>
      </w:r>
      <w:proofErr w:type="spellEnd"/>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lastRenderedPageBreak/>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6" w:name="_Toc481936174"/>
      <w:proofErr w:type="spellStart"/>
      <w:r w:rsidRPr="00EC76D5">
        <w:t>Goto</w:t>
      </w:r>
      <w:proofErr w:type="spellEnd"/>
      <w:r w:rsidRPr="00EC76D5">
        <w:t xml:space="preserve"> Statements</w:t>
      </w:r>
      <w:bookmarkEnd w:id="296"/>
    </w:p>
    <w:p w14:paraId="7B9EF605" w14:textId="77777777" w:rsidR="00E40B78" w:rsidRPr="00EC76D5" w:rsidRDefault="00E40B78" w:rsidP="00E40B78">
      <w:r w:rsidRPr="00EC76D5">
        <w:t xml:space="preserve">The </w:t>
      </w:r>
      <w:proofErr w:type="spellStart"/>
      <w:r w:rsidRPr="00EC76D5">
        <w:t>goto</w:t>
      </w:r>
      <w:proofErr w:type="spellEnd"/>
      <w:r w:rsidRPr="00EC76D5">
        <w:t xml:space="preserve"> statement stores the name of the label and the line number of the beginning of the following statement in </w:t>
      </w:r>
      <w:proofErr w:type="spellStart"/>
      <w:r w:rsidRPr="00EC76D5">
        <w:rPr>
          <w:rStyle w:val="CodeInText"/>
        </w:rPr>
        <w:t>Main.GotoMap</w:t>
      </w:r>
      <w:proofErr w:type="spellEnd"/>
      <w:r w:rsidRPr="00EC76D5">
        <w:t xml:space="preserve">. The </w:t>
      </w:r>
      <w:proofErr w:type="spellStart"/>
      <w:r w:rsidRPr="00EC76D5">
        <w:t>gotos</w:t>
      </w:r>
      <w:proofErr w:type="spellEnd"/>
      <w:r w:rsidRPr="00EC76D5">
        <w:t xml:space="preserve"> will </w:t>
      </w:r>
      <w:proofErr w:type="spellStart"/>
      <w:r w:rsidRPr="00EC76D5">
        <w:t>eventlually</w:t>
      </w:r>
      <w:proofErr w:type="spellEnd"/>
      <w:r w:rsidRPr="00EC76D5">
        <w:t xml:space="preserve"> be matched to the </w:t>
      </w:r>
      <w:proofErr w:type="spellStart"/>
      <w:r w:rsidRPr="00EC76D5">
        <w:t>lables</w:t>
      </w:r>
      <w:proofErr w:type="spellEnd"/>
      <w:r w:rsidRPr="00EC76D5">
        <w:t xml:space="preserve"> in </w:t>
      </w:r>
      <w:proofErr w:type="spellStart"/>
      <w:r w:rsidRPr="00EC76D5">
        <w:rPr>
          <w:rStyle w:val="CodeInText"/>
        </w:rPr>
        <w:t>Main.LabelMap</w:t>
      </w:r>
      <w:proofErr w:type="spellEnd"/>
      <w:r w:rsidRPr="00EC76D5">
        <w:t>.</w:t>
      </w:r>
    </w:p>
    <w:p w14:paraId="1C512331" w14:textId="1C54697C" w:rsidR="00E40B78" w:rsidRPr="00EC76D5" w:rsidRDefault="002E67B8" w:rsidP="00E40B78">
      <w:pPr>
        <w:pStyle w:val="CodeHeader"/>
      </w:pPr>
      <w:proofErr w:type="spellStart"/>
      <w:r>
        <w:t>MainParser.gppg</w:t>
      </w:r>
      <w:proofErr w:type="spellEnd"/>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proofErr w:type="spellStart"/>
      <w:r>
        <w:t>MiddleCodeGenerator.cs</w:t>
      </w:r>
      <w:proofErr w:type="spellEnd"/>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7" w:name="_Toc481936175"/>
      <w:r w:rsidRPr="00EC76D5">
        <w:t>Return Statements</w:t>
      </w:r>
      <w:bookmarkEnd w:id="297"/>
    </w:p>
    <w:p w14:paraId="207A2F90" w14:textId="77777777" w:rsidR="00E40B78" w:rsidRPr="00EC76D5" w:rsidRDefault="00E40B78" w:rsidP="00E40B78">
      <w:r w:rsidRPr="00EC76D5">
        <w:t xml:space="preserve">The </w:t>
      </w:r>
      <w:proofErr w:type="spellStart"/>
      <w:r w:rsidRPr="00EC76D5">
        <w:rPr>
          <w:rStyle w:val="CodeInText"/>
        </w:rPr>
        <w:t>generateReturnStatement</w:t>
      </w:r>
      <w:proofErr w:type="spellEnd"/>
      <w:r w:rsidRPr="00EC76D5">
        <w:t xml:space="preserve"> method is </w:t>
      </w:r>
      <w:proofErr w:type="spellStart"/>
      <w:r w:rsidRPr="00EC76D5">
        <w:t>surprisely</w:t>
      </w:r>
      <w:proofErr w:type="spellEnd"/>
      <w:r w:rsidRPr="00EC76D5">
        <w:t xml:space="preserve"> complicated, which due to the fact the return statement shall be interpreted as an exit statement in case of the main function.</w:t>
      </w:r>
    </w:p>
    <w:p w14:paraId="0A7F6D99" w14:textId="02D3CA04" w:rsidR="00E40B78" w:rsidRPr="00EC76D5" w:rsidRDefault="002E67B8" w:rsidP="00E40B78">
      <w:pPr>
        <w:pStyle w:val="CodeHeader"/>
      </w:pPr>
      <w:proofErr w:type="spellStart"/>
      <w:r>
        <w:t>MainParser.gppg</w:t>
      </w:r>
      <w:proofErr w:type="spellEnd"/>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proofErr w:type="spellStart"/>
      <w:r>
        <w:t>MiddleCodeGenerator.cs</w:t>
      </w:r>
      <w:proofErr w:type="spellEnd"/>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lastRenderedPageBreak/>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 xml:space="preserve">If the </w:t>
      </w:r>
      <w:proofErr w:type="spellStart"/>
      <w:r w:rsidRPr="00EC76D5">
        <w:t>sorrounding</w:t>
      </w:r>
      <w:proofErr w:type="spellEnd"/>
      <w:r w:rsidRPr="00EC76D5">
        <w:t xml:space="preserve">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8" w:name="_Toc481936176"/>
      <w:r w:rsidRPr="00EC76D5">
        <w:t>Expression Statements</w:t>
      </w:r>
      <w:bookmarkEnd w:id="298"/>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proofErr w:type="spellStart"/>
      <w:r>
        <w:t>MainParser.gppg</w:t>
      </w:r>
      <w:proofErr w:type="spellEnd"/>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proofErr w:type="spellStart"/>
      <w:r>
        <w:t>MiddleCodeGenerator.cs</w:t>
      </w:r>
      <w:proofErr w:type="spellEnd"/>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9" w:name="_Toc481936177"/>
      <w:r w:rsidRPr="00EC76D5">
        <w:t>Declaration Statements</w:t>
      </w:r>
      <w:bookmarkEnd w:id="299"/>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proofErr w:type="spellStart"/>
      <w:r>
        <w:t>MainParser.gppg</w:t>
      </w:r>
      <w:proofErr w:type="spellEnd"/>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lastRenderedPageBreak/>
        <w:t xml:space="preserve">    }</w:t>
      </w:r>
    </w:p>
    <w:p w14:paraId="4C4DBADA" w14:textId="3453DE98" w:rsidR="00C63D72" w:rsidRPr="00EC76D5" w:rsidRDefault="000C6576" w:rsidP="00C63D72">
      <w:pPr>
        <w:pStyle w:val="CodeHeader"/>
      </w:pPr>
      <w:proofErr w:type="spellStart"/>
      <w:r>
        <w:t>MiddleCodeGenerator.cs</w:t>
      </w:r>
      <w:proofErr w:type="spellEnd"/>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300" w:name="_Toc481936178"/>
      <w:r w:rsidRPr="00EC76D5">
        <w:t>Load Register Statements</w:t>
      </w:r>
      <w:bookmarkEnd w:id="300"/>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proofErr w:type="spellStart"/>
      <w:r>
        <w:t>MainParser.gppg</w:t>
      </w:r>
      <w:proofErr w:type="spellEnd"/>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proofErr w:type="spellStart"/>
      <w:r>
        <w:t>MiddleCodeGenerator.cs</w:t>
      </w:r>
      <w:proofErr w:type="spellEnd"/>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1" w:name="_Toc481936179"/>
      <w:r w:rsidRPr="00EC76D5">
        <w:t>Store Register Statements</w:t>
      </w:r>
      <w:bookmarkEnd w:id="301"/>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proofErr w:type="spellStart"/>
      <w:r>
        <w:t>MainParser.gppg</w:t>
      </w:r>
      <w:proofErr w:type="spellEnd"/>
    </w:p>
    <w:p w14:paraId="7375A850" w14:textId="77777777" w:rsidR="00E521CF" w:rsidRPr="00EC76D5" w:rsidRDefault="00E521CF" w:rsidP="00E521CF">
      <w:pPr>
        <w:pStyle w:val="Code"/>
      </w:pPr>
      <w:r w:rsidRPr="00EC76D5">
        <w:lastRenderedPageBreak/>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proofErr w:type="spellStart"/>
      <w:r w:rsidRPr="00EC76D5">
        <w:t>GenerateSyntaxTree.java</w:t>
      </w:r>
      <w:proofErr w:type="spellEnd"/>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2" w:name="_Toc481936180"/>
      <w:r w:rsidRPr="00EC76D5">
        <w:t>Clear Registers Statements</w:t>
      </w:r>
      <w:bookmarkEnd w:id="302"/>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proofErr w:type="spellStart"/>
      <w:r>
        <w:t>MainParser.gppg</w:t>
      </w:r>
      <w:proofErr w:type="spellEnd"/>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proofErr w:type="spellStart"/>
      <w:r w:rsidRPr="00EC76D5">
        <w:t>GenerateSyntaxTree.java</w:t>
      </w:r>
      <w:proofErr w:type="spellEnd"/>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3" w:name="_Toc481936181"/>
      <w:r w:rsidRPr="00EC76D5">
        <w:t xml:space="preserve">Store </w:t>
      </w:r>
      <w:proofErr w:type="spellStart"/>
      <w:r w:rsidRPr="00EC76D5">
        <w:t>Flagbyte</w:t>
      </w:r>
      <w:proofErr w:type="spellEnd"/>
      <w:r w:rsidRPr="00EC76D5">
        <w:t xml:space="preserve"> Statements</w:t>
      </w:r>
      <w:bookmarkEnd w:id="303"/>
    </w:p>
    <w:p w14:paraId="0378B328" w14:textId="51654ED9" w:rsidR="00E40B78" w:rsidRPr="00EC76D5" w:rsidRDefault="002E67B8" w:rsidP="00E40B78">
      <w:pPr>
        <w:pStyle w:val="CodeHeader"/>
      </w:pPr>
      <w:proofErr w:type="spellStart"/>
      <w:r>
        <w:t>MainParser.gppg</w:t>
      </w:r>
      <w:proofErr w:type="spellEnd"/>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proofErr w:type="spellStart"/>
      <w:r w:rsidRPr="00EC76D5">
        <w:t>GenerateSyntaxTree.java</w:t>
      </w:r>
      <w:proofErr w:type="spellEnd"/>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lastRenderedPageBreak/>
        <w:t xml:space="preserve">  }</w:t>
      </w:r>
    </w:p>
    <w:p w14:paraId="743A0F74" w14:textId="568105B2" w:rsidR="00E40B78" w:rsidRPr="00EC76D5" w:rsidRDefault="00E40B78" w:rsidP="00E40B78">
      <w:pPr>
        <w:pStyle w:val="Rubrik3"/>
        <w:numPr>
          <w:ilvl w:val="2"/>
          <w:numId w:val="78"/>
        </w:numPr>
      </w:pPr>
      <w:bookmarkStart w:id="304" w:name="_Toc481936182"/>
      <w:r w:rsidRPr="00EC76D5">
        <w:t>Jump Register Statements</w:t>
      </w:r>
      <w:bookmarkEnd w:id="304"/>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proofErr w:type="spellStart"/>
      <w:r>
        <w:t>MainParser.gppg</w:t>
      </w:r>
      <w:proofErr w:type="spellEnd"/>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proofErr w:type="spellStart"/>
      <w:r w:rsidRPr="00EC76D5">
        <w:t>GenerateSyntaxTree.java</w:t>
      </w:r>
      <w:proofErr w:type="spellEnd"/>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5" w:name="_Toc481936183"/>
      <w:r w:rsidRPr="00EC76D5">
        <w:t>Interrupt Statements</w:t>
      </w:r>
      <w:bookmarkEnd w:id="305"/>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proofErr w:type="spellStart"/>
      <w:r>
        <w:t>MainParser.gppg</w:t>
      </w:r>
      <w:proofErr w:type="spellEnd"/>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proofErr w:type="spellStart"/>
      <w:r w:rsidRPr="00EC76D5">
        <w:t>GenerateSyntaxTree.java</w:t>
      </w:r>
      <w:proofErr w:type="spellEnd"/>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6" w:name="_Toc481936184"/>
      <w:r w:rsidRPr="00EC76D5">
        <w:t>Expressions</w:t>
      </w:r>
      <w:bookmarkEnd w:id="306"/>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7" w:name="_Toc481936185"/>
      <w:r w:rsidRPr="00EC76D5">
        <w:t>Precedence and Associativity</w:t>
      </w:r>
      <w:bookmarkEnd w:id="307"/>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lastRenderedPageBreak/>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proofErr w:type="spellStart"/>
            <w:r w:rsidRPr="00EC76D5">
              <w:rPr>
                <w:rStyle w:val="CodeInText"/>
              </w:rPr>
              <w:t>sizeof</w:t>
            </w:r>
            <w:proofErr w:type="spellEnd"/>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8" w:name="_Toc481936186"/>
      <w:r w:rsidRPr="00EC76D5">
        <w:t>Syntax Tree Generation Methods</w:t>
      </w:r>
      <w:bookmarkEnd w:id="308"/>
    </w:p>
    <w:p w14:paraId="4E06814E" w14:textId="77777777" w:rsidR="008514DF" w:rsidRPr="00EC76D5" w:rsidRDefault="008514DF" w:rsidP="008514DF">
      <w:pPr>
        <w:pStyle w:val="CodeHeader"/>
      </w:pPr>
      <w:proofErr w:type="spellStart"/>
      <w:r w:rsidRPr="00EC76D5">
        <w:t>GenerateSyntaxTree.java</w:t>
      </w:r>
      <w:proofErr w:type="spellEnd"/>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lastRenderedPageBreak/>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9" w:name="_Toc481936187"/>
      <w:r w:rsidRPr="00EC76D5">
        <w:t>Comma Expression</w:t>
      </w:r>
      <w:bookmarkEnd w:id="309"/>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proofErr w:type="spellStart"/>
      <w:r>
        <w:t>MainParser.gppg</w:t>
      </w:r>
      <w:proofErr w:type="spellEnd"/>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proofErr w:type="spellStart"/>
      <w:r w:rsidRPr="00EC76D5">
        <w:rPr>
          <w:rStyle w:val="CodeInText"/>
        </w:rPr>
        <w:t>generateCommaExpression</w:t>
      </w:r>
      <w:proofErr w:type="spellEnd"/>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proofErr w:type="spellStart"/>
      <w:r w:rsidRPr="00EC76D5">
        <w:t>GenerateSyntaxTree.java</w:t>
      </w:r>
      <w:proofErr w:type="spellEnd"/>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10" w:name="_Toc481936188"/>
      <w:r w:rsidRPr="00EC76D5">
        <w:t>Logical Expression</w:t>
      </w:r>
      <w:bookmarkEnd w:id="310"/>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false. If the expression is constant we can </w:t>
      </w:r>
      <w:proofErr w:type="spellStart"/>
      <w:r w:rsidRPr="00EC76D5">
        <w:t>detmine</w:t>
      </w:r>
      <w:proofErr w:type="spellEnd"/>
      <w:r w:rsidRPr="00EC76D5">
        <w:t xml:space="preserve"> its value </w:t>
      </w:r>
      <w:proofErr w:type="spellStart"/>
      <w:r w:rsidRPr="00EC76D5">
        <w:t>alrady</w:t>
      </w:r>
      <w:proofErr w:type="spellEnd"/>
      <w:r w:rsidRPr="00EC76D5">
        <w:t xml:space="preserve"> at compile-time and only generate one jump statement.</w:t>
      </w:r>
    </w:p>
    <w:p w14:paraId="01736580" w14:textId="6C10595C" w:rsidR="00E40B78" w:rsidRPr="00EC76D5" w:rsidRDefault="00E40B78" w:rsidP="00E40B78">
      <w:r w:rsidRPr="00EC76D5">
        <w:t xml:space="preserve">The </w:t>
      </w:r>
      <w:proofErr w:type="spellStart"/>
      <w:r w:rsidRPr="00EC76D5">
        <w:rPr>
          <w:rStyle w:val="CodeInText"/>
        </w:rPr>
        <w:t>generateLogicalExpression</w:t>
      </w:r>
      <w:proofErr w:type="spellEnd"/>
      <w:r w:rsidRPr="00EC76D5">
        <w:t xml:space="preserve"> method makes sure the expression already is logical (the </w:t>
      </w:r>
      <w:proofErr w:type="spellStart"/>
      <w:r w:rsidRPr="00EC76D5">
        <w:rPr>
          <w:rStyle w:val="CodeInText"/>
        </w:rPr>
        <w:t>m_sort</w:t>
      </w:r>
      <w:proofErr w:type="spellEnd"/>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lastRenderedPageBreak/>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proofErr w:type="spellStart"/>
      <w:r w:rsidRPr="00EC76D5">
        <w:rPr>
          <w:rStyle w:val="CodeInText"/>
        </w:rPr>
        <w:t>Main.MiddleCodeList</w:t>
      </w:r>
      <w:proofErr w:type="spellEnd"/>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lastRenderedPageBreak/>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1" w:name="_Toc481936189"/>
      <w:r w:rsidRPr="00EC76D5">
        <w:t>Integer Expressions</w:t>
      </w:r>
      <w:bookmarkEnd w:id="311"/>
    </w:p>
    <w:p w14:paraId="573D32C7" w14:textId="77777777" w:rsidR="00E40B78" w:rsidRPr="00EC76D5" w:rsidRDefault="00E40B78" w:rsidP="00E40B78">
      <w:r w:rsidRPr="00EC76D5">
        <w:t xml:space="preserve">The </w:t>
      </w:r>
      <w:proofErr w:type="spellStart"/>
      <w:r w:rsidRPr="00EC76D5">
        <w:rPr>
          <w:rStyle w:val="CodeInText"/>
        </w:rPr>
        <w:t>generateIntegerExpression</w:t>
      </w:r>
      <w:proofErr w:type="spellEnd"/>
      <w:r w:rsidRPr="00EC76D5">
        <w:t xml:space="preserve"> method can be considered the opposite of </w:t>
      </w:r>
      <w:proofErr w:type="spellStart"/>
      <w:r w:rsidRPr="00EC76D5">
        <w:rPr>
          <w:rStyle w:val="CodeInText"/>
        </w:rPr>
        <w:t>generateLogicalExpression</w:t>
      </w:r>
      <w:proofErr w:type="spellEnd"/>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2" w:name="_Ref418350730"/>
      <w:bookmarkStart w:id="313" w:name="_Toc481936190"/>
      <w:r w:rsidRPr="00EC76D5">
        <w:t>Integral and Floating Promotion</w:t>
      </w:r>
      <w:bookmarkEnd w:id="312"/>
      <w:bookmarkEnd w:id="313"/>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4" w:name="_Ref418012645"/>
      <w:bookmarkStart w:id="315" w:name="_Toc481936191"/>
      <w:r w:rsidRPr="00EC76D5">
        <w:t>Arithmetic Conversion</w:t>
      </w:r>
      <w:bookmarkEnd w:id="314"/>
      <w:bookmarkEnd w:id="315"/>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lastRenderedPageBreak/>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6" w:name="_Toc481936192"/>
      <w:r w:rsidRPr="00EC76D5">
        <w:t>Assignment Expression</w:t>
      </w:r>
      <w:bookmarkEnd w:id="316"/>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proofErr w:type="spellStart"/>
      <w:r>
        <w:t>MainParser.gppg</w:t>
      </w:r>
      <w:proofErr w:type="spellEnd"/>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proofErr w:type="spellStart"/>
      <w:r w:rsidRPr="00EC76D5">
        <w:t>GenerateSyntaxTree.java</w:t>
      </w:r>
      <w:proofErr w:type="spellEnd"/>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7" w:name="_Toc481936193"/>
      <w:r w:rsidRPr="00EC76D5">
        <w:lastRenderedPageBreak/>
        <w:t>Conditional Expression</w:t>
      </w:r>
      <w:bookmarkEnd w:id="317"/>
    </w:p>
    <w:p w14:paraId="1ABB853D" w14:textId="77777777" w:rsidR="00E40B78" w:rsidRPr="00EC76D5" w:rsidRDefault="00E40B78" w:rsidP="00E40B78">
      <w:r w:rsidRPr="00EC76D5">
        <w:t xml:space="preserve">The conditional operator applies lazy evaluation, which means that only </w:t>
      </w:r>
      <w:proofErr w:type="spellStart"/>
      <w:r w:rsidRPr="00EC76D5">
        <w:t>on</w:t>
      </w:r>
      <w:proofErr w:type="spellEnd"/>
      <w:r w:rsidRPr="00EC76D5">
        <w:t xml:space="preserve"> of the true or false expression will be evaluated.</w:t>
      </w:r>
    </w:p>
    <w:p w14:paraId="26F34509" w14:textId="66BB6C48" w:rsidR="00E40B78" w:rsidRPr="00EC76D5" w:rsidRDefault="002E67B8" w:rsidP="00E40B78">
      <w:pPr>
        <w:pStyle w:val="CodeHeader"/>
      </w:pPr>
      <w:proofErr w:type="spellStart"/>
      <w:r>
        <w:t>MainParser.gppg</w:t>
      </w:r>
      <w:proofErr w:type="spellEnd"/>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proofErr w:type="spellStart"/>
      <w:r w:rsidRPr="00EC76D5">
        <w:t>GenerateSyntaxTree.java</w:t>
      </w:r>
      <w:proofErr w:type="spellEnd"/>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8" w:name="_Toc481936194"/>
      <w:r w:rsidRPr="00EC76D5">
        <w:t>Constant Expression</w:t>
      </w:r>
      <w:bookmarkEnd w:id="318"/>
    </w:p>
    <w:p w14:paraId="067730A8" w14:textId="77777777" w:rsidR="00E40B78" w:rsidRPr="00EC76D5" w:rsidRDefault="00E40B78" w:rsidP="00E40B78">
      <w:r w:rsidRPr="00EC76D5">
        <w:t xml:space="preserve">On several occasions in the grammar, a constant expression is required. Therefore, the </w:t>
      </w:r>
      <w:proofErr w:type="spellStart"/>
      <w:r w:rsidRPr="00EC76D5">
        <w:rPr>
          <w:rStyle w:val="CodeInText"/>
        </w:rPr>
        <w:t>constant_expression</w:t>
      </w:r>
      <w:proofErr w:type="spellEnd"/>
      <w:r w:rsidRPr="00EC76D5">
        <w:t xml:space="preserve"> rule returns a regular expression after checking that it actually is constant.</w:t>
      </w:r>
    </w:p>
    <w:p w14:paraId="25924468" w14:textId="1285984D" w:rsidR="00E40B78" w:rsidRPr="00EC76D5" w:rsidRDefault="002E67B8" w:rsidP="00E40B78">
      <w:pPr>
        <w:pStyle w:val="CodeHeader"/>
      </w:pPr>
      <w:proofErr w:type="spellStart"/>
      <w:r>
        <w:t>MainParser.gppg</w:t>
      </w:r>
      <w:proofErr w:type="spellEnd"/>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9" w:name="_Toc481936195"/>
      <w:r w:rsidRPr="00EC76D5">
        <w:t>Logical Expression</w:t>
      </w:r>
      <w:bookmarkEnd w:id="319"/>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proofErr w:type="spellStart"/>
      <w:r>
        <w:lastRenderedPageBreak/>
        <w:t>MainParser.gppg</w:t>
      </w:r>
      <w:proofErr w:type="spellEnd"/>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proofErr w:type="spellStart"/>
      <w:r w:rsidRPr="00EC76D5">
        <w:t>GenerateSyntaxTree.java</w:t>
      </w:r>
      <w:proofErr w:type="spellEnd"/>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20" w:name="_Toc481936196"/>
      <w:r w:rsidRPr="00EC76D5">
        <w:t>Bitwise Expression</w:t>
      </w:r>
      <w:bookmarkEnd w:id="320"/>
    </w:p>
    <w:p w14:paraId="17B79F7A" w14:textId="77777777" w:rsidR="00E40B78" w:rsidRPr="00EC76D5" w:rsidRDefault="00E40B78" w:rsidP="00E40B78">
      <w:r w:rsidRPr="00EC76D5">
        <w:t xml:space="preserve">Unlike the logical expressions in the previous section, the </w:t>
      </w:r>
      <w:proofErr w:type="spellStart"/>
      <w:r w:rsidRPr="00EC76D5">
        <w:rPr>
          <w:rStyle w:val="CodeInText"/>
        </w:rPr>
        <w:t>inclucise</w:t>
      </w:r>
      <w:proofErr w:type="spellEnd"/>
      <w:r w:rsidRPr="00EC76D5">
        <w:rPr>
          <w:rStyle w:val="CodeInText"/>
        </w:rPr>
        <w:t>-or</w:t>
      </w:r>
      <w:r w:rsidRPr="00EC76D5">
        <w:t xml:space="preserve">, </w:t>
      </w:r>
      <w:r w:rsidRPr="00EC76D5">
        <w:rPr>
          <w:rStyle w:val="CodeInText"/>
        </w:rPr>
        <w:t>exclusive-or</w:t>
      </w:r>
      <w:r w:rsidRPr="00EC76D5">
        <w:t xml:space="preserve"> and </w:t>
      </w:r>
      <w:proofErr w:type="spellStart"/>
      <w:r w:rsidRPr="00EC76D5">
        <w:rPr>
          <w:rStyle w:val="CodeInText"/>
        </w:rPr>
        <w:t>and</w:t>
      </w:r>
      <w:proofErr w:type="spellEnd"/>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proofErr w:type="spellStart"/>
      <w:r>
        <w:t>MainParser.gppg</w:t>
      </w:r>
      <w:proofErr w:type="spellEnd"/>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lastRenderedPageBreak/>
        <w:t xml:space="preserve">    };</w:t>
      </w:r>
    </w:p>
    <w:p w14:paraId="19B70E8A" w14:textId="10153CDD" w:rsidR="00E40B78" w:rsidRPr="00EC76D5" w:rsidRDefault="009A5FF5" w:rsidP="00E40B78">
      <w:pPr>
        <w:pStyle w:val="CodeHeader"/>
      </w:pPr>
      <w:proofErr w:type="spellStart"/>
      <w:r w:rsidRPr="00EC76D5">
        <w:t>GenerateSyntaxTree.java</w:t>
      </w:r>
      <w:proofErr w:type="spellEnd"/>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1" w:name="_Toc481936197"/>
      <w:r w:rsidRPr="00EC76D5">
        <w:t>Equality Expressions</w:t>
      </w:r>
      <w:bookmarkEnd w:id="321"/>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proofErr w:type="spellStart"/>
      <w:r>
        <w:t>MainParser.gppg</w:t>
      </w:r>
      <w:proofErr w:type="spellEnd"/>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proofErr w:type="spellStart"/>
      <w:r w:rsidRPr="00EC76D5">
        <w:t>GenerateSyntaxTree.java</w:t>
      </w:r>
      <w:proofErr w:type="spellEnd"/>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322" w:name="_Toc481936198"/>
      <w:r w:rsidRPr="00EC76D5">
        <w:t>Relation Expressions</w:t>
      </w:r>
      <w:bookmarkEnd w:id="322"/>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proofErr w:type="spellStart"/>
      <w:r>
        <w:t>MainParser.gppg</w:t>
      </w:r>
      <w:proofErr w:type="spellEnd"/>
    </w:p>
    <w:p w14:paraId="2E996EBF" w14:textId="77777777" w:rsidR="009F769A" w:rsidRPr="00EC76D5" w:rsidRDefault="009F769A" w:rsidP="009F769A">
      <w:pPr>
        <w:pStyle w:val="Code"/>
      </w:pPr>
      <w:r w:rsidRPr="00EC76D5">
        <w:lastRenderedPageBreak/>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proofErr w:type="spellStart"/>
      <w:r w:rsidRPr="00EC76D5">
        <w:t>GenerateSyntaxTree.java</w:t>
      </w:r>
      <w:proofErr w:type="spellEnd"/>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3" w:name="_Toc481936199"/>
      <w:r w:rsidRPr="00EC76D5">
        <w:t>Shift Expression</w:t>
      </w:r>
      <w:bookmarkEnd w:id="323"/>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proofErr w:type="spellStart"/>
      <w:r>
        <w:t>MainParser.gppg</w:t>
      </w:r>
      <w:proofErr w:type="spellEnd"/>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proofErr w:type="spellStart"/>
      <w:r w:rsidRPr="00EC76D5">
        <w:t>GenerateSyntaxTree.java</w:t>
      </w:r>
      <w:proofErr w:type="spellEnd"/>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lastRenderedPageBreak/>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4" w:name="_Toc481936200"/>
      <w:r w:rsidRPr="00EC76D5">
        <w:t>Arithmetic Expression</w:t>
      </w:r>
      <w:bookmarkEnd w:id="324"/>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proofErr w:type="spellStart"/>
      <w:r>
        <w:t>MainParser.gppg</w:t>
      </w:r>
      <w:proofErr w:type="spellEnd"/>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proofErr w:type="spellStart"/>
      <w:r w:rsidRPr="00EC76D5">
        <w:t>GenerateSyntaxTree.java</w:t>
      </w:r>
      <w:proofErr w:type="spellEnd"/>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lastRenderedPageBreak/>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5" w:name="_Toc481936201"/>
      <w:r w:rsidRPr="00EC76D5">
        <w:t>Cast Expression</w:t>
      </w:r>
      <w:bookmarkEnd w:id="325"/>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proofErr w:type="spellStart"/>
      <w:r>
        <w:t>MainParser.gppg</w:t>
      </w:r>
      <w:proofErr w:type="spellEnd"/>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proofErr w:type="spellStart"/>
      <w:r w:rsidRPr="00EC76D5">
        <w:t>GenerateSyntaxTree.java</w:t>
      </w:r>
      <w:proofErr w:type="spellEnd"/>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6" w:name="_Toc481936202"/>
      <w:r w:rsidRPr="00EC76D5">
        <w:t>Prefix Expression</w:t>
      </w:r>
      <w:bookmarkEnd w:id="326"/>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lastRenderedPageBreak/>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proofErr w:type="spellStart"/>
      <w:r w:rsidRPr="00EC76D5">
        <w:rPr>
          <w:rStyle w:val="CodeInText"/>
        </w:rPr>
        <w:t>sizeof</w:t>
      </w:r>
      <w:proofErr w:type="spellEnd"/>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proofErr w:type="spellStart"/>
      <w:r w:rsidR="00B02345">
        <w:t>dereference</w:t>
      </w:r>
      <w:r w:rsidRPr="00EC76D5">
        <w:t>ence</w:t>
      </w:r>
      <w:proofErr w:type="spellEnd"/>
      <w:r w:rsidRPr="00EC76D5">
        <w:t xml:space="preserve"> operator</w:t>
      </w:r>
    </w:p>
    <w:p w14:paraId="4E527F0A" w14:textId="6449847E" w:rsidR="00E40B78" w:rsidRPr="00EC76D5" w:rsidRDefault="002E67B8" w:rsidP="00E40B78">
      <w:pPr>
        <w:pStyle w:val="CodeHeader"/>
      </w:pPr>
      <w:proofErr w:type="spellStart"/>
      <w:r>
        <w:t>MainParser.gppg</w:t>
      </w:r>
      <w:proofErr w:type="spellEnd"/>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7" w:name="_Toc481936203"/>
      <w:r w:rsidRPr="00EC76D5">
        <w:t>Unary Arithmetic Expression</w:t>
      </w:r>
      <w:bookmarkEnd w:id="327"/>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proofErr w:type="spellStart"/>
      <w:r>
        <w:t>MainParser.gppg</w:t>
      </w:r>
      <w:proofErr w:type="spellEnd"/>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proofErr w:type="spellStart"/>
      <w:r w:rsidRPr="00EC76D5">
        <w:t>GenerateSyntaxTree.java</w:t>
      </w:r>
      <w:proofErr w:type="spellEnd"/>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8" w:name="_Toc481936204"/>
      <w:r w:rsidRPr="00EC76D5">
        <w:t>Prefix Increment and Decrement</w:t>
      </w:r>
      <w:bookmarkEnd w:id="328"/>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proofErr w:type="spellStart"/>
      <w:r>
        <w:t>MainParser.gppg</w:t>
      </w:r>
      <w:proofErr w:type="spellEnd"/>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proofErr w:type="spellStart"/>
      <w:r w:rsidRPr="00EC76D5">
        <w:t>GenerateSyntaxTree.java</w:t>
      </w:r>
      <w:proofErr w:type="spellEnd"/>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lastRenderedPageBreak/>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9" w:name="_Toc481936205"/>
      <w:r w:rsidRPr="00EC76D5">
        <w:t>Logical Not</w:t>
      </w:r>
      <w:bookmarkEnd w:id="329"/>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proofErr w:type="spellStart"/>
      <w:r>
        <w:t>MainParser.gppg</w:t>
      </w:r>
      <w:proofErr w:type="spellEnd"/>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proofErr w:type="spellStart"/>
      <w:r w:rsidRPr="00EC76D5">
        <w:t>GenerateSyntaxTree.java</w:t>
      </w:r>
      <w:proofErr w:type="spellEnd"/>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30" w:name="_Toc481936206"/>
      <w:r w:rsidRPr="00EC76D5">
        <w:t>Bitwise Not</w:t>
      </w:r>
      <w:bookmarkEnd w:id="330"/>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proofErr w:type="spellStart"/>
      <w:r>
        <w:t>MainParser.gppg</w:t>
      </w:r>
      <w:proofErr w:type="spellEnd"/>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proofErr w:type="spellStart"/>
      <w:r w:rsidRPr="00EC76D5">
        <w:t>GenerateSyntaxTree.java</w:t>
      </w:r>
      <w:proofErr w:type="spellEnd"/>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1" w:name="_Toc481936207"/>
      <w:proofErr w:type="spellStart"/>
      <w:r w:rsidRPr="00EC76D5">
        <w:t>sizeof</w:t>
      </w:r>
      <w:bookmarkEnd w:id="331"/>
      <w:proofErr w:type="spellEnd"/>
    </w:p>
    <w:p w14:paraId="721ED7E1" w14:textId="77777777" w:rsidR="00E40B78" w:rsidRPr="00EC76D5" w:rsidRDefault="00E40B78" w:rsidP="00E40B78">
      <w:r w:rsidRPr="00EC76D5">
        <w:t xml:space="preserve">The </w:t>
      </w:r>
      <w:proofErr w:type="spellStart"/>
      <w:r w:rsidRPr="00EC76D5">
        <w:rPr>
          <w:rStyle w:val="CodeInText"/>
        </w:rPr>
        <w:t>sizeof</w:t>
      </w:r>
      <w:proofErr w:type="spellEnd"/>
      <w:r w:rsidRPr="00EC76D5">
        <w:rPr>
          <w:rStyle w:val="CodeInText"/>
        </w:rPr>
        <w:t>-operator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proofErr w:type="spellStart"/>
      <w:r>
        <w:t>MainParser.gppg</w:t>
      </w:r>
      <w:proofErr w:type="spellEnd"/>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proofErr w:type="spellStart"/>
      <w:r w:rsidRPr="00EC76D5">
        <w:t>GenerateSyntaxTree.java</w:t>
      </w:r>
      <w:proofErr w:type="spellEnd"/>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lastRenderedPageBreak/>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2" w:name="_Toc481936208"/>
      <w:r w:rsidRPr="00EC76D5">
        <w:t>Address Expression</w:t>
      </w:r>
      <w:bookmarkEnd w:id="332"/>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proofErr w:type="spellStart"/>
      <w:r>
        <w:t>MainParser.gppg</w:t>
      </w:r>
      <w:proofErr w:type="spellEnd"/>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proofErr w:type="spellStart"/>
      <w:r w:rsidRPr="00EC76D5">
        <w:t>GenerateSyntaxTree.java</w:t>
      </w:r>
      <w:proofErr w:type="spellEnd"/>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3" w:name="_Toc481936209"/>
      <w:r>
        <w:t>Dereference</w:t>
      </w:r>
      <w:r w:rsidR="00E40B78" w:rsidRPr="00EC76D5">
        <w:t xml:space="preserve"> Expression</w:t>
      </w:r>
      <w:bookmarkEnd w:id="333"/>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proofErr w:type="spellStart"/>
      <w:r>
        <w:t>MainParser.gppg</w:t>
      </w:r>
      <w:proofErr w:type="spellEnd"/>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proofErr w:type="spellStart"/>
      <w:r w:rsidRPr="00EC76D5">
        <w:t>GenerateSyntaxTree.java</w:t>
      </w:r>
      <w:proofErr w:type="spellEnd"/>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334" w:name="_Toc481936210"/>
      <w:r w:rsidRPr="00EC76D5">
        <w:t>Postfix Expression</w:t>
      </w:r>
      <w:bookmarkEnd w:id="334"/>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lastRenderedPageBreak/>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proofErr w:type="spellStart"/>
      <w:r>
        <w:t>MainParser.gppg</w:t>
      </w:r>
      <w:proofErr w:type="spellEnd"/>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5" w:name="_Toc481936211"/>
      <w:r w:rsidRPr="00EC76D5">
        <w:t>Postfix Increment and Decrement</w:t>
      </w:r>
      <w:bookmarkEnd w:id="335"/>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proofErr w:type="spellStart"/>
      <w:r>
        <w:t>MainParser.gppg</w:t>
      </w:r>
      <w:proofErr w:type="spellEnd"/>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proofErr w:type="spellStart"/>
      <w:r w:rsidRPr="00EC76D5">
        <w:t>GenerateSyntaxTree.java</w:t>
      </w:r>
      <w:proofErr w:type="spellEnd"/>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6" w:name="_Toc481936212"/>
      <w:r w:rsidRPr="00EC76D5">
        <w:t>Dot</w:t>
      </w:r>
      <w:bookmarkEnd w:id="336"/>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proofErr w:type="spellStart"/>
      <w:r>
        <w:t>MainParser.gppg</w:t>
      </w:r>
      <w:proofErr w:type="spellEnd"/>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proofErr w:type="spellStart"/>
      <w:r w:rsidRPr="00EC76D5">
        <w:t>GenerateSyntaxTree.java</w:t>
      </w:r>
      <w:proofErr w:type="spellEnd"/>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lastRenderedPageBreak/>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7" w:name="_Toc481936213"/>
      <w:r w:rsidRPr="00EC76D5">
        <w:t>Arrow</w:t>
      </w:r>
      <w:bookmarkEnd w:id="337"/>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proofErr w:type="spellStart"/>
      <w:r>
        <w:t>MainParser.gppg</w:t>
      </w:r>
      <w:proofErr w:type="spellEnd"/>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proofErr w:type="spellStart"/>
      <w:r w:rsidRPr="00EC76D5">
        <w:t>GenerateSyntaxTree.java</w:t>
      </w:r>
      <w:proofErr w:type="spellEnd"/>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8" w:name="_Toc481936214"/>
      <w:r w:rsidRPr="00EC76D5">
        <w:t>Index</w:t>
      </w:r>
      <w:bookmarkEnd w:id="338"/>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proofErr w:type="spellStart"/>
      <w:r>
        <w:t>MainParser.gppg</w:t>
      </w:r>
      <w:proofErr w:type="spellEnd"/>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proofErr w:type="spellStart"/>
      <w:r w:rsidRPr="00EC76D5">
        <w:t>GenerateSyntaxTree.java</w:t>
      </w:r>
      <w:proofErr w:type="spellEnd"/>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lastRenderedPageBreak/>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9" w:name="_Toc481936215"/>
      <w:r w:rsidRPr="00EC76D5">
        <w:t>Function Call</w:t>
      </w:r>
      <w:bookmarkEnd w:id="339"/>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proofErr w:type="spellStart"/>
      <w:r>
        <w:t>MainParser.gppg</w:t>
      </w:r>
      <w:proofErr w:type="spellEnd"/>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proofErr w:type="spellStart"/>
      <w:r w:rsidRPr="00EC76D5">
        <w:t>GenerateSyntaxTree.java</w:t>
      </w:r>
      <w:proofErr w:type="spellEnd"/>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proofErr w:type="spellStart"/>
      <w:r w:rsidRPr="00EC76D5">
        <w:rPr>
          <w:rStyle w:val="CodeInText"/>
        </w:rPr>
        <w:t>paramType</w:t>
      </w:r>
      <w:proofErr w:type="spellEnd"/>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lastRenderedPageBreak/>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40" w:name="_Toc481936216"/>
      <w:r w:rsidRPr="00EC76D5">
        <w:t>Parameter Argument List</w:t>
      </w:r>
      <w:bookmarkEnd w:id="340"/>
    </w:p>
    <w:p w14:paraId="6A2AA5C6" w14:textId="77777777" w:rsidR="00E40B78" w:rsidRPr="00EC76D5" w:rsidRDefault="00E40B78" w:rsidP="00E40B78">
      <w:r w:rsidRPr="00EC76D5">
        <w:t xml:space="preserve">Each parameter is converted from a possible logical type to an integer by calling </w:t>
      </w:r>
      <w:proofErr w:type="spellStart"/>
      <w:r w:rsidRPr="00EC76D5">
        <w:rPr>
          <w:rStyle w:val="CodeInText"/>
        </w:rPr>
        <w:t>Generate.generateIntegerExpression</w:t>
      </w:r>
      <w:proofErr w:type="spellEnd"/>
      <w:r w:rsidRPr="00EC76D5">
        <w:t>.</w:t>
      </w:r>
    </w:p>
    <w:p w14:paraId="012693FF" w14:textId="0E84E0DB" w:rsidR="00E40B78" w:rsidRPr="00EC76D5" w:rsidRDefault="002E67B8" w:rsidP="00E40B78">
      <w:pPr>
        <w:pStyle w:val="CodeHeader"/>
      </w:pPr>
      <w:proofErr w:type="spellStart"/>
      <w:r>
        <w:t>MainParser.gppg</w:t>
      </w:r>
      <w:proofErr w:type="spellEnd"/>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1" w:name="_Toc481936217"/>
      <w:r w:rsidRPr="00EC76D5">
        <w:t>Primary Expression</w:t>
      </w:r>
      <w:bookmarkEnd w:id="341"/>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proofErr w:type="spellStart"/>
      <w:r>
        <w:t>MainParser.gppg</w:t>
      </w:r>
      <w:proofErr w:type="spellEnd"/>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proofErr w:type="spellStart"/>
      <w:r w:rsidRPr="00EC76D5">
        <w:t>GenerateSyntaxTree.java</w:t>
      </w:r>
      <w:proofErr w:type="spellEnd"/>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2" w:name="_Toc481936218"/>
      <w:r w:rsidRPr="00EC76D5">
        <w:lastRenderedPageBreak/>
        <w:t xml:space="preserve">The Type </w:t>
      </w:r>
      <w:r w:rsidR="00897F09" w:rsidRPr="00EC76D5">
        <w:t>System</w:t>
      </w:r>
      <w:bookmarkEnd w:id="342"/>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proofErr w:type="spellStart"/>
      <w:r w:rsidRPr="00EC76D5">
        <w:rPr>
          <w:rStyle w:val="CodeInText"/>
        </w:rPr>
        <w:t>enum</w:t>
      </w:r>
      <w:proofErr w:type="spellEnd"/>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3" w:author="Stefan Bjornander" w:date="2015-04-25T10:17:00Z"/>
        </w:rPr>
      </w:pPr>
      <w:bookmarkStart w:id="344" w:name="_Ref479084909"/>
      <w:bookmarkStart w:id="345" w:name="_Toc481936219"/>
      <w:r w:rsidRPr="00EC76D5">
        <w:t>The Type Class</w:t>
      </w:r>
      <w:bookmarkEnd w:id="344"/>
      <w:bookmarkEnd w:id="345"/>
    </w:p>
    <w:p w14:paraId="592CA379" w14:textId="0CFB0DFD" w:rsidR="00132B4A" w:rsidRPr="00EC76D5" w:rsidRDefault="00132B4A">
      <w:pPr>
        <w:pPrChange w:id="346" w:author="Stefan Bjornander" w:date="2015-04-25T10:17:00Z">
          <w:pPr>
            <w:pStyle w:val="Rubrik2"/>
          </w:pPr>
        </w:pPrChange>
      </w:pPr>
      <w:ins w:id="347"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8" w:author="Stefan Bjornander" w:date="2015-04-25T10:18:00Z">
        <w:r w:rsidR="004C4A09" w:rsidRPr="00EC76D5">
          <w:t xml:space="preserve">default </w:t>
        </w:r>
      </w:ins>
      <w:ins w:id="349" w:author="Stefan Bjornander" w:date="2015-04-25T10:17:00Z">
        <w:r w:rsidR="004C4A09" w:rsidRPr="00EC76D5">
          <w:t xml:space="preserve">constructor </w:t>
        </w:r>
      </w:ins>
      <w:ins w:id="350" w:author="Stefan Bjornander" w:date="2015-04-25T10:18:00Z">
        <w:r w:rsidR="004C4A09" w:rsidRPr="00EC76D5">
          <w:t xml:space="preserve">is </w:t>
        </w:r>
      </w:ins>
      <w:ins w:id="351" w:author="Stefan Bjornander" w:date="2015-04-25T10:17:00Z">
        <w:r w:rsidR="004C4A09" w:rsidRPr="00EC76D5">
          <w:t>private</w:t>
        </w:r>
      </w:ins>
      <w:ins w:id="352" w:author="Stefan Bjornander" w:date="2015-04-25T10:18:00Z">
        <w:r w:rsidR="00032DD9" w:rsidRPr="00EC76D5">
          <w:t>, which makes it impossible to</w:t>
        </w:r>
      </w:ins>
      <w:ins w:id="353" w:author="Stefan Bjornander" w:date="2015-04-25T10:21:00Z">
        <w:r w:rsidR="00032DD9" w:rsidRPr="00EC76D5">
          <w:t xml:space="preserve"> explicitly</w:t>
        </w:r>
      </w:ins>
      <w:ins w:id="354" w:author="Stefan Bjornander" w:date="2015-04-25T10:18:00Z">
        <w:r w:rsidR="00032DD9" w:rsidRPr="00EC76D5">
          <w:t xml:space="preserve"> </w:t>
        </w:r>
      </w:ins>
      <w:ins w:id="355" w:author="Stefan Bjornander" w:date="2015-04-25T10:21:00Z">
        <w:r w:rsidR="00032DD9" w:rsidRPr="00EC76D5">
          <w:t xml:space="preserve">create type objects. </w:t>
        </w:r>
      </w:ins>
      <w:ins w:id="356" w:author="Stefan Bjornander" w:date="2015-04-25T10:25:00Z">
        <w:r w:rsidR="00032DD9" w:rsidRPr="00EC76D5">
          <w:t>Instead</w:t>
        </w:r>
      </w:ins>
      <w:ins w:id="357" w:author="Stefan Bjornander" w:date="2015-04-25T10:21:00Z">
        <w:r w:rsidR="00032DD9" w:rsidRPr="00EC76D5">
          <w:t xml:space="preserve">, </w:t>
        </w:r>
      </w:ins>
      <w:ins w:id="358" w:author="Stefan Bjornander" w:date="2015-04-25T10:25:00Z">
        <w:r w:rsidR="00032DD9" w:rsidRPr="00EC76D5">
          <w:t xml:space="preserve">there is a series of static </w:t>
        </w:r>
      </w:ins>
      <w:r w:rsidR="0072083F" w:rsidRPr="00EC76D5">
        <w:rPr>
          <w:rStyle w:val="CodeInText0"/>
        </w:rPr>
        <w:t>create</w:t>
      </w:r>
      <w:r w:rsidR="0072083F" w:rsidRPr="00EC76D5">
        <w:t>-</w:t>
      </w:r>
      <w:ins w:id="359" w:author="Stefan Bjornander" w:date="2015-04-25T10:25:00Z">
        <w:r w:rsidR="00032DD9" w:rsidRPr="00EC76D5">
          <w:t xml:space="preserve">methods that create and return a </w:t>
        </w:r>
      </w:ins>
      <w:r w:rsidR="004D2F48" w:rsidRPr="00EC76D5">
        <w:t>T</w:t>
      </w:r>
      <w:ins w:id="360" w:author="Stefan Bjornander" w:date="2015-04-25T10:25:00Z">
        <w:r w:rsidR="00032DD9" w:rsidRPr="00EC76D5">
          <w:t>ype object.</w:t>
        </w:r>
      </w:ins>
    </w:p>
    <w:p w14:paraId="20883CFD" w14:textId="64E9573E" w:rsidR="00223105" w:rsidRPr="00EC76D5" w:rsidRDefault="00223105" w:rsidP="004C3909">
      <w:pPr>
        <w:pStyle w:val="CodeHeader"/>
      </w:pPr>
      <w:proofErr w:type="spellStart"/>
      <w:r w:rsidRPr="00EC76D5">
        <w:t>Type.java</w:t>
      </w:r>
      <w:proofErr w:type="spellEnd"/>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1" w:author="Stefan Bjornander" w:date="2015-04-25T10:32:00Z"/>
        </w:rPr>
      </w:pPr>
      <w:bookmarkStart w:id="362" w:name="_Toc481936220"/>
      <w:r w:rsidRPr="00EC76D5">
        <w:t>Arithmetic Types</w:t>
      </w:r>
      <w:bookmarkEnd w:id="362"/>
    </w:p>
    <w:p w14:paraId="6D9F17A4" w14:textId="77777777" w:rsidR="00AC202D" w:rsidRPr="00EC76D5" w:rsidRDefault="00AC202D">
      <w:pPr>
        <w:ind w:left="720" w:hanging="720"/>
        <w:rPr>
          <w:ins w:id="363" w:author="Stefan Bjornander" w:date="2015-04-25T10:33:00Z"/>
        </w:rPr>
        <w:pPrChange w:id="364" w:author="Stefan Bjornander" w:date="2015-04-25T10:34:00Z">
          <w:pPr>
            <w:pStyle w:val="Rubrik3"/>
          </w:pPr>
        </w:pPrChange>
      </w:pPr>
      <w:ins w:id="365" w:author="Stefan Bjornander" w:date="2015-04-25T10:32:00Z">
        <w:r w:rsidRPr="00EC76D5">
          <w:t>An ar</w:t>
        </w:r>
      </w:ins>
      <w:ins w:id="366" w:author="Stefan Bjornander" w:date="2015-04-25T10:34:00Z">
        <w:r w:rsidRPr="00EC76D5">
          <w:t xml:space="preserve">ithmetic </w:t>
        </w:r>
      </w:ins>
      <w:ins w:id="367" w:author="Stefan Bjornander" w:date="2015-04-25T10:32:00Z">
        <w:r w:rsidRPr="00EC76D5">
          <w:t xml:space="preserve">type is either </w:t>
        </w:r>
      </w:ins>
      <w:ins w:id="368" w:author="Stefan Bjornander" w:date="2015-04-25T10:33:00Z">
        <w:r w:rsidRPr="00EC76D5">
          <w:t xml:space="preserve">integral or floating, and is determined by the </w:t>
        </w:r>
        <w:proofErr w:type="spellStart"/>
        <w:r w:rsidRPr="00EC76D5">
          <w:rPr>
            <w:rStyle w:val="CodeInText"/>
            <w:color w:val="auto"/>
            <w:rPrChange w:id="369" w:author="Stefan Bjornander" w:date="2015-04-25T10:34:00Z">
              <w:rPr/>
            </w:rPrChange>
          </w:rPr>
          <w:t>m</w:t>
        </w:r>
      </w:ins>
      <w:ins w:id="370" w:author="Stefan Bjornander" w:date="2015-04-25T10:34:00Z">
        <w:r w:rsidRPr="00EC76D5">
          <w:rPr>
            <w:rStyle w:val="CodeInText"/>
            <w:color w:val="auto"/>
            <w:rPrChange w:id="371" w:author="Stefan Bjornander" w:date="2015-04-25T10:34:00Z">
              <w:rPr/>
            </w:rPrChange>
          </w:rPr>
          <w:t>_</w:t>
        </w:r>
      </w:ins>
      <w:ins w:id="372" w:author="Stefan Bjornander" w:date="2015-04-25T10:33:00Z">
        <w:r w:rsidRPr="00EC76D5">
          <w:rPr>
            <w:rStyle w:val="CodeInText"/>
            <w:color w:val="auto"/>
            <w:rPrChange w:id="373" w:author="Stefan Bjornander" w:date="2015-04-25T10:34:00Z">
              <w:rPr/>
            </w:rPrChange>
          </w:rPr>
          <w:t>sort</w:t>
        </w:r>
        <w:proofErr w:type="spellEnd"/>
        <w:r w:rsidRPr="00EC76D5">
          <w:t xml:space="preserve"> field</w:t>
        </w:r>
      </w:ins>
      <w:ins w:id="374" w:author="Stefan Bjornander" w:date="2015-04-25T10:34:00Z">
        <w:r w:rsidRPr="00EC76D5">
          <w:t>.</w:t>
        </w:r>
      </w:ins>
    </w:p>
    <w:p w14:paraId="0B5AD336" w14:textId="77777777" w:rsidR="00AC202D" w:rsidRPr="00EC76D5" w:rsidRDefault="00AC202D">
      <w:pPr>
        <w:pStyle w:val="CodeHeader"/>
        <w:rPr>
          <w:ins w:id="375" w:author="Stefan Bjornander" w:date="2015-04-25T10:33:00Z"/>
        </w:rPr>
        <w:pPrChange w:id="376" w:author="Stefan Bjornander" w:date="2015-04-25T10:33:00Z">
          <w:pPr>
            <w:pStyle w:val="Rubrik3"/>
          </w:pPr>
        </w:pPrChange>
      </w:pPr>
      <w:proofErr w:type="spellStart"/>
      <w:ins w:id="377" w:author="Stefan Bjornander" w:date="2015-04-25T10:33:00Z">
        <w:r w:rsidRPr="00EC76D5">
          <w:t>Sort.java</w:t>
        </w:r>
        <w:proofErr w:type="spellEnd"/>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proofErr w:type="spellStart"/>
      <w:r w:rsidRPr="00EC76D5">
        <w:t>Type.java</w:t>
      </w:r>
      <w:proofErr w:type="spellEnd"/>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t xml:space="preserve">  public static Type createArithmeticType(Sort sort) {</w:t>
      </w:r>
    </w:p>
    <w:p w14:paraId="27BA9959" w14:textId="77777777" w:rsidR="00207516" w:rsidRPr="00EC76D5" w:rsidRDefault="00207516" w:rsidP="00207516">
      <w:pPr>
        <w:pStyle w:val="Code"/>
      </w:pPr>
      <w:r w:rsidRPr="00EC76D5">
        <w:lastRenderedPageBreak/>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8" w:author="Stefan Bjornander" w:date="2015-04-25T10:38:00Z"/>
        </w:rPr>
      </w:pPr>
      <w:bookmarkStart w:id="379" w:name="_Toc481936221"/>
      <w:r w:rsidRPr="00EC76D5">
        <w:t>Enum</w:t>
      </w:r>
      <w:r w:rsidR="00D51AF3" w:rsidRPr="00EC76D5">
        <w:t>eration</w:t>
      </w:r>
      <w:r w:rsidRPr="00EC76D5">
        <w:t xml:space="preserve"> Types</w:t>
      </w:r>
      <w:bookmarkEnd w:id="379"/>
    </w:p>
    <w:p w14:paraId="13D87461" w14:textId="0CCDA38C" w:rsidR="00157719" w:rsidRPr="00EC76D5" w:rsidRDefault="00157719">
      <w:pPr>
        <w:pPrChange w:id="380" w:author="Stefan Bjornander" w:date="2015-04-25T10:38:00Z">
          <w:pPr>
            <w:pStyle w:val="Rubrik3"/>
          </w:pPr>
        </w:pPrChange>
      </w:pPr>
      <w:ins w:id="381" w:author="Stefan Bjornander" w:date="2015-04-25T10:38:00Z">
        <w:r w:rsidRPr="00EC76D5">
          <w:t>The enumeration type (</w:t>
        </w:r>
        <w:proofErr w:type="spellStart"/>
        <w:r w:rsidRPr="00EC76D5">
          <w:rPr>
            <w:rStyle w:val="CodeInText"/>
            <w:color w:val="auto"/>
            <w:rPrChange w:id="382" w:author="Stefan Bjornander" w:date="2015-04-25T10:38:00Z">
              <w:rPr/>
            </w:rPrChange>
          </w:rPr>
          <w:t>enum</w:t>
        </w:r>
        <w:proofErr w:type="spellEnd"/>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3"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4" w:author="Stefan Bjornander" w:date="2015-04-25T10:38:00Z">
        <w:r w:rsidR="008947FF" w:rsidRPr="00EC76D5">
          <w:t xml:space="preserve">needs to know if the type is </w:t>
        </w:r>
        <w:proofErr w:type="spellStart"/>
        <w:r w:rsidR="008947FF" w:rsidRPr="00EC76D5">
          <w:t>enum</w:t>
        </w:r>
        <w:proofErr w:type="spellEnd"/>
        <w:r w:rsidR="008947FF" w:rsidRPr="00EC76D5">
          <w:t xml:space="preserve"> </w:t>
        </w:r>
      </w:ins>
      <w:r w:rsidR="00941573" w:rsidRPr="00EC76D5">
        <w:t>to</w:t>
      </w:r>
      <w:ins w:id="385" w:author="Stefan Bjornander" w:date="2015-04-25T10:38:00Z">
        <w:r w:rsidR="008947FF" w:rsidRPr="00EC76D5">
          <w:t xml:space="preserve"> initialize its value. </w:t>
        </w:r>
      </w:ins>
      <w:r w:rsidR="00941573" w:rsidRPr="00EC76D5">
        <w:t>Therefore,</w:t>
      </w:r>
      <w:ins w:id="386" w:author="Stefan Bjornander" w:date="2015-04-25T10:38:00Z">
        <w:r w:rsidR="008947FF" w:rsidRPr="00EC76D5">
          <w:t xml:space="preserve"> we add the </w:t>
        </w:r>
        <w:proofErr w:type="spellStart"/>
        <w:r w:rsidR="008947FF" w:rsidRPr="00EC76D5">
          <w:rPr>
            <w:rStyle w:val="CodeInText"/>
            <w:color w:val="auto"/>
            <w:rPrChange w:id="387" w:author="Stefan Bjornander" w:date="2015-04-25T10:39:00Z">
              <w:rPr/>
            </w:rPrChange>
          </w:rPr>
          <w:t>m_enum</w:t>
        </w:r>
        <w:proofErr w:type="spellEnd"/>
        <w:r w:rsidR="008947FF" w:rsidRPr="00EC76D5">
          <w:t xml:space="preserve"> field and the </w:t>
        </w:r>
      </w:ins>
      <w:proofErr w:type="spellStart"/>
      <w:r w:rsidR="00506E8C" w:rsidRPr="00EC76D5">
        <w:rPr>
          <w:rStyle w:val="CodeInText"/>
        </w:rPr>
        <w:t>isEnumeration</w:t>
      </w:r>
      <w:proofErr w:type="spellEnd"/>
      <w:ins w:id="388" w:author="Stefan Bjornander" w:date="2015-04-25T10:38:00Z">
        <w:r w:rsidR="008947FF" w:rsidRPr="00EC76D5">
          <w:t xml:space="preserve"> method.</w:t>
        </w:r>
      </w:ins>
    </w:p>
    <w:p w14:paraId="71F57996" w14:textId="140981DC" w:rsidR="009E5C9B" w:rsidRPr="00EC76D5" w:rsidRDefault="009E5C9B" w:rsidP="009E5C9B">
      <w:pPr>
        <w:pStyle w:val="CodeHeader"/>
      </w:pPr>
      <w:proofErr w:type="spellStart"/>
      <w:r w:rsidRPr="00EC76D5">
        <w:t>Type.java</w:t>
      </w:r>
      <w:proofErr w:type="spellEnd"/>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proofErr w:type="spellStart"/>
      <w:r w:rsidRPr="00EC76D5">
        <w:t>Type.java</w:t>
      </w:r>
      <w:proofErr w:type="spellEnd"/>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type holds the </w:t>
        </w:r>
      </w:ins>
      <w:ins w:id="406" w:author="Stefan Bjornander" w:date="2015-04-25T10:43:00Z">
        <w:r w:rsidR="009A0255" w:rsidRPr="00EC76D5">
          <w:t xml:space="preserve">two </w:t>
        </w:r>
      </w:ins>
      <w:ins w:id="407" w:author="Stefan Bjornander" w:date="2015-04-25T10:42:00Z">
        <w:r w:rsidR="0095752C" w:rsidRPr="00EC76D5">
          <w:t xml:space="preserve">sets </w:t>
        </w:r>
        <w:proofErr w:type="spellStart"/>
        <w:r w:rsidR="0095752C" w:rsidRPr="00EC76D5">
          <w:rPr>
            <w:rStyle w:val="CodeInText"/>
            <w:color w:val="auto"/>
            <w:rPrChange w:id="408" w:author="Stefan Bjornander" w:date="2015-04-25T10:42:00Z">
              <w:rPr/>
            </w:rPrChange>
          </w:rPr>
          <w:t>m_trueSet</w:t>
        </w:r>
        <w:proofErr w:type="spellEnd"/>
        <w:r w:rsidR="0095752C" w:rsidRPr="00EC76D5">
          <w:t xml:space="preserve"> and </w:t>
        </w:r>
        <w:proofErr w:type="spellStart"/>
        <w:r w:rsidR="0095752C" w:rsidRPr="00EC76D5">
          <w:rPr>
            <w:rStyle w:val="CodeInText"/>
            <w:color w:val="auto"/>
            <w:rPrChange w:id="409" w:author="Stefan Bjornander" w:date="2015-04-25T10:42:00Z">
              <w:rPr/>
            </w:rPrChange>
          </w:rPr>
          <w:t>m_falseSet</w:t>
        </w:r>
        <w:proofErr w:type="spellEnd"/>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proofErr w:type="spellStart"/>
      <w:r w:rsidRPr="00EC76D5">
        <w:lastRenderedPageBreak/>
        <w:t>Type.java</w:t>
      </w:r>
      <w:proofErr w:type="spellEnd"/>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proofErr w:type="spellStart"/>
      <w:r w:rsidR="00AB7DF5">
        <w:t>pointer_declarator</w:t>
      </w:r>
      <w:proofErr w:type="spellEnd"/>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proofErr w:type="spellStart"/>
      <w:r w:rsidRPr="00EC76D5">
        <w:t>Type.java</w:t>
      </w:r>
      <w:proofErr w:type="spellEnd"/>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77777777" w:rsidR="008F4398" w:rsidRPr="00EC76D5" w:rsidRDefault="008F4398">
      <w:pPr>
        <w:pPrChange w:id="426" w:author="Stefan Bjornander" w:date="2015-04-25T11:00:00Z">
          <w:pPr>
            <w:pStyle w:val="Rubrik3"/>
          </w:pPr>
        </w:pPrChange>
      </w:pPr>
      <w:ins w:id="427" w:author="Stefan Bjornander" w:date="2015-04-25T11:00:00Z">
        <w:r w:rsidRPr="00EC76D5">
          <w:t>The array size can be zero, when the type is created. In that case it will later be set by the length of its ini</w:t>
        </w:r>
      </w:ins>
      <w:ins w:id="428" w:author="Stefan Bjornander" w:date="2015-04-25T11:01:00Z">
        <w:r w:rsidR="00F13161" w:rsidRPr="00EC76D5">
          <w:t xml:space="preserve">tialization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lastRenderedPageBreak/>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proofErr w:type="spellStart"/>
      <w:r w:rsidRPr="00EC76D5">
        <w:t>Type.java</w:t>
      </w:r>
      <w:proofErr w:type="spellEnd"/>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lastRenderedPageBreak/>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proofErr w:type="spellStart"/>
      <w:r w:rsidRPr="00EC76D5">
        <w:rPr>
          <w:rStyle w:val="CodeInText0"/>
        </w:rPr>
        <w:t>m_hasTag</w:t>
      </w:r>
      <w:proofErr w:type="spellEnd"/>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proofErr w:type="spellStart"/>
      <w:r w:rsidRPr="00EC76D5">
        <w:t>Type.java</w:t>
      </w:r>
      <w:proofErr w:type="spellEnd"/>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proofErr w:type="spellStart"/>
      <w:ins w:id="4259" w:author="Stefan Bjornander" w:date="2015-04-25T11:14:00Z">
        <w:r w:rsidRPr="00EC76D5">
          <w:t>Type.java</w:t>
        </w:r>
      </w:ins>
      <w:proofErr w:type="spellEnd"/>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lastRenderedPageBreak/>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5CED9391" w:rsidR="00000353" w:rsidRPr="00EC76D5" w:rsidRDefault="00B0368E">
      <w:pPr>
        <w:rPr>
          <w:ins w:id="4263" w:author="Stefan Bjornander" w:date="2015-04-25T11:39:00Z"/>
        </w:rPr>
        <w:pPrChange w:id="4264" w:author="Stefan Bjornander" w:date="2015-04-25T11:19:00Z">
          <w:pPr>
            <w:pStyle w:val="Code"/>
          </w:pPr>
        </w:pPrChange>
      </w:pPr>
      <w:ins w:id="4265" w:author="Stefan Bjornander" w:date="2015-04-25T11:37:00Z">
        <w:r w:rsidRPr="00EC76D5">
          <w:t xml:space="preserve">It is possible to define an array without </w:t>
        </w:r>
      </w:ins>
      <w:ins w:id="4266" w:author="Stefan Bjornander" w:date="2015-04-25T11:38:00Z">
        <w:r w:rsidRPr="00EC76D5">
          <w:t xml:space="preserve">stating its size, </w:t>
        </w:r>
      </w:ins>
      <w:ins w:id="4267" w:author="Stefan Bjornander" w:date="2015-04-25T14:31:00Z">
        <w:r w:rsidR="0020338C" w:rsidRPr="00EC76D5">
          <w:t>in which case the array is given the size zero. I</w:t>
        </w:r>
      </w:ins>
      <w:ins w:id="4268" w:author="Stefan Bjornander" w:date="2015-04-25T11:38:00Z">
        <w:r w:rsidRPr="00EC76D5">
          <w:t>n that case</w:t>
        </w:r>
      </w:ins>
      <w:ins w:id="4269" w:author="Stefan Bjornander" w:date="2015-04-25T14:31:00Z">
        <w:r w:rsidR="0020338C" w:rsidRPr="00EC76D5">
          <w:t>,</w:t>
        </w:r>
      </w:ins>
      <w:ins w:id="4270" w:author="Stefan Bjornander" w:date="2015-04-25T11:38:00Z">
        <w:r w:rsidRPr="00EC76D5">
          <w:t xml:space="preserve"> </w:t>
        </w:r>
      </w:ins>
      <w:ins w:id="4271" w:author="Stefan Bjornander" w:date="2015-04-25T14:31:00Z">
        <w:r w:rsidR="0020338C" w:rsidRPr="00EC76D5">
          <w:t>the</w:t>
        </w:r>
      </w:ins>
      <w:ins w:id="4272" w:author="Stefan Bjornander" w:date="2015-04-25T11:38:00Z">
        <w:r w:rsidRPr="00EC76D5">
          <w:t xml:space="preserve"> </w:t>
        </w:r>
      </w:ins>
      <w:ins w:id="4273" w:author="Stefan Bjornander" w:date="2015-04-25T14:31:00Z">
        <w:r w:rsidR="0020338C" w:rsidRPr="00EC76D5">
          <w:t xml:space="preserve">array </w:t>
        </w:r>
      </w:ins>
      <w:ins w:id="4274" w:author="Stefan Bjornander" w:date="2015-04-25T11:38:00Z">
        <w:r w:rsidRPr="00EC76D5">
          <w:t xml:space="preserve">size must be determined by the size of its initialization list. </w:t>
        </w:r>
      </w:ins>
      <w:ins w:id="4275" w:author="Stefan Bjornander" w:date="2015-04-25T11:39:00Z">
        <w:r w:rsidR="00000353" w:rsidRPr="00EC76D5">
          <w:t xml:space="preserve">However, if the </w:t>
        </w:r>
      </w:ins>
      <w:ins w:id="4276" w:author="Stefan Bjornander" w:date="2015-04-25T11:40:00Z">
        <w:r w:rsidR="00000353" w:rsidRPr="00EC76D5">
          <w:t xml:space="preserve">array </w:t>
        </w:r>
      </w:ins>
      <w:ins w:id="4277" w:author="Stefan Bjornander" w:date="2015-04-25T11:39:00Z">
        <w:r w:rsidR="00000353" w:rsidRPr="00EC76D5">
          <w:t xml:space="preserve">definition </w:t>
        </w:r>
      </w:ins>
      <w:ins w:id="4278" w:author="Stefan Bjornander" w:date="2015-04-25T11:40:00Z">
        <w:r w:rsidR="00000353" w:rsidRPr="00EC76D5">
          <w:t>lacks</w:t>
        </w:r>
      </w:ins>
      <w:ins w:id="4279" w:author="Stefan Bjornander" w:date="2015-04-25T11:39:00Z">
        <w:r w:rsidR="00420086" w:rsidRPr="00EC76D5">
          <w:t xml:space="preserve"> an initialization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proofErr w:type="spellStart"/>
      <w:ins w:id="4304" w:author="Stefan Bjornander" w:date="2015-04-25T11:16:00Z">
        <w:r w:rsidRPr="00EC76D5">
          <w:t>Type.java</w:t>
        </w:r>
      </w:ins>
      <w:proofErr w:type="spellEnd"/>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lastRenderedPageBreak/>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proofErr w:type="spellStart"/>
        <w:r w:rsidRPr="00EC76D5">
          <w:rPr>
            <w:rStyle w:val="CodeInText"/>
            <w:color w:val="auto"/>
            <w:rPrChange w:id="4311" w:author="Stefan Bjornander" w:date="2015-04-25T10:28:00Z">
              <w:rPr/>
            </w:rPrChange>
          </w:rPr>
          <w:t>m_constant</w:t>
        </w:r>
        <w:proofErr w:type="spellEnd"/>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proofErr w:type="spellStart"/>
      <w:ins w:id="4318" w:author="Stefan Bjornander" w:date="2015-04-25T10:29:00Z">
        <w:r w:rsidRPr="00EC76D5">
          <w:rPr>
            <w:rStyle w:val="CodeInText"/>
            <w:color w:val="auto"/>
            <w:rPrChange w:id="4319" w:author="Stefan Bjornander" w:date="2015-04-25T10:30:00Z">
              <w:rPr/>
            </w:rPrChange>
          </w:rPr>
          <w:t>m_constant</w:t>
        </w:r>
        <w:proofErr w:type="spellEnd"/>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proofErr w:type="spellStart"/>
        <w:r w:rsidRPr="00EC76D5">
          <w:rPr>
            <w:rStyle w:val="CodeInText"/>
            <w:color w:val="auto"/>
            <w:rPrChange w:id="4330" w:author="Stefan Bjornander" w:date="2015-04-25T10:32:00Z">
              <w:rPr/>
            </w:rPrChange>
          </w:rPr>
          <w:t>m_volatile</w:t>
        </w:r>
        <w:proofErr w:type="spellEnd"/>
        <w:r w:rsidRPr="00EC76D5">
          <w:t xml:space="preserve"> field in the </w:t>
        </w:r>
        <w:r w:rsidRPr="00EC76D5">
          <w:rPr>
            <w:rStyle w:val="CodeInText"/>
            <w:color w:val="auto"/>
            <w:rPrChange w:id="4331" w:author="Stefan Bjornander" w:date="2015-04-25T10:32:00Z">
              <w:rPr/>
            </w:rPrChange>
          </w:rPr>
          <w:t>Type</w:t>
        </w:r>
        <w:r w:rsidRPr="00EC76D5">
          <w:t xml:space="preserve"> class.</w:t>
        </w:r>
      </w:ins>
    </w:p>
    <w:p w14:paraId="5DA278C3" w14:textId="42644C3B" w:rsidR="00D11AF4" w:rsidRPr="00EC76D5" w:rsidRDefault="00AF218C" w:rsidP="00D11AF4">
      <w:pPr>
        <w:pStyle w:val="CodeHeader"/>
      </w:pPr>
      <w:proofErr w:type="spellStart"/>
      <w:r w:rsidRPr="00EC76D5">
        <w:t>Type.java</w:t>
      </w:r>
      <w:proofErr w:type="spellEnd"/>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w:t>
        </w:r>
        <w:r w:rsidR="005E7A0F" w:rsidRPr="00EC76D5">
          <w:lastRenderedPageBreak/>
          <w:t xml:space="preserve">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proofErr w:type="spellStart"/>
      <w:ins w:id="4362" w:author="Stefan Bjornander" w:date="2015-04-25T11:16:00Z">
        <w:r w:rsidRPr="00EC76D5">
          <w:t>Type.java</w:t>
        </w:r>
      </w:ins>
      <w:proofErr w:type="spellEnd"/>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proofErr w:type="spellStart"/>
      <w:r w:rsidRPr="00EC76D5">
        <w:t>Type.java</w:t>
      </w:r>
      <w:proofErr w:type="spellEnd"/>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lastRenderedPageBreak/>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lastRenderedPageBreak/>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lastRenderedPageBreak/>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proofErr w:type="spellStart"/>
      <w:r w:rsidRPr="00EC76D5">
        <w:t>TypeCast</w:t>
      </w:r>
      <w:r w:rsidR="00857488" w:rsidRPr="00EC76D5">
        <w:t>.Java</w:t>
      </w:r>
      <w:proofErr w:type="spellEnd"/>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lastRenderedPageBreak/>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lastRenderedPageBreak/>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proofErr w:type="spellStart"/>
      <w:r w:rsidRPr="00EC76D5">
        <w:rPr>
          <w:rStyle w:val="CodeInText0"/>
        </w:rPr>
        <w:t>implicitCast</w:t>
      </w:r>
      <w:proofErr w:type="spellEnd"/>
      <w:r w:rsidRPr="00EC76D5">
        <w:t xml:space="preserve"> method does basically the same thing as </w:t>
      </w:r>
      <w:proofErr w:type="spellStart"/>
      <w:r w:rsidRPr="00EC76D5">
        <w:rPr>
          <w:rStyle w:val="CodeInText0"/>
        </w:rPr>
        <w:t>explicitCast</w:t>
      </w:r>
      <w:proofErr w:type="spellEnd"/>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 xml:space="preserve">If case of </w:t>
      </w:r>
      <w:proofErr w:type="spellStart"/>
      <w:r w:rsidRPr="00EC76D5">
        <w:t>convertion</w:t>
      </w:r>
      <w:proofErr w:type="spellEnd"/>
      <w:r w:rsidRPr="00EC76D5">
        <w:t xml:space="preserve"> </w:t>
      </w:r>
      <w:proofErr w:type="spellStart"/>
      <w:r w:rsidRPr="00EC76D5">
        <w:t>f</w:t>
      </w:r>
      <w:r w:rsidR="0090451C" w:rsidRPr="00EC76D5">
        <w:t>ro</w:t>
      </w:r>
      <w:r w:rsidRPr="00EC76D5">
        <w:t>om</w:t>
      </w:r>
      <w:proofErr w:type="spellEnd"/>
      <w:r w:rsidRPr="00EC76D5">
        <w:t xml:space="preserve"> a larger integral type to a smaller type, we </w:t>
      </w:r>
      <w:proofErr w:type="spellStart"/>
      <w:r w:rsidRPr="00EC76D5">
        <w:t>reaise</w:t>
      </w:r>
      <w:proofErr w:type="spellEnd"/>
      <w:r w:rsidRPr="00EC76D5">
        <w:t xml:space="preserv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 xml:space="preserve">In case of </w:t>
      </w:r>
      <w:proofErr w:type="spellStart"/>
      <w:r w:rsidRPr="00EC76D5">
        <w:t>convertion</w:t>
      </w:r>
      <w:proofErr w:type="spellEnd"/>
      <w:r w:rsidRPr="00EC76D5">
        <w:t xml:space="preserve"> between </w:t>
      </w:r>
      <w:proofErr w:type="spellStart"/>
      <w:r w:rsidRPr="00EC76D5">
        <w:t>tow</w:t>
      </w:r>
      <w:proofErr w:type="spellEnd"/>
      <w:r w:rsidRPr="00EC76D5">
        <w:t xml:space="preserve"> different integral types of the same size we just return the source tree. Unlike the explicit case above, we do not need to generate an </w:t>
      </w:r>
      <w:proofErr w:type="spellStart"/>
      <w:r w:rsidRPr="00EC76D5">
        <w:t>convertion</w:t>
      </w:r>
      <w:proofErr w:type="spellEnd"/>
      <w:r w:rsidRPr="00EC76D5">
        <w:t xml:space="preserve">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lastRenderedPageBreak/>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 xml:space="preserve">An implicit </w:t>
      </w:r>
      <w:proofErr w:type="spellStart"/>
      <w:r w:rsidRPr="00EC76D5">
        <w:t>convertion</w:t>
      </w:r>
      <w:proofErr w:type="spellEnd"/>
      <w:r w:rsidRPr="00EC76D5">
        <w:t xml:space="preserve">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lastRenderedPageBreak/>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proofErr w:type="spellStart"/>
      <w:r w:rsidR="008023F0" w:rsidRPr="00EC76D5">
        <w:rPr>
          <w:rStyle w:val="CodeInText0"/>
        </w:rPr>
        <w:t>i</w:t>
      </w:r>
      <w:proofErr w:type="spellEnd"/>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t>unsigned int</w:t>
            </w:r>
          </w:p>
        </w:tc>
        <w:tc>
          <w:tcPr>
            <w:tcW w:w="2913" w:type="dxa"/>
          </w:tcPr>
          <w:p w14:paraId="2347B60B" w14:textId="3D1190C8" w:rsidR="003A4B19" w:rsidRPr="00EC76D5" w:rsidRDefault="003A4B19" w:rsidP="00B97307">
            <w:pPr>
              <w:pStyle w:val="NormalSingle"/>
            </w:pPr>
            <w:r w:rsidRPr="00EC76D5">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lastRenderedPageBreak/>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 xml:space="preserve">In accordance with the </w:t>
      </w:r>
      <w:proofErr w:type="spellStart"/>
      <w:r w:rsidRPr="00EC76D5">
        <w:t>Ansi</w:t>
      </w:r>
      <w:proofErr w:type="spellEnd"/>
      <w:r w:rsidRPr="00EC76D5">
        <w:t xml:space="preserve">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proofErr w:type="spellStart"/>
      <w:r w:rsidRPr="00EC76D5">
        <w:rPr>
          <w:rStyle w:val="CodeInText0"/>
        </w:rPr>
        <w:t>maxType</w:t>
      </w:r>
      <w:proofErr w:type="spellEnd"/>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lastRenderedPageBreak/>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proofErr w:type="spellStart"/>
      <w:r w:rsidR="001F2E5D" w:rsidRPr="00EC76D5">
        <w:rPr>
          <w:rStyle w:val="CodeInText0"/>
        </w:rPr>
        <w:t>valueCast</w:t>
      </w:r>
      <w:proofErr w:type="spellEnd"/>
      <w:r w:rsidR="000017EA" w:rsidRPr="00EC76D5">
        <w:rPr>
          <w:rStyle w:val="CodeInText0"/>
        </w:rPr>
        <w:t xml:space="preserve">, </w:t>
      </w:r>
      <w:proofErr w:type="spellStart"/>
      <w:r w:rsidR="000017EA" w:rsidRPr="00EC76D5">
        <w:rPr>
          <w:rStyle w:val="CodeInText0"/>
        </w:rPr>
        <w:t>unaryCast</w:t>
      </w:r>
      <w:proofErr w:type="spellEnd"/>
      <w:r w:rsidR="000017EA" w:rsidRPr="00EC76D5">
        <w:rPr>
          <w:rStyle w:val="CodeInText0"/>
        </w:rPr>
        <w:t xml:space="preserve">, and </w:t>
      </w:r>
      <w:proofErr w:type="spellStart"/>
      <w:r w:rsidR="000017EA" w:rsidRPr="00EC76D5">
        <w:rPr>
          <w:rStyle w:val="CodeInText0"/>
        </w:rPr>
        <w:t>binaryCast</w:t>
      </w:r>
      <w:proofErr w:type="spellEnd"/>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proofErr w:type="spellStart"/>
      <w:r w:rsidR="001F2E5D" w:rsidRPr="00EC76D5">
        <w:rPr>
          <w:rStyle w:val="CodeInText0"/>
        </w:rPr>
        <w:t>BigDecimal</w:t>
      </w:r>
      <w:proofErr w:type="spellEnd"/>
      <w:r w:rsidR="001F2E5D" w:rsidRPr="00EC76D5">
        <w:t xml:space="preserve">, </w:t>
      </w:r>
      <w:proofErr w:type="spellStart"/>
      <w:r w:rsidR="001F2E5D" w:rsidRPr="00EC76D5">
        <w:rPr>
          <w:rStyle w:val="CodeInText0"/>
        </w:rPr>
        <w:t>BigInteger</w:t>
      </w:r>
      <w:proofErr w:type="spellEnd"/>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proofErr w:type="spellStart"/>
      <w:r w:rsidRPr="00EC76D5">
        <w:t>ValueConversion.java</w:t>
      </w:r>
      <w:proofErr w:type="spellEnd"/>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lastRenderedPageBreak/>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lastRenderedPageBreak/>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proofErr w:type="spellStart"/>
      <w:r w:rsidR="00B02345">
        <w:t>dereference</w:t>
      </w:r>
      <w:r w:rsidR="003C41FE" w:rsidRPr="00EC76D5">
        <w:t>erred</w:t>
      </w:r>
      <w:proofErr w:type="spellEnd"/>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proofErr w:type="spellStart"/>
      <w:ins w:id="5606" w:author="Stefan Bjornander" w:date="2015-04-25T16:22:00Z">
        <w:r w:rsidRPr="00EC76D5">
          <w:t>Storage.java</w:t>
        </w:r>
        <w:proofErr w:type="spellEnd"/>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proofErr w:type="spellStart"/>
      <w:r w:rsidRPr="00EC76D5">
        <w:t>Symb</w:t>
      </w:r>
      <w:r w:rsidR="00A72CA7" w:rsidRPr="00EC76D5">
        <w:t>ol</w:t>
      </w:r>
      <w:r w:rsidRPr="00EC76D5">
        <w:t>.java</w:t>
      </w:r>
      <w:proofErr w:type="spellEnd"/>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77777777" w:rsidR="00154A03" w:rsidRPr="00EC76D5" w:rsidRDefault="00154A03" w:rsidP="00154A03">
      <w:pPr>
        <w:pStyle w:val="Code"/>
      </w:pPr>
      <w:r w:rsidRPr="00EC76D5">
        <w:t xml:space="preserve">        GenerateInitializerStatic.generateByteTextList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77777777" w:rsidR="00154A03" w:rsidRPr="00EC76D5" w:rsidRDefault="00154A03" w:rsidP="00154A03">
      <w:pPr>
        <w:pStyle w:val="Code"/>
      </w:pPr>
      <w:r w:rsidRPr="00EC76D5">
        <w:t xml:space="preserve">        GenerateInitializerStatic.generateZeroByteTextList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77777777" w:rsidR="00154A03" w:rsidRPr="00EC76D5" w:rsidRDefault="00154A03" w:rsidP="00154A03">
      <w:pPr>
        <w:pStyle w:val="Code"/>
      </w:pPr>
      <w:r w:rsidRPr="00EC76D5">
        <w:t xml:space="preserve">    GenerateInitializerStatic.generateByteTextList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77777777" w:rsidR="00154A03" w:rsidRPr="00EC76D5" w:rsidRDefault="00154A03" w:rsidP="00154A03">
      <w:pPr>
        <w:pStyle w:val="Code"/>
      </w:pPr>
      <w:r w:rsidRPr="00EC76D5">
        <w:t xml:space="preserve">    String name = GenerateInitializerStatic.generateValueName(type,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77777777" w:rsidR="00154A03" w:rsidRPr="00EC76D5" w:rsidRDefault="00154A03" w:rsidP="00154A03">
      <w:pPr>
        <w:pStyle w:val="Code"/>
      </w:pPr>
      <w:r w:rsidRPr="00EC76D5">
        <w:t xml:space="preserve">  public static Symbol createInitSymbol(String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77777777" w:rsidR="00154A03" w:rsidRPr="00EC76D5" w:rsidRDefault="00154A03" w:rsidP="00154A03">
      <w:pPr>
        <w:pStyle w:val="Code"/>
      </w:pPr>
      <w:r w:rsidRPr="00EC76D5">
        <w:t xml:space="preserve">      GenerateInitializerStatic.generateByteTextList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proofErr w:type="spellStart"/>
      <w:r w:rsidR="00E10C82" w:rsidRPr="00EC76D5">
        <w:rPr>
          <w:rStyle w:val="CodeInText"/>
        </w:rPr>
        <w:t>Main.CurrentTable</w:t>
      </w:r>
      <w:proofErr w:type="spellEnd"/>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proofErr w:type="spellStart"/>
      <w:r w:rsidR="00E10C82" w:rsidRPr="00EC76D5">
        <w:rPr>
          <w:rStyle w:val="CodeInText"/>
        </w:rPr>
        <w:t>Main.CurrentTable</w:t>
      </w:r>
      <w:proofErr w:type="spellEnd"/>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 xml:space="preserve">tructs or unions, but not </w:t>
      </w:r>
      <w:proofErr w:type="spellStart"/>
      <w:r w:rsidR="00D26398" w:rsidRPr="00EC76D5">
        <w:t>enums</w:t>
      </w:r>
      <w:proofErr w:type="spellEnd"/>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proofErr w:type="spellStart"/>
      <w:r w:rsidRPr="00EC76D5">
        <w:t>SymbolTable.java</w:t>
      </w:r>
      <w:proofErr w:type="spellEnd"/>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7B40CA83" w:rsidR="008331A2" w:rsidRPr="00EC76D5" w:rsidRDefault="008331A2" w:rsidP="008331A2">
      <w:pPr>
        <w:pStyle w:val="Code"/>
      </w:pPr>
      <w:r w:rsidRPr="00EC76D5">
        <w:t xml:space="preserve">  public static final int FunctionRegularInitSize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77777777" w:rsidR="008331A2" w:rsidRPr="00EC76D5" w:rsidRDefault="008331A2" w:rsidP="008331A2">
      <w:pPr>
        <w:pStyle w:val="Code"/>
      </w:pPr>
      <w:r w:rsidRPr="00EC76D5">
        <w:t xml:space="preserve">  public static final int FunctionFloatingInitSize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7777777" w:rsidR="008331A2" w:rsidRPr="00EC76D5" w:rsidRDefault="008331A2" w:rsidP="008331A2">
      <w:pPr>
        <w:pStyle w:val="Code"/>
      </w:pPr>
      <w:r w:rsidRPr="00EC76D5">
        <w:t xml:space="preserve">                   FunctionFloatingInitSize : FunctionRegularInitSize;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lastRenderedPageBreak/>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lastRenderedPageBreak/>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lastRenderedPageBreak/>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77777777" w:rsidR="00095E4F" w:rsidRPr="00EC76D5" w:rsidRDefault="00500BD5" w:rsidP="00095E4F">
      <w:pPr>
        <w:pStyle w:val="Liststycke"/>
        <w:numPr>
          <w:ilvl w:val="0"/>
          <w:numId w:val="106"/>
        </w:numPr>
      </w:pPr>
      <w:r w:rsidRPr="00EC76D5">
        <w:t>If the symbol is extern it cannot be initialized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t>
      </w:r>
      <w:proofErr w:type="spellStart"/>
      <w:r w:rsidR="00F43730" w:rsidRPr="00EC76D5">
        <w:t>weare</w:t>
      </w:r>
      <w:proofErr w:type="spellEnd"/>
      <w:r w:rsidR="00F43730" w:rsidRPr="00EC76D5">
        <w:t xml:space="preserv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t>Looking Up Symbols</w:t>
      </w:r>
      <w:bookmarkEnd w:id="5616"/>
    </w:p>
    <w:p w14:paraId="2AA74847" w14:textId="13A884E4" w:rsidR="00D175D7" w:rsidRPr="00EC76D5" w:rsidRDefault="00A02292" w:rsidP="00A02292">
      <w:r w:rsidRPr="00EC76D5">
        <w:t xml:space="preserve">The </w:t>
      </w:r>
      <w:proofErr w:type="spellStart"/>
      <w:r w:rsidRPr="00EC76D5">
        <w:rPr>
          <w:rStyle w:val="CodeInText"/>
        </w:rPr>
        <w:t>lookupList</w:t>
      </w:r>
      <w:proofErr w:type="spellEnd"/>
      <w:r w:rsidRPr="00EC76D5">
        <w:t xml:space="preserve"> method searches the current table f</w:t>
      </w:r>
      <w:r w:rsidR="000C4BB4" w:rsidRPr="00EC76D5">
        <w:t xml:space="preserve">or a symbol with the given name, while </w:t>
      </w:r>
      <w:proofErr w:type="spellStart"/>
      <w:r w:rsidR="000C4BB4" w:rsidRPr="00EC76D5">
        <w:rPr>
          <w:rStyle w:val="CodeInText"/>
        </w:rPr>
        <w:t>lookupSymbol</w:t>
      </w:r>
      <w:proofErr w:type="spellEnd"/>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proofErr w:type="spellStart"/>
      <w:r w:rsidR="0005523D" w:rsidRPr="00EC76D5">
        <w:rPr>
          <w:rStyle w:val="CodeInText"/>
        </w:rPr>
        <w:t>lookupList</w:t>
      </w:r>
      <w:proofErr w:type="spellEnd"/>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lastRenderedPageBreak/>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proofErr w:type="spellStart"/>
      <w:r w:rsidR="00D14BA1" w:rsidRPr="00EC76D5">
        <w:rPr>
          <w:rStyle w:val="CodeInText"/>
        </w:rPr>
        <w:t>Generate.Safe</w:t>
      </w:r>
      <w:proofErr w:type="spellEnd"/>
      <w:r w:rsidR="00E103D5" w:rsidRPr="00EC76D5">
        <w:t xml:space="preserve"> is not true.</w:t>
      </w:r>
      <w:r w:rsidR="00E80D1E" w:rsidRPr="00EC76D5">
        <w:t xml:space="preserve"> The reason for </w:t>
      </w:r>
      <w:proofErr w:type="spellStart"/>
      <w:r w:rsidR="00D14BA1" w:rsidRPr="00EC76D5">
        <w:rPr>
          <w:rStyle w:val="CodeInText"/>
        </w:rPr>
        <w:t>Generate.Safe</w:t>
      </w:r>
      <w:proofErr w:type="spellEnd"/>
      <w:r w:rsidR="00E80D1E" w:rsidRPr="00EC76D5">
        <w:t xml:space="preserve"> </w:t>
      </w:r>
      <w:r w:rsidR="00D5102A" w:rsidRPr="00EC76D5">
        <w:t xml:space="preserve">check </w:t>
      </w:r>
      <w:r w:rsidR="00E80D1E" w:rsidRPr="00EC76D5">
        <w:t xml:space="preserve">is that the offset may be generated twice, with </w:t>
      </w:r>
      <w:proofErr w:type="spellStart"/>
      <w:r w:rsidR="00D14BA1" w:rsidRPr="00EC76D5">
        <w:rPr>
          <w:rStyle w:val="CodeInText"/>
        </w:rPr>
        <w:t>Generate.Safe</w:t>
      </w:r>
      <w:proofErr w:type="spellEnd"/>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proofErr w:type="spellStart"/>
      <w:r w:rsidRPr="00EC76D5">
        <w:t>SymbolTable.java</w:t>
      </w:r>
      <w:proofErr w:type="spellEnd"/>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proofErr w:type="spellStart"/>
      <w:r w:rsidRPr="00EC76D5">
        <w:rPr>
          <w:rStyle w:val="CodeInText"/>
        </w:rPr>
        <w:t>generateSymbolTableText</w:t>
      </w:r>
      <w:proofErr w:type="spellEnd"/>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proofErr w:type="spellStart"/>
      <w:r w:rsidRPr="00EC76D5">
        <w:t>SyntaxTree.java</w:t>
      </w:r>
      <w:proofErr w:type="spellEnd"/>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proofErr w:type="spellStart"/>
      <w:r w:rsidRPr="00EC76D5">
        <w:t>SyntaxTreeOptimizer.java</w:t>
      </w:r>
      <w:proofErr w:type="spellEnd"/>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4C945A68" w:rsidR="008C0E8C" w:rsidRPr="00EC76D5" w:rsidRDefault="008C0E8C" w:rsidP="008C0E8C">
      <w:pPr>
        <w:pStyle w:val="Code"/>
      </w:pPr>
      <w:r w:rsidRPr="00EC76D5">
        <w:t xml:space="preserve">    SyntaxTree init</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4B6FF05" w:rsidR="008C0E8C" w:rsidRPr="00EC76D5" w:rsidRDefault="008C0E8C" w:rsidP="008C0E8C">
      <w:pPr>
        <w:pStyle w:val="Code"/>
      </w:pPr>
      <w:r w:rsidRPr="00EC76D5">
        <w:t xml:space="preserve">    forStat.setChild(0, clearExpression(optimizeExpression(init</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t xml:space="preserve">    </w:t>
      </w:r>
    </w:p>
    <w:p w14:paraId="114B4BEE" w14:textId="77777777" w:rsidR="008C0E8C" w:rsidRPr="00EC76D5" w:rsidRDefault="008C0E8C" w:rsidP="008C0E8C">
      <w:pPr>
        <w:pStyle w:val="Code"/>
      </w:pPr>
      <w:r w:rsidRPr="00EC76D5">
        <w:lastRenderedPageBreak/>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lastRenderedPageBreak/>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t xml:space="preserve">  </w:t>
      </w:r>
    </w:p>
    <w:p w14:paraId="6318226C" w14:textId="4C9CF322" w:rsidR="008C0E8C" w:rsidRPr="00EC76D5" w:rsidRDefault="008C0E8C" w:rsidP="008C0E8C">
      <w:pPr>
        <w:pStyle w:val="Code"/>
      </w:pPr>
      <w:r w:rsidRPr="00EC76D5">
        <w:lastRenderedPageBreak/>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t xml:space="preserve">    }</w:t>
      </w:r>
    </w:p>
    <w:p w14:paraId="22D15401" w14:textId="68315D7B" w:rsidR="008C0E8C" w:rsidRPr="00EC76D5" w:rsidRDefault="008C0E8C" w:rsidP="008C0E8C">
      <w:pPr>
        <w:pStyle w:val="Code"/>
      </w:pPr>
      <w:r w:rsidRPr="00EC76D5">
        <w:lastRenderedPageBreak/>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t xml:space="preserve">    }</w:t>
      </w:r>
    </w:p>
    <w:p w14:paraId="0CA307DA" w14:textId="77777777" w:rsidR="008C0E8C" w:rsidRPr="00EC76D5" w:rsidRDefault="008C0E8C" w:rsidP="008C0E8C">
      <w:pPr>
        <w:pStyle w:val="Code"/>
      </w:pPr>
      <w:r w:rsidRPr="00EC76D5">
        <w:lastRenderedPageBreak/>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lastRenderedPageBreak/>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lastRenderedPageBreak/>
              <w:t>-e</w:t>
            </w:r>
          </w:p>
          <w:p w14:paraId="14865C15" w14:textId="41193B74" w:rsidR="00F51B66" w:rsidRPr="00EC76D5" w:rsidRDefault="00F51B66" w:rsidP="00D846D1">
            <w:r w:rsidRPr="00EC76D5">
              <w:lastRenderedPageBreak/>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lastRenderedPageBreak/>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lastRenderedPageBreak/>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lastRenderedPageBreak/>
              <w:t>false</w:t>
            </w:r>
          </w:p>
          <w:p w14:paraId="0389BE38" w14:textId="77777777" w:rsidR="00775C71" w:rsidRPr="00EC76D5" w:rsidRDefault="00775C71" w:rsidP="00642CB3">
            <w:r w:rsidRPr="00EC76D5">
              <w:lastRenderedPageBreak/>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proofErr w:type="spellStart"/>
      <w:r w:rsidRPr="00EC76D5">
        <w:rPr>
          <w:rStyle w:val="CodeInText0"/>
        </w:rPr>
        <w:t>TrueSymbol</w:t>
      </w:r>
      <w:proofErr w:type="spellEnd"/>
      <w:r w:rsidRPr="00EC76D5">
        <w:t xml:space="preserve"> and </w:t>
      </w:r>
      <w:proofErr w:type="spellStart"/>
      <w:r w:rsidRPr="00EC76D5">
        <w:rPr>
          <w:rStyle w:val="CodeInText0"/>
        </w:rPr>
        <w:t>ZeroSymbol</w:t>
      </w:r>
      <w:proofErr w:type="spellEnd"/>
      <w:r w:rsidRPr="00EC76D5">
        <w:t xml:space="preserve"> are used on several occasions in </w:t>
      </w:r>
      <w:proofErr w:type="spellStart"/>
      <w:r w:rsidRPr="00EC76D5">
        <w:rPr>
          <w:rStyle w:val="CodeInText0"/>
        </w:rPr>
        <w:t>optimizeBinarySemantic</w:t>
      </w:r>
      <w:proofErr w:type="spellEnd"/>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lastRenderedPageBreak/>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lastRenderedPageBreak/>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lastRenderedPageBreak/>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proofErr w:type="spellStart"/>
      <w:r w:rsidR="00FB554B" w:rsidRPr="00EC76D5">
        <w:rPr>
          <w:rStyle w:val="CodeInText0"/>
        </w:rPr>
        <w:t>BigInteger</w:t>
      </w:r>
      <w:proofErr w:type="spellEnd"/>
      <w:r w:rsidR="00FB554B" w:rsidRPr="00EC76D5">
        <w:t xml:space="preserve"> zero value or the </w:t>
      </w:r>
      <w:proofErr w:type="spellStart"/>
      <w:r w:rsidR="00FB554B" w:rsidRPr="00EC76D5">
        <w:rPr>
          <w:rStyle w:val="CodeInText0"/>
        </w:rPr>
        <w:t>BigDecimal</w:t>
      </w:r>
      <w:proofErr w:type="spellEnd"/>
      <w:r w:rsidR="00FB554B" w:rsidRPr="00EC76D5">
        <w:t xml:space="preserve"> zero value.</w:t>
      </w:r>
      <w:r w:rsidR="00A532F0" w:rsidRPr="00EC76D5">
        <w:t xml:space="preserve"> In the same way, a symbol is one if it equals the </w:t>
      </w:r>
      <w:proofErr w:type="spellStart"/>
      <w:r w:rsidR="00A532F0" w:rsidRPr="00EC76D5">
        <w:rPr>
          <w:rStyle w:val="CodeInText0"/>
        </w:rPr>
        <w:t>BigInteger</w:t>
      </w:r>
      <w:proofErr w:type="spellEnd"/>
      <w:r w:rsidR="00A532F0" w:rsidRPr="00EC76D5">
        <w:t xml:space="preserve"> one value or the </w:t>
      </w:r>
      <w:proofErr w:type="spellStart"/>
      <w:r w:rsidR="00A532F0" w:rsidRPr="00EC76D5">
        <w:rPr>
          <w:rStyle w:val="CodeInText0"/>
        </w:rPr>
        <w:t>BigDecimal</w:t>
      </w:r>
      <w:proofErr w:type="spellEnd"/>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proofErr w:type="spellStart"/>
      <w:r w:rsidRPr="00EC76D5">
        <w:rPr>
          <w:rStyle w:val="CodeInText0"/>
        </w:rPr>
        <w:t>isTrue</w:t>
      </w:r>
      <w:proofErr w:type="spellEnd"/>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lastRenderedPageBreak/>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proofErr w:type="spellStart"/>
      <w:r w:rsidRPr="00EC76D5">
        <w:t>MiddleCode.java</w:t>
      </w:r>
      <w:proofErr w:type="spellEnd"/>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proofErr w:type="spellStart"/>
      <w:r w:rsidRPr="00EC76D5">
        <w:t>MiddleCodeGenerator.java</w:t>
      </w:r>
      <w:proofErr w:type="spellEnd"/>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16E8BE25" w:rsidR="00160114" w:rsidRPr="00EC76D5" w:rsidRDefault="00160114" w:rsidP="00160114">
      <w:pPr>
        <w:pStyle w:val="Code"/>
      </w:pPr>
      <w:r w:rsidRPr="00EC76D5">
        <w:t xml:space="preserve">    SyntaxTree init</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4AD3E68" w:rsidR="00160114" w:rsidRPr="00EC76D5" w:rsidRDefault="00160114" w:rsidP="00160114">
      <w:pPr>
        <w:pStyle w:val="Code"/>
      </w:pPr>
      <w:r w:rsidRPr="00EC76D5">
        <w:t xml:space="preserve">    if (init</w:t>
      </w:r>
      <w:r w:rsidR="0038687E">
        <w:t xml:space="preserve">Expression </w:t>
      </w:r>
      <w:r w:rsidRPr="00EC76D5">
        <w:t>!= null) {</w:t>
      </w:r>
    </w:p>
    <w:p w14:paraId="62D39D52" w14:textId="11D084FE" w:rsidR="00160114" w:rsidRPr="00EC76D5" w:rsidRDefault="00160114" w:rsidP="00160114">
      <w:pPr>
        <w:pStyle w:val="Code"/>
      </w:pPr>
      <w:r w:rsidRPr="00EC76D5">
        <w:t xml:space="preserve">      Symbol initSymbol = generateExpression(init</w:t>
      </w:r>
      <w:r w:rsidR="0038687E">
        <w:t>Expression)</w:t>
      </w:r>
      <w:r w:rsidRPr="00EC76D5">
        <w:t>;</w:t>
      </w:r>
    </w:p>
    <w:p w14:paraId="6B472BE0" w14:textId="77777777" w:rsidR="00160114" w:rsidRPr="00EC76D5" w:rsidRDefault="00160114" w:rsidP="00160114">
      <w:pPr>
        <w:pStyle w:val="Code"/>
      </w:pPr>
      <w:r w:rsidRPr="00EC76D5">
        <w:t xml:space="preserve">      backpatch(initSymbol.getType().getTrueSet());</w:t>
      </w:r>
    </w:p>
    <w:p w14:paraId="246B2F75" w14:textId="77777777" w:rsidR="00160114" w:rsidRPr="00EC76D5" w:rsidRDefault="00160114" w:rsidP="00160114">
      <w:pPr>
        <w:pStyle w:val="Code"/>
      </w:pPr>
      <w:r w:rsidRPr="00EC76D5">
        <w:t xml:space="preserve">      backpatch(initSymbol.getType().getFalseSet());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77777777" w:rsidR="00160114" w:rsidRPr="00EC76D5" w:rsidRDefault="00160114" w:rsidP="00160114">
      <w:pPr>
        <w:pStyle w:val="Code"/>
      </w:pPr>
      <w:r w:rsidRPr="00EC76D5">
        <w:t xml:space="preserve">    int initSize = returnType.isFloating()?SymbolTable.FunctionFloatingInitSize</w:t>
      </w:r>
    </w:p>
    <w:p w14:paraId="4BDB2910" w14:textId="77777777" w:rsidR="00160114" w:rsidRPr="00EC76D5" w:rsidRDefault="00160114" w:rsidP="00160114">
      <w:pPr>
        <w:pStyle w:val="Code"/>
      </w:pPr>
      <w:r w:rsidRPr="00EC76D5">
        <w:t xml:space="preserve">                                          :SymbolTable.FunctionRegularInitSize;</w:t>
      </w:r>
    </w:p>
    <w:p w14:paraId="31C316DE" w14:textId="77777777" w:rsidR="00160114" w:rsidRPr="00EC76D5" w:rsidRDefault="00160114" w:rsidP="00160114">
      <w:pPr>
        <w:pStyle w:val="Code"/>
      </w:pPr>
      <w:r w:rsidRPr="00EC76D5">
        <w:t xml:space="preserve">    Main.TotalParamOffset += initSize;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25C28EC4" w:rsidR="003141FA" w:rsidRPr="00EC76D5" w:rsidRDefault="003141FA" w:rsidP="003141FA">
      <w:pPr>
        <w:pStyle w:val="Rubrik1"/>
      </w:pPr>
      <w:bookmarkStart w:id="5623" w:name="_Toc481936414"/>
      <w:r w:rsidRPr="00EC76D5">
        <w:lastRenderedPageBreak/>
        <w:t>Initializer</w:t>
      </w:r>
      <w:bookmarkEnd w:id="5623"/>
    </w:p>
    <w:p w14:paraId="0FD5883C" w14:textId="77777777" w:rsidR="003141FA" w:rsidRPr="00EC76D5" w:rsidRDefault="003141FA" w:rsidP="003141FA">
      <w:r w:rsidRPr="00EC76D5">
        <w:t xml:space="preserve">In C, it is possible to initialize simple and compound variables. Therefore, we need </w:t>
      </w:r>
      <w:ins w:id="5624" w:author="Stefan Bjornander" w:date="2015-04-25T17:28:00Z">
        <w:r w:rsidRPr="00EC76D5">
          <w:t xml:space="preserve">to check that </w:t>
        </w:r>
      </w:ins>
      <w:del w:id="5625" w:author="Stefan Bjornander" w:date="2015-04-25T17:28:00Z">
        <w:r w:rsidRPr="00EC76D5" w:rsidDel="00A35C17">
          <w:delText>a way to make sure</w:delText>
        </w:r>
      </w:del>
      <w:ins w:id="5626" w:author="Stefan Bjornander" w:date="2015-04-25T17:27:00Z">
        <w:r w:rsidRPr="00EC76D5">
          <w:t xml:space="preserve">the </w:t>
        </w:r>
      </w:ins>
      <w:r w:rsidRPr="00EC76D5">
        <w:t xml:space="preserve">initialized </w:t>
      </w:r>
      <w:ins w:id="5627" w:author="Stefan Bjornander" w:date="2015-04-25T17:28:00Z">
        <w:r w:rsidRPr="00EC76D5">
          <w:t>value has the correct type</w:t>
        </w:r>
      </w:ins>
      <w:r w:rsidRPr="00EC76D5">
        <w:t>. Basically, there are two kinds of initialization: static and stack. Static initialization results in a block of bytes, and stack initialization results in a sequence of assignment middle code instructions.</w:t>
      </w:r>
    </w:p>
    <w:p w14:paraId="0DD8160E" w14:textId="1B097CFB" w:rsidR="003141FA" w:rsidRPr="00EC76D5" w:rsidRDefault="003141FA">
      <w:pPr>
        <w:pStyle w:val="Rubrik3"/>
        <w:rPr>
          <w:ins w:id="5628" w:author="Stefan Bjornander" w:date="2015-04-25T17:29:00Z"/>
        </w:rPr>
        <w:pPrChange w:id="5629" w:author="Stefan Bjornander" w:date="2015-04-25T17:29:00Z">
          <w:pPr>
            <w:pStyle w:val="Code"/>
          </w:pPr>
        </w:pPrChange>
      </w:pPr>
      <w:bookmarkStart w:id="5630" w:name="_Toc481936415"/>
      <w:ins w:id="5631" w:author="Stefan Bjornander" w:date="2015-04-25T17:28:00Z">
        <w:r w:rsidRPr="00EC76D5">
          <w:t>Static Initialization</w:t>
        </w:r>
      </w:ins>
      <w:bookmarkEnd w:id="5630"/>
    </w:p>
    <w:p w14:paraId="35D2C9AA" w14:textId="77777777" w:rsidR="003141FA" w:rsidRPr="00EC76D5" w:rsidRDefault="003141FA">
      <w:pPr>
        <w:pPrChange w:id="5632" w:author="Stefan Bjornander" w:date="2015-04-25T17:29:00Z">
          <w:pPr>
            <w:pStyle w:val="Rubrik3"/>
          </w:pPr>
        </w:pPrChange>
      </w:pPr>
      <w:ins w:id="5633" w:author="Stefan Bjornander" w:date="2015-04-25T17:29:00Z">
        <w:r w:rsidRPr="00EC76D5">
          <w:t xml:space="preserve">Static initialization occurs when a static variable </w:t>
        </w:r>
      </w:ins>
      <w:r w:rsidRPr="00EC76D5">
        <w:t>becomes</w:t>
      </w:r>
      <w:ins w:id="5634" w:author="Stefan Bjornander" w:date="2015-04-25T17:29:00Z">
        <w:r w:rsidRPr="00EC76D5">
          <w:t xml:space="preserve"> initializ</w:t>
        </w:r>
      </w:ins>
      <w:ins w:id="5635" w:author="Stefan Bjornander" w:date="2015-04-25T17:32:00Z">
        <w:r w:rsidRPr="00EC76D5">
          <w:t>ed</w:t>
        </w:r>
      </w:ins>
      <w:ins w:id="5636" w:author="Stefan Bjornander" w:date="2015-04-25T17:29:00Z">
        <w:r w:rsidRPr="00EC76D5">
          <w:t>.</w:t>
        </w:r>
      </w:ins>
      <w:ins w:id="5637" w:author="Stefan Bjornander" w:date="2015-04-25T17:32:00Z">
        <w:r w:rsidRPr="00EC76D5">
          <w:t xml:space="preserve"> The initialization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7777777" w:rsidR="003141FA" w:rsidRPr="00EC76D5" w:rsidRDefault="003141FA" w:rsidP="00EA0615">
            <w:pPr>
              <w:rPr>
                <w:b/>
              </w:rPr>
            </w:pPr>
            <w:r w:rsidRPr="00EC76D5">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7777777" w:rsidR="003141FA" w:rsidRPr="00EC76D5" w:rsidRDefault="003141FA" w:rsidP="003141FA">
      <w:pPr>
        <w:pStyle w:val="CodeHeader"/>
      </w:pPr>
      <w:proofErr w:type="spellStart"/>
      <w:r w:rsidRPr="00EC76D5">
        <w:t>GenerateInitializer.java</w:t>
      </w:r>
      <w:proofErr w:type="spellEnd"/>
    </w:p>
    <w:p w14:paraId="629AA5E8" w14:textId="77777777" w:rsidR="003141FA" w:rsidRPr="00EC76D5" w:rsidRDefault="003141FA" w:rsidP="003141FA">
      <w:r w:rsidRPr="00EC76D5">
        <w:t>If the variable is a pointer and the initializer is an address we add its offset to the block and store the name of the address in the access map, the address value will later be looked up and added by the linker.</w:t>
      </w:r>
    </w:p>
    <w:p w14:paraId="61DB9E8E" w14:textId="03A0340B" w:rsidR="003141FA" w:rsidRPr="00EC76D5" w:rsidRDefault="003141FA" w:rsidP="003141FA">
      <w:r w:rsidRPr="00EC76D5">
        <w:t xml:space="preserve">If the variable type is a pointer (signed or unsigned) char and the </w:t>
      </w:r>
      <w:proofErr w:type="spellStart"/>
      <w:r w:rsidRPr="00EC76D5">
        <w:t>initializat</w:t>
      </w:r>
      <w:r w:rsidR="00414C74">
        <w:t>or</w:t>
      </w:r>
      <w:proofErr w:type="spellEnd"/>
      <w:r w:rsidRPr="00EC76D5">
        <w:t xml:space="preserve"> is a string, the address is stored in the access map and a zero address is stored in the block, it will later be properly looked up  and set by the linker.</w:t>
      </w:r>
    </w:p>
    <w:p w14:paraId="415E8F4B" w14:textId="2EA78AE6" w:rsidR="003141FA" w:rsidRPr="00EC76D5" w:rsidRDefault="003141FA" w:rsidP="003141FA">
      <w:pPr>
        <w:pStyle w:val="CodeHeader"/>
      </w:pPr>
      <w:proofErr w:type="spellStart"/>
      <w:r w:rsidRPr="00EC76D5">
        <w:t>GenerateInitializer.java</w:t>
      </w:r>
      <w:proofErr w:type="spellEnd"/>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77777777" w:rsidR="00197B3C" w:rsidRPr="00EC76D5" w:rsidRDefault="00197B3C" w:rsidP="00197B3C">
      <w:pPr>
        <w:pStyle w:val="Code"/>
      </w:pPr>
      <w:r w:rsidRPr="00EC76D5">
        <w:t>public class GenerateInitializerStatic {</w:t>
      </w:r>
    </w:p>
    <w:p w14:paraId="2BBDB8DF" w14:textId="77777777" w:rsidR="00197B3C" w:rsidRPr="00EC76D5" w:rsidRDefault="00197B3C" w:rsidP="00197B3C">
      <w:pPr>
        <w:pStyle w:val="Code"/>
      </w:pPr>
      <w:r w:rsidRPr="00EC76D5">
        <w:t xml:space="preserve">  public static Object generateValueExpression(Object init) {</w:t>
      </w:r>
    </w:p>
    <w:p w14:paraId="286A0BB2" w14:textId="77777777" w:rsidR="00197B3C" w:rsidRPr="00EC76D5" w:rsidRDefault="00197B3C" w:rsidP="00197B3C">
      <w:pPr>
        <w:pStyle w:val="Code"/>
      </w:pPr>
      <w:r w:rsidRPr="00EC76D5">
        <w:t xml:space="preserve">    if (init instanceof SyntaxTree) {</w:t>
      </w:r>
    </w:p>
    <w:p w14:paraId="074F667D" w14:textId="77777777" w:rsidR="00197B3C" w:rsidRPr="00EC76D5" w:rsidRDefault="00197B3C" w:rsidP="00197B3C">
      <w:pPr>
        <w:pStyle w:val="Code"/>
      </w:pPr>
      <w:r w:rsidRPr="00EC76D5">
        <w:lastRenderedPageBreak/>
        <w:t xml:space="preserve">      return SyntaxTreeOptimizer.optimizeExpression((SyntaxTree) init);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77777777" w:rsidR="00197B3C" w:rsidRPr="00EC76D5" w:rsidRDefault="00197B3C" w:rsidP="00197B3C">
      <w:pPr>
        <w:pStyle w:val="Code"/>
      </w:pPr>
      <w:r w:rsidRPr="00EC76D5">
        <w:t xml:space="preserve">      List list = (List) init;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77777777" w:rsidR="00197B3C" w:rsidRPr="00EC76D5" w:rsidRDefault="00197B3C" w:rsidP="00197B3C">
      <w:pPr>
        <w:pStyle w:val="Code"/>
      </w:pPr>
      <w:r w:rsidRPr="00EC76D5">
        <w:t xml:space="preserve">  public static Object generateAddressExpression(Object init) {</w:t>
      </w:r>
    </w:p>
    <w:p w14:paraId="593CA932" w14:textId="77777777" w:rsidR="00197B3C" w:rsidRPr="00EC76D5" w:rsidRDefault="00197B3C" w:rsidP="00197B3C">
      <w:pPr>
        <w:pStyle w:val="Code"/>
      </w:pPr>
      <w:r w:rsidRPr="00EC76D5">
        <w:t xml:space="preserve">    if (init instanceof SyntaxTree) {</w:t>
      </w:r>
    </w:p>
    <w:p w14:paraId="0733BE48" w14:textId="77777777" w:rsidR="00197B3C" w:rsidRPr="00EC76D5" w:rsidRDefault="00197B3C" w:rsidP="00197B3C">
      <w:pPr>
        <w:pStyle w:val="Code"/>
      </w:pPr>
      <w:r w:rsidRPr="00EC76D5">
        <w:t xml:space="preserve">      SyntaxTree tree = (SyntaxTree) init;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t xml:space="preserve">              int arraySize =</w:t>
      </w:r>
    </w:p>
    <w:p w14:paraId="50E8D3A1" w14:textId="77777777" w:rsidR="00197B3C" w:rsidRPr="00EC76D5" w:rsidRDefault="00197B3C" w:rsidP="00197B3C">
      <w:pPr>
        <w:pStyle w:val="Code"/>
      </w:pPr>
      <w:r w:rsidRPr="00EC76D5">
        <w:lastRenderedPageBreak/>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77777777" w:rsidR="00197B3C" w:rsidRPr="00EC76D5" w:rsidRDefault="00197B3C" w:rsidP="00197B3C">
      <w:pPr>
        <w:pStyle w:val="Code"/>
      </w:pPr>
      <w:r w:rsidRPr="00EC76D5">
        <w:t xml:space="preserve">      List list = (List) init;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t xml:space="preserve">  </w:t>
      </w:r>
    </w:p>
    <w:p w14:paraId="72D0A4A3" w14:textId="77777777" w:rsidR="00197B3C" w:rsidRPr="00EC76D5" w:rsidRDefault="00197B3C" w:rsidP="00197B3C">
      <w:pPr>
        <w:pStyle w:val="Code"/>
      </w:pPr>
      <w:r w:rsidRPr="00EC76D5">
        <w:lastRenderedPageBreak/>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t xml:space="preserve">        case Signed_Int:</w:t>
      </w:r>
    </w:p>
    <w:p w14:paraId="07B9CBEB" w14:textId="77777777" w:rsidR="00197B3C" w:rsidRPr="00EC76D5" w:rsidRDefault="00197B3C" w:rsidP="00197B3C">
      <w:pPr>
        <w:pStyle w:val="Code"/>
      </w:pPr>
      <w:r w:rsidRPr="00EC76D5">
        <w:lastRenderedPageBreak/>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lastRenderedPageBreak/>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t xml:space="preserve">  </w:t>
      </w:r>
    </w:p>
    <w:p w14:paraId="2A87FEB0" w14:textId="77777777" w:rsidR="00197B3C" w:rsidRPr="00EC76D5" w:rsidRDefault="00197B3C" w:rsidP="00197B3C">
      <w:pPr>
        <w:pStyle w:val="Code"/>
      </w:pPr>
      <w:r w:rsidRPr="00EC76D5">
        <w:lastRenderedPageBreak/>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77777777" w:rsidR="00197B3C" w:rsidRPr="00EC76D5" w:rsidRDefault="00197B3C" w:rsidP="00197B3C">
      <w:pPr>
        <w:pStyle w:val="Code"/>
      </w:pPr>
      <w:r w:rsidRPr="00EC76D5">
        <w:t xml:space="preserve">  public static Object staticConvert(Type toType, Object fromInit)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77777777" w:rsidR="00197B3C" w:rsidRPr="00EC76D5" w:rsidRDefault="00197B3C" w:rsidP="00197B3C">
      <w:pPr>
        <w:pStyle w:val="Code"/>
      </w:pPr>
      <w:r w:rsidRPr="00EC76D5">
        <w:t xml:space="preserve">    if (fromInit instanceof SyntaxTree) {</w:t>
      </w:r>
    </w:p>
    <w:p w14:paraId="7964CF5F" w14:textId="77777777" w:rsidR="00197B3C" w:rsidRPr="00EC76D5" w:rsidRDefault="00197B3C" w:rsidP="00197B3C">
      <w:pPr>
        <w:pStyle w:val="Code"/>
      </w:pPr>
      <w:r w:rsidRPr="00EC76D5">
        <w:t xml:space="preserve">      SyntaxTree fromTree = (SyntaxTree) fromInit;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77777777" w:rsidR="00197B3C" w:rsidRPr="00EC76D5" w:rsidRDefault="00197B3C" w:rsidP="00197B3C">
      <w:pPr>
        <w:pStyle w:val="Code"/>
      </w:pPr>
      <w:r w:rsidRPr="00EC76D5">
        <w:t xml:space="preserve">                     toType, "cannot be initalized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77777777" w:rsidR="00197B3C" w:rsidRPr="00EC76D5" w:rsidRDefault="00197B3C" w:rsidP="00197B3C">
      <w:pPr>
        <w:pStyle w:val="Code"/>
      </w:pPr>
      <w:r w:rsidRPr="00EC76D5">
        <w:t xml:space="preserve">                       toType, "to many initializers");</w:t>
      </w:r>
    </w:p>
    <w:p w14:paraId="3CF4EA30" w14:textId="77777777" w:rsidR="00197B3C" w:rsidRPr="00EC76D5" w:rsidRDefault="00197B3C" w:rsidP="00197B3C">
      <w:pPr>
        <w:pStyle w:val="Code"/>
      </w:pPr>
      <w:r w:rsidRPr="00EC76D5">
        <w:t xml:space="preserve">          Assert.warning((text.length() + 1) == toType.getArraySize(),</w:t>
      </w:r>
    </w:p>
    <w:p w14:paraId="1AC91AFE" w14:textId="77777777" w:rsidR="00197B3C" w:rsidRPr="00EC76D5" w:rsidRDefault="00197B3C" w:rsidP="00197B3C">
      <w:pPr>
        <w:pStyle w:val="Code"/>
      </w:pPr>
      <w:r w:rsidRPr="00EC76D5">
        <w:t xml:space="preserve">                         toType, "to few initializers");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t xml:space="preserve">      }</w:t>
      </w:r>
    </w:p>
    <w:p w14:paraId="62FE6640" w14:textId="77777777" w:rsidR="00197B3C" w:rsidRPr="00EC76D5" w:rsidRDefault="00197B3C" w:rsidP="00197B3C">
      <w:pPr>
        <w:pStyle w:val="Code"/>
      </w:pPr>
      <w:r w:rsidRPr="00EC76D5">
        <w:lastRenderedPageBreak/>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7777777" w:rsidR="00197B3C" w:rsidRPr="00EC76D5" w:rsidRDefault="00197B3C" w:rsidP="00197B3C">
      <w:pPr>
        <w:pStyle w:val="Code"/>
      </w:pPr>
      <w:r w:rsidRPr="00EC76D5">
        <w:t xml:space="preserve">        Assert.error(toType, "an array cannot be initialized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77777777" w:rsidR="00197B3C" w:rsidRPr="00EC76D5" w:rsidRDefault="00197B3C" w:rsidP="00197B3C">
      <w:pPr>
        <w:pStyle w:val="Code"/>
      </w:pPr>
      <w:r w:rsidRPr="00EC76D5">
        <w:t xml:space="preserve">        fromInit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77777777" w:rsidR="00197B3C" w:rsidRPr="00EC76D5" w:rsidRDefault="00197B3C" w:rsidP="00197B3C">
      <w:pPr>
        <w:pStyle w:val="Code"/>
      </w:pPr>
      <w:r w:rsidRPr="00EC76D5">
        <w:t xml:space="preserve">      List&lt;Object&gt; fromList = (List) fromInit;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7777777" w:rsidR="00197B3C" w:rsidRPr="00EC76D5" w:rsidRDefault="00197B3C" w:rsidP="00197B3C">
      <w:pPr>
        <w:pStyle w:val="Code"/>
      </w:pPr>
      <w:r w:rsidRPr="00EC76D5">
        <w:t xml:space="preserve">                         toType, "to many initializers");</w:t>
      </w:r>
    </w:p>
    <w:p w14:paraId="3E030005" w14:textId="77777777" w:rsidR="00197B3C" w:rsidRPr="00EC76D5" w:rsidRDefault="00197B3C" w:rsidP="00197B3C">
      <w:pPr>
        <w:pStyle w:val="Code"/>
      </w:pPr>
      <w:r w:rsidRPr="00EC76D5">
        <w:t xml:space="preserve">            Assert.warning(fromList.size() == toType.getArraySize(),</w:t>
      </w:r>
    </w:p>
    <w:p w14:paraId="14248AE6" w14:textId="77777777" w:rsidR="00197B3C" w:rsidRPr="00EC76D5" w:rsidRDefault="00197B3C" w:rsidP="00197B3C">
      <w:pPr>
        <w:pStyle w:val="Code"/>
      </w:pPr>
      <w:r w:rsidRPr="00EC76D5">
        <w:t xml:space="preserve">                           toType, "to few initializers");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77777777" w:rsidR="00197B3C" w:rsidRPr="00EC76D5" w:rsidRDefault="00197B3C" w:rsidP="00197B3C">
      <w:pPr>
        <w:pStyle w:val="Code"/>
      </w:pPr>
      <w:r w:rsidRPr="00EC76D5">
        <w:t xml:space="preserve">                         toType, "to many initializers");</w:t>
      </w:r>
    </w:p>
    <w:p w14:paraId="672CE54C" w14:textId="77777777" w:rsidR="00197B3C" w:rsidRPr="00EC76D5" w:rsidRDefault="00197B3C" w:rsidP="00197B3C">
      <w:pPr>
        <w:pStyle w:val="Code"/>
      </w:pPr>
      <w:r w:rsidRPr="00EC76D5">
        <w:t xml:space="preserve">            Assert.warning(fromList.size() == memberMap.size(),</w:t>
      </w:r>
    </w:p>
    <w:p w14:paraId="40657E69" w14:textId="77777777" w:rsidR="00197B3C" w:rsidRPr="00EC76D5" w:rsidRDefault="00197B3C" w:rsidP="00197B3C">
      <w:pPr>
        <w:pStyle w:val="Code"/>
      </w:pPr>
      <w:r w:rsidRPr="00EC76D5">
        <w:t xml:space="preserve">                           toType, "to few initializers");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7777777" w:rsidR="00197B3C" w:rsidRPr="00EC76D5" w:rsidRDefault="00197B3C" w:rsidP="00197B3C">
      <w:pPr>
        <w:pStyle w:val="Code"/>
      </w:pPr>
      <w:r w:rsidRPr="00EC76D5">
        <w:t xml:space="preserve">                         "a union can pnly be initalized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77777777" w:rsidR="00197B3C" w:rsidRPr="00EC76D5" w:rsidRDefault="00197B3C" w:rsidP="00197B3C">
      <w:pPr>
        <w:pStyle w:val="Code"/>
      </w:pPr>
      <w:r w:rsidRPr="00EC76D5">
        <w:t xml:space="preserve">          Assert.error(toType, "cannot be initialized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77777777" w:rsidR="00197B3C" w:rsidRPr="00EC76D5" w:rsidRDefault="00197B3C" w:rsidP="00197B3C">
      <w:pPr>
        <w:pStyle w:val="Code"/>
      </w:pPr>
      <w:r w:rsidRPr="00EC76D5">
        <w:t xml:space="preserve">    return fromInit;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t xml:space="preserve">    else if ((fromValue instanceof BigDecimal) &amp;&amp; toType.isIntegralOrPointer()) {</w:t>
      </w:r>
    </w:p>
    <w:p w14:paraId="4DFC0823" w14:textId="77777777" w:rsidR="00197B3C" w:rsidRPr="00EC76D5" w:rsidRDefault="00197B3C" w:rsidP="00197B3C">
      <w:pPr>
        <w:pStyle w:val="Code"/>
      </w:pPr>
      <w:r w:rsidRPr="00EC76D5">
        <w:lastRenderedPageBreak/>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77777777" w:rsidR="00197B3C" w:rsidRPr="00EC76D5" w:rsidRDefault="00197B3C" w:rsidP="00197B3C">
      <w:pPr>
        <w:pStyle w:val="Code"/>
      </w:pPr>
      <w:r w:rsidRPr="00EC76D5">
        <w:t xml:space="preserve">  public static void generateStatic(Type type, Object init,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77777777" w:rsidR="00197B3C" w:rsidRPr="00EC76D5" w:rsidRDefault="00197B3C" w:rsidP="00197B3C">
      <w:pPr>
        <w:pStyle w:val="Code"/>
      </w:pPr>
      <w:r w:rsidRPr="00EC76D5">
        <w:t xml:space="preserve">      if (init instanceof SyntaxTree) {</w:t>
      </w:r>
    </w:p>
    <w:p w14:paraId="76F475EF" w14:textId="77777777" w:rsidR="00197B3C" w:rsidRPr="00EC76D5" w:rsidRDefault="00197B3C" w:rsidP="00197B3C">
      <w:pPr>
        <w:pStyle w:val="Code"/>
      </w:pPr>
      <w:r w:rsidRPr="00EC76D5">
        <w:t xml:space="preserve">        SyntaxTree tree =</w:t>
      </w:r>
    </w:p>
    <w:p w14:paraId="1B5D4178" w14:textId="77777777" w:rsidR="00197B3C" w:rsidRPr="00EC76D5" w:rsidRDefault="00197B3C" w:rsidP="00197B3C">
      <w:pPr>
        <w:pStyle w:val="Code"/>
      </w:pPr>
      <w:r w:rsidRPr="00EC76D5">
        <w:t xml:space="preserve">          SyntaxTreeOptimizer.optimizeExpression((SyntaxTree) init);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7777777" w:rsidR="00197B3C" w:rsidRPr="00EC76D5" w:rsidRDefault="00197B3C" w:rsidP="00197B3C">
      <w:pPr>
        <w:pStyle w:val="Code"/>
      </w:pPr>
      <w:r w:rsidRPr="00EC76D5">
        <w:t xml:space="preserve">                           "a static variable can only be initalized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lastRenderedPageBreak/>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77777777" w:rsidR="00197B3C" w:rsidRPr="00EC76D5" w:rsidRDefault="00197B3C" w:rsidP="00197B3C">
      <w:pPr>
        <w:pStyle w:val="Code"/>
      </w:pPr>
      <w:r w:rsidRPr="00EC76D5">
        <w:t xml:space="preserve">        generateStatic(arrayType, init, ptrByteList, ptrAccessMap, ptrTextList);      </w:t>
      </w:r>
    </w:p>
    <w:p w14:paraId="0427A61B" w14:textId="77777777" w:rsidR="00197B3C" w:rsidRPr="00EC76D5" w:rsidRDefault="00197B3C" w:rsidP="00197B3C">
      <w:pPr>
        <w:pStyle w:val="Code"/>
      </w:pPr>
    </w:p>
    <w:p w14:paraId="001C1D9F" w14:textId="77777777" w:rsidR="00197B3C" w:rsidRPr="00EC76D5" w:rsidRDefault="00197B3C" w:rsidP="00197B3C">
      <w:pPr>
        <w:pStyle w:val="Code"/>
      </w:pPr>
      <w:r w:rsidRPr="00EC76D5">
        <w:t xml:space="preserve">        String uniqueName = Main.SeparatorId + "ListInit" +</w:t>
      </w:r>
    </w:p>
    <w:p w14:paraId="51A91EFF" w14:textId="77777777" w:rsidR="00197B3C" w:rsidRPr="00EC76D5" w:rsidRDefault="00197B3C" w:rsidP="00197B3C">
      <w:pPr>
        <w:pStyle w:val="Code"/>
      </w:pPr>
      <w:r w:rsidRPr="00EC76D5">
        <w:t xml:space="preserve">                            (Main.ListInitCount++)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lastRenderedPageBreak/>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77777777" w:rsidR="00197B3C" w:rsidRPr="00EC76D5" w:rsidRDefault="00197B3C" w:rsidP="00197B3C">
      <w:pPr>
        <w:pStyle w:val="Code"/>
      </w:pPr>
      <w:r w:rsidRPr="00EC76D5">
        <w:t xml:space="preserve">    else if (init instanceof SyntaxTree) {</w:t>
      </w:r>
    </w:p>
    <w:p w14:paraId="101D48C2" w14:textId="77777777" w:rsidR="00197B3C" w:rsidRPr="00EC76D5" w:rsidRDefault="00197B3C" w:rsidP="00197B3C">
      <w:pPr>
        <w:pStyle w:val="Code"/>
      </w:pPr>
      <w:r w:rsidRPr="00EC76D5">
        <w:t xml:space="preserve">      SyntaxTree tree =</w:t>
      </w:r>
    </w:p>
    <w:p w14:paraId="4E7CE27D" w14:textId="77777777" w:rsidR="00197B3C" w:rsidRPr="00EC76D5" w:rsidRDefault="00197B3C" w:rsidP="00197B3C">
      <w:pPr>
        <w:pStyle w:val="Code"/>
      </w:pPr>
      <w:r w:rsidRPr="00EC76D5">
        <w:t xml:space="preserve">        SyntaxTreeOptimizer.optimizeExpression((SyntaxTree) init);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7777777" w:rsidR="00197B3C" w:rsidRPr="00EC76D5" w:rsidRDefault="00197B3C" w:rsidP="00197B3C">
      <w:pPr>
        <w:pStyle w:val="Code"/>
      </w:pPr>
      <w:r w:rsidRPr="00EC76D5">
        <w:t xml:space="preserve">      List list = (List) init;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lastRenderedPageBreak/>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74D6826C"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Stack Initialization</w:t>
        </w:r>
        <w:bookmarkEnd w:id="5641"/>
      </w:ins>
    </w:p>
    <w:p w14:paraId="3BBF8D70" w14:textId="54382485" w:rsidR="003141FA" w:rsidRPr="00EC76D5" w:rsidRDefault="003141FA">
      <w:pPr>
        <w:pPrChange w:id="5643" w:author="Stefan Bjornander" w:date="2015-04-25T17:33:00Z">
          <w:pPr>
            <w:pStyle w:val="Code"/>
          </w:pPr>
        </w:pPrChange>
      </w:pPr>
      <w:ins w:id="5644" w:author="Stefan Bjornander" w:date="2015-04-25T17:33:00Z">
        <w:r w:rsidRPr="00EC76D5">
          <w:t>Stack initialization</w:t>
        </w:r>
      </w:ins>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ins w:id="5648" w:author="Stefan Bjornander" w:date="2015-04-25T17:46:00Z">
        <w:r w:rsidRPr="00EC76D5">
          <w:t>initialized</w:t>
        </w:r>
      </w:ins>
      <w:ins w:id="5649" w:author="Stefan Bjornander" w:date="2015-04-25T17:34:00Z">
        <w:r w:rsidRPr="00EC76D5">
          <w:t>. Since the initialization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38F3F60C" w:rsidR="009E04D0" w:rsidRPr="00EC76D5" w:rsidRDefault="009E04D0" w:rsidP="009E04D0">
      <w:pPr>
        <w:pStyle w:val="CodeListing"/>
      </w:pPr>
      <w:proofErr w:type="spellStart"/>
      <w:r w:rsidRPr="00EC76D5">
        <w:t>GenerateInitializerAuto.java</w:t>
      </w:r>
      <w:proofErr w:type="spellEnd"/>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77777777" w:rsidR="009E04D0" w:rsidRPr="00EC76D5" w:rsidRDefault="009E04D0" w:rsidP="009E04D0">
      <w:pPr>
        <w:pStyle w:val="Code"/>
      </w:pPr>
      <w:r w:rsidRPr="00EC76D5">
        <w:t>public class GenerateInitializerAuto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77777777" w:rsidR="009E04D0" w:rsidRPr="00EC76D5" w:rsidRDefault="009E04D0" w:rsidP="009E04D0">
      <w:pPr>
        <w:pStyle w:val="Code"/>
      </w:pPr>
      <w:r w:rsidRPr="00EC76D5">
        <w:t xml:space="preserve">    Assert.error(subType.isArray(), "to many initializer");</w:t>
      </w:r>
    </w:p>
    <w:p w14:paraId="6B40AEB3" w14:textId="77777777" w:rsidR="009E04D0" w:rsidRPr="00EC76D5" w:rsidRDefault="009E04D0" w:rsidP="009E04D0">
      <w:pPr>
        <w:pStyle w:val="Code"/>
      </w:pPr>
      <w:r w:rsidRPr="00EC76D5">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lastRenderedPageBreak/>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77777777" w:rsidR="009E04D0" w:rsidRPr="00EC76D5" w:rsidRDefault="009E04D0" w:rsidP="009E04D0">
      <w:pPr>
        <w:pStyle w:val="Code"/>
      </w:pPr>
      <w:r w:rsidRPr="00EC76D5">
        <w:t xml:space="preserve">  public static Object match(Type type, Object init) {</w:t>
      </w:r>
    </w:p>
    <w:p w14:paraId="728AF997" w14:textId="77777777" w:rsidR="009E04D0" w:rsidRPr="00EC76D5" w:rsidRDefault="009E04D0" w:rsidP="009E04D0">
      <w:pPr>
        <w:pStyle w:val="Code"/>
      </w:pPr>
      <w:r w:rsidRPr="00EC76D5">
        <w:t xml:space="preserve">    if (init instanceof SyntaxTree) {</w:t>
      </w:r>
    </w:p>
    <w:p w14:paraId="589604F9" w14:textId="77777777" w:rsidR="009E04D0" w:rsidRPr="00EC76D5" w:rsidRDefault="009E04D0" w:rsidP="009E04D0">
      <w:pPr>
        <w:pStyle w:val="Code"/>
      </w:pPr>
      <w:r w:rsidRPr="00EC76D5">
        <w:t xml:space="preserve">      SyntaxTree tree = (SyntaxTree) init;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7777777" w:rsidR="009E04D0" w:rsidRPr="00EC76D5" w:rsidRDefault="009E04D0" w:rsidP="009E04D0">
      <w:pPr>
        <w:pStyle w:val="Code"/>
      </w:pPr>
      <w:r w:rsidRPr="00EC76D5">
        <w:t xml:space="preserve">      List list = (List) init;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77777777" w:rsidR="009E04D0" w:rsidRPr="00EC76D5" w:rsidRDefault="009E04D0" w:rsidP="009E04D0">
      <w:pPr>
        <w:pStyle w:val="Code"/>
      </w:pPr>
      <w:r w:rsidRPr="00EC76D5">
        <w:t xml:space="preserve">                             type, "too few initializers");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77777777" w:rsidR="009E04D0" w:rsidRPr="00EC76D5" w:rsidRDefault="009E04D0" w:rsidP="009E04D0">
      <w:pPr>
        <w:pStyle w:val="Code"/>
      </w:pPr>
      <w:r w:rsidRPr="00EC76D5">
        <w:t xml:space="preserve">                         type, "too many initializers");</w:t>
      </w:r>
    </w:p>
    <w:p w14:paraId="33010434" w14:textId="77777777" w:rsidR="009E04D0" w:rsidRPr="00EC76D5" w:rsidRDefault="009E04D0" w:rsidP="009E04D0">
      <w:pPr>
        <w:pStyle w:val="Code"/>
      </w:pPr>
      <w:r w:rsidRPr="00EC76D5">
        <w:t xml:space="preserve">            Assert.warning(list.size() == type.getMemberMap().size(),</w:t>
      </w:r>
    </w:p>
    <w:p w14:paraId="490B186E" w14:textId="77777777" w:rsidR="009E04D0" w:rsidRPr="00EC76D5" w:rsidRDefault="009E04D0" w:rsidP="009E04D0">
      <w:pPr>
        <w:pStyle w:val="Code"/>
      </w:pPr>
      <w:r w:rsidRPr="00EC76D5">
        <w:t xml:space="preserve">                           type, "too few initializers");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77777777" w:rsidR="009E04D0" w:rsidRPr="00EC76D5" w:rsidRDefault="009E04D0" w:rsidP="009E04D0">
      <w:pPr>
        <w:pStyle w:val="Code"/>
      </w:pPr>
      <w:r w:rsidRPr="00EC76D5">
        <w:t xml:space="preserve">          Assert.error(list.size() == 1, type, "cannot be initialized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77777777" w:rsidR="009E04D0" w:rsidRPr="00EC76D5" w:rsidRDefault="009E04D0" w:rsidP="009E04D0">
      <w:pPr>
        <w:pStyle w:val="Code"/>
      </w:pPr>
      <w:r w:rsidRPr="00EC76D5">
        <w:lastRenderedPageBreak/>
        <w:t xml:space="preserve">          Assert.error(type, "cannot be initialized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77777777" w:rsidR="009E04D0" w:rsidRPr="00EC76D5" w:rsidRDefault="009E04D0" w:rsidP="009E04D0">
      <w:pPr>
        <w:pStyle w:val="Code"/>
      </w:pPr>
      <w:r w:rsidRPr="00EC76D5">
        <w:t xml:space="preserve">  public static Object generateAutoValueList(Object init) {</w:t>
      </w:r>
    </w:p>
    <w:p w14:paraId="276C5B91" w14:textId="77777777" w:rsidR="009E04D0" w:rsidRPr="00EC76D5" w:rsidRDefault="009E04D0" w:rsidP="009E04D0">
      <w:pPr>
        <w:pStyle w:val="Code"/>
      </w:pPr>
      <w:r w:rsidRPr="00EC76D5">
        <w:t xml:space="preserve">    if (init instanceof SyntaxTree) {</w:t>
      </w:r>
    </w:p>
    <w:p w14:paraId="03019E33" w14:textId="77777777" w:rsidR="009E04D0" w:rsidRPr="00EC76D5" w:rsidRDefault="009E04D0" w:rsidP="009E04D0">
      <w:pPr>
        <w:pStyle w:val="Code"/>
      </w:pPr>
      <w:r w:rsidRPr="00EC76D5">
        <w:t xml:space="preserve">      return SyntaxTreeOptimizer.optimizeExpression((SyntaxTree) init);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77777777" w:rsidR="009E04D0" w:rsidRPr="00EC76D5" w:rsidRDefault="009E04D0" w:rsidP="009E04D0">
      <w:pPr>
        <w:pStyle w:val="Code"/>
      </w:pPr>
      <w:r w:rsidRPr="00EC76D5">
        <w:t xml:space="preserve">      List list = (List) init;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77777777" w:rsidR="009E04D0" w:rsidRPr="00EC76D5" w:rsidRDefault="009E04D0" w:rsidP="009E04D0">
      <w:pPr>
        <w:pStyle w:val="Code"/>
      </w:pPr>
      <w:r w:rsidRPr="00EC76D5">
        <w:t xml:space="preserve">                             Type type, Object init, String name, int offset) {</w:t>
      </w:r>
    </w:p>
    <w:p w14:paraId="356EF4EB" w14:textId="77777777" w:rsidR="009E04D0" w:rsidRPr="00EC76D5" w:rsidRDefault="009E04D0" w:rsidP="009E04D0">
      <w:pPr>
        <w:pStyle w:val="Code"/>
      </w:pPr>
      <w:r w:rsidRPr="00EC76D5">
        <w:t xml:space="preserve">    if (init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7777777" w:rsidR="009E04D0" w:rsidRPr="00EC76D5" w:rsidRDefault="009E04D0" w:rsidP="009E04D0">
      <w:pPr>
        <w:pStyle w:val="Code"/>
      </w:pPr>
      <w:r w:rsidRPr="00EC76D5">
        <w:t xml:space="preserve">      SyntaxTree tree = (SyntaxTree) init;</w:t>
      </w:r>
    </w:p>
    <w:p w14:paraId="627EB5EE" w14:textId="77777777" w:rsidR="009E04D0" w:rsidRPr="00EC76D5" w:rsidRDefault="009E04D0" w:rsidP="009E04D0">
      <w:pPr>
        <w:pStyle w:val="Code"/>
      </w:pPr>
      <w:r w:rsidRPr="00EC76D5">
        <w:t xml:space="preserve">      Symbol initSymbol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77777777" w:rsidR="009E04D0" w:rsidRPr="00EC76D5" w:rsidRDefault="009E04D0" w:rsidP="009E04D0">
      <w:pPr>
        <w:pStyle w:val="Code"/>
      </w:pPr>
      <w:r w:rsidRPr="00EC76D5">
        <w:t xml:space="preserve">                                 true, symbol, initSymbol);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77777777" w:rsidR="009E04D0" w:rsidRPr="00EC76D5" w:rsidRDefault="009E04D0" w:rsidP="009E04D0">
      <w:pPr>
        <w:pStyle w:val="Code"/>
      </w:pPr>
      <w:r w:rsidRPr="00EC76D5">
        <w:t xml:space="preserve">      List list = (List) init;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77777777" w:rsidR="009E04D0" w:rsidRPr="00EC76D5" w:rsidRDefault="009E04D0" w:rsidP="009E04D0">
      <w:pPr>
        <w:pStyle w:val="Code"/>
      </w:pPr>
      <w:r w:rsidRPr="00EC76D5">
        <w:t xml:space="preserve">            GenerateInitializerStatic.generateStatic</w:t>
      </w:r>
    </w:p>
    <w:p w14:paraId="367BC0F5" w14:textId="77777777" w:rsidR="009E04D0" w:rsidRPr="00EC76D5" w:rsidRDefault="009E04D0" w:rsidP="009E04D0">
      <w:pPr>
        <w:pStyle w:val="Code"/>
      </w:pPr>
      <w:r w:rsidRPr="00EC76D5">
        <w:t xml:space="preserve">              (arrayType, init, subByteList, subAccessMap, subTextList);</w:t>
      </w:r>
    </w:p>
    <w:p w14:paraId="44A639C4" w14:textId="77777777" w:rsidR="009E04D0" w:rsidRPr="00EC76D5" w:rsidRDefault="009E04D0" w:rsidP="009E04D0">
      <w:pPr>
        <w:pStyle w:val="Code"/>
      </w:pPr>
    </w:p>
    <w:p w14:paraId="3802E7F9" w14:textId="77777777" w:rsidR="009E04D0" w:rsidRPr="00EC76D5" w:rsidRDefault="009E04D0" w:rsidP="009E04D0">
      <w:pPr>
        <w:pStyle w:val="Code"/>
      </w:pPr>
      <w:r w:rsidRPr="00EC76D5">
        <w:t xml:space="preserve">            String uniqueName = Main.SeparatorId + "ListInit" +</w:t>
      </w:r>
    </w:p>
    <w:p w14:paraId="628A1824" w14:textId="77777777" w:rsidR="009E04D0" w:rsidRPr="00EC76D5" w:rsidRDefault="009E04D0" w:rsidP="009E04D0">
      <w:pPr>
        <w:pStyle w:val="Code"/>
      </w:pPr>
      <w:r w:rsidRPr="00EC76D5">
        <w:t xml:space="preserve">                                (Main.ListInitCount++) + Main.FileMarker;</w:t>
      </w:r>
    </w:p>
    <w:p w14:paraId="66CD115D" w14:textId="77777777" w:rsidR="009E04D0" w:rsidRPr="00EC76D5" w:rsidRDefault="009E04D0" w:rsidP="009E04D0">
      <w:pPr>
        <w:pStyle w:val="Code"/>
      </w:pPr>
      <w:r w:rsidRPr="00EC76D5">
        <w:t xml:space="preserve">            Symbol initSymbol =</w:t>
      </w:r>
    </w:p>
    <w:p w14:paraId="64201964" w14:textId="77777777" w:rsidR="009E04D0" w:rsidRPr="00EC76D5" w:rsidRDefault="009E04D0" w:rsidP="009E04D0">
      <w:pPr>
        <w:pStyle w:val="Code"/>
      </w:pPr>
      <w:r w:rsidRPr="00EC76D5">
        <w:t xml:space="preserve">              Symbol.createInitSymbol(uniqueName,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lastRenderedPageBreak/>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77777777" w:rsidR="009E04D0" w:rsidRPr="00EC76D5" w:rsidRDefault="009E04D0" w:rsidP="009E04D0">
      <w:pPr>
        <w:pStyle w:val="Code"/>
      </w:pPr>
      <w:r w:rsidRPr="00EC76D5">
        <w:t xml:space="preserve">                       (MiddleOperator.Assign, null, tempSymbol, initSymbol);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proofErr w:type="spellStart"/>
      <w:r w:rsidRPr="00095E9A">
        <w:t>maskToStorageMap</w:t>
      </w:r>
      <w:proofErr w:type="spellEnd"/>
      <w:r>
        <w:t xml:space="preserve"> and </w:t>
      </w:r>
      <w:proofErr w:type="spellStart"/>
      <w:r w:rsidRPr="00095E9A">
        <w:t>maskToSortMap</w:t>
      </w:r>
      <w:proofErr w:type="spellEnd"/>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w:t>
      </w:r>
      <w:proofErr w:type="spellStart"/>
      <w:r>
        <w:rPr>
          <w:highlight w:val="white"/>
        </w:rPr>
        <w:t>throught</w:t>
      </w:r>
      <w:proofErr w:type="spellEnd"/>
      <w:r>
        <w:rPr>
          <w:highlight w:val="white"/>
        </w:rPr>
        <w:t xml:space="preserve">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proofErr w:type="spellStart"/>
      <w:r w:rsidR="009D6D7F">
        <w:rPr>
          <w:highlight w:val="white"/>
        </w:rPr>
        <w:t>accours</w:t>
      </w:r>
      <w:proofErr w:type="spellEnd"/>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459E48DB" w:rsidR="00FE286F" w:rsidRDefault="000B76E5" w:rsidP="00C550E9">
      <w:r>
        <w:t>When we have the final mask, we begin by extracting the storage.</w:t>
      </w:r>
      <w:r w:rsidR="00FE286F">
        <w:t xml:space="preserve"> The storage is initially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39B0D056"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function parameter definition, so it is zero if there is no function definition.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7777777" w:rsidR="009A5544" w:rsidRPr="009A5544" w:rsidRDefault="009A5544" w:rsidP="009A5544">
      <w:pPr>
        <w:pStyle w:val="Code"/>
        <w:rPr>
          <w:highlight w:val="white"/>
        </w:rPr>
      </w:pPr>
      <w:r w:rsidRPr="009A5544">
        <w:rPr>
          <w:highlight w:val="white"/>
        </w:rPr>
        <w:t xml:space="preserve">                  bool enumInit = pair.Second;</w:t>
      </w:r>
    </w:p>
    <w:p w14:paraId="7DB74EE5" w14:textId="77777777" w:rsidR="009A5544" w:rsidRPr="009A5544" w:rsidRDefault="009A5544" w:rsidP="009A5544">
      <w:pPr>
        <w:pStyle w:val="Code"/>
        <w:rPr>
          <w:highlight w:val="white"/>
        </w:rPr>
      </w:pPr>
      <w:r w:rsidRPr="009A5544">
        <w:rPr>
          <w:highlight w:val="white"/>
        </w:rPr>
        <w:t xml:space="preserve">                  Assert.Error(!enumInit,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77777777" w:rsidR="009A5544" w:rsidRPr="009A5544" w:rsidRDefault="009A5544" w:rsidP="009A5544">
      <w:pPr>
        <w:pStyle w:val="Code"/>
        <w:rPr>
          <w:highlight w:val="white"/>
        </w:rPr>
      </w:pPr>
      <w:r w:rsidRPr="009A5544">
        <w:rPr>
          <w:highlight w:val="white"/>
        </w:rPr>
        <w:t xml:space="preserve">                    Message.Extern_enumeration_item_cannot_be_initialized);</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4AACC0C6" w:rsidR="001A71FC" w:rsidRDefault="00961AA1" w:rsidP="001A71FC">
      <w:r>
        <w:t>If t</w:t>
      </w:r>
      <w:r w:rsidR="001A71FC">
        <w:t xml:space="preserve">he compound type and sort are both null, </w:t>
      </w:r>
      <w:r w:rsidR="009245C0">
        <w:t xml:space="preserve">there is no type. This is valid in function definitions,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 xml:space="preserve">We iterate </w:t>
      </w:r>
      <w:proofErr w:type="spellStart"/>
      <w:r>
        <w:rPr>
          <w:highlight w:val="white"/>
        </w:rPr>
        <w:t>throught</w:t>
      </w:r>
      <w:proofErr w:type="spellEnd"/>
      <w:r>
        <w:rPr>
          <w:highlight w:val="white"/>
        </w:rPr>
        <w:t xml:space="preserve">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68E083B" w:rsidR="00C830CD" w:rsidRDefault="00793045" w:rsidP="00C830CD">
      <w:r>
        <w:t>A declarator follows the declaration specifiers.</w:t>
      </w:r>
      <w:r w:rsidR="00A45A79">
        <w:t xml:space="preserve"> A declarator can be initialized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truct or union member as well as function parameters cannot be initialized.</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F60934D" w14:textId="77777777" w:rsidR="00CE158A" w:rsidRDefault="00CE158A" w:rsidP="00CE158A">
      <w:pPr>
        <w:rPr>
          <w:color w:val="auto"/>
        </w:rPr>
      </w:pPr>
      <w:r>
        <w:t>As the name implies, the symbol table is a table holding symbols. It also holds struct and union tags (but not enumeration tags). Moreover, there is one symbol table for the global space, one table for each function, and one table for each block in a function. In this way, the symbol tables form a hierarchy where each table has a reference to its parent table (except the table for the global space, which table parent reference is null), and a set of references to its child tables.</w:t>
      </w:r>
    </w:p>
    <w:p w14:paraId="5A08517A" w14:textId="3B5EFE31"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proofErr w:type="spellStart"/>
      <w:r>
        <w:t>SymbolTable.cs</w:t>
      </w:r>
      <w:proofErr w:type="spellEnd"/>
    </w:p>
    <w:p w14:paraId="08A7C72F" w14:textId="77777777" w:rsidR="008F5511" w:rsidRPr="008F5511" w:rsidRDefault="008F5511" w:rsidP="008F5511">
      <w:pPr>
        <w:pStyle w:val="Code"/>
        <w:rPr>
          <w:highlight w:val="white"/>
        </w:rPr>
      </w:pPr>
      <w:r w:rsidRPr="008F5511">
        <w:rPr>
          <w:highlight w:val="white"/>
        </w:rPr>
        <w:t>using System;</w:t>
      </w:r>
    </w:p>
    <w:p w14:paraId="2790FD1D" w14:textId="77777777" w:rsidR="008F5511" w:rsidRPr="008F5511" w:rsidRDefault="008F5511" w:rsidP="008F5511">
      <w:pPr>
        <w:pStyle w:val="Code"/>
        <w:rPr>
          <w:highlight w:val="white"/>
        </w:rPr>
      </w:pPr>
      <w:r w:rsidRPr="008F5511">
        <w:rPr>
          <w:highlight w:val="white"/>
        </w:rPr>
        <w:t>using System.Collections.Generic;</w:t>
      </w:r>
    </w:p>
    <w:p w14:paraId="004B0D5E" w14:textId="77777777" w:rsidR="008F5511" w:rsidRPr="008F5511" w:rsidRDefault="008F5511" w:rsidP="008F5511">
      <w:pPr>
        <w:pStyle w:val="Code"/>
        <w:rPr>
          <w:highlight w:val="white"/>
        </w:rPr>
      </w:pPr>
    </w:p>
    <w:p w14:paraId="5A4C7BBB" w14:textId="77777777" w:rsidR="008F5511" w:rsidRPr="008F5511" w:rsidRDefault="008F5511" w:rsidP="008F5511">
      <w:pPr>
        <w:pStyle w:val="Code"/>
        <w:rPr>
          <w:highlight w:val="white"/>
        </w:rPr>
      </w:pPr>
      <w:r w:rsidRPr="008F5511">
        <w:rPr>
          <w:highlight w:val="white"/>
        </w:rPr>
        <w:t>namespace CCompiler {</w:t>
      </w:r>
    </w:p>
    <w:p w14:paraId="433391B2" w14:textId="77777777" w:rsidR="008F5511" w:rsidRPr="008F5511" w:rsidRDefault="008F5511" w:rsidP="008F5511">
      <w:pPr>
        <w:pStyle w:val="Code"/>
        <w:rPr>
          <w:highlight w:val="white"/>
        </w:rPr>
      </w:pPr>
      <w:r w:rsidRPr="008F5511">
        <w:rPr>
          <w:highlight w:val="white"/>
        </w:rPr>
        <w:t xml:space="preserve">  public class SymbolTable {</w:t>
      </w:r>
    </w:p>
    <w:p w14:paraId="2C693CF2" w14:textId="77777777" w:rsidR="008F5511" w:rsidRPr="008F5511" w:rsidRDefault="008F5511" w:rsidP="008F5511">
      <w:pPr>
        <w:pStyle w:val="Code"/>
        <w:rPr>
          <w:highlight w:val="white"/>
        </w:rPr>
      </w:pPr>
      <w:r w:rsidRPr="008F5511">
        <w:rPr>
          <w:highlight w:val="white"/>
        </w:rPr>
        <w:t xml:space="preserve">    public static int ReturnAddressOffset;</w:t>
      </w:r>
    </w:p>
    <w:p w14:paraId="5C53DD3D" w14:textId="77777777" w:rsidR="008F5511" w:rsidRPr="008F5511" w:rsidRDefault="008F5511" w:rsidP="008F5511">
      <w:pPr>
        <w:pStyle w:val="Code"/>
        <w:rPr>
          <w:highlight w:val="white"/>
        </w:rPr>
      </w:pPr>
      <w:r w:rsidRPr="008F5511">
        <w:rPr>
          <w:highlight w:val="white"/>
        </w:rPr>
        <w:t xml:space="preserve">    public static int RegularFrameOffset;</w:t>
      </w:r>
    </w:p>
    <w:p w14:paraId="185B5863" w14:textId="77777777" w:rsidR="008F5511" w:rsidRPr="008F5511" w:rsidRDefault="008F5511" w:rsidP="008F5511">
      <w:pPr>
        <w:pStyle w:val="Code"/>
        <w:rPr>
          <w:highlight w:val="white"/>
        </w:rPr>
      </w:pPr>
      <w:r w:rsidRPr="008F5511">
        <w:rPr>
          <w:highlight w:val="white"/>
        </w:rPr>
        <w:t xml:space="preserve">    public static int EllipseFrameOffset;</w:t>
      </w:r>
    </w:p>
    <w:p w14:paraId="035A7EAC" w14:textId="77777777" w:rsidR="008F5511" w:rsidRPr="008F5511" w:rsidRDefault="008F5511" w:rsidP="008F5511">
      <w:pPr>
        <w:pStyle w:val="Code"/>
        <w:rPr>
          <w:highlight w:val="white"/>
        </w:rPr>
      </w:pPr>
      <w:r w:rsidRPr="008F5511">
        <w:rPr>
          <w:highlight w:val="white"/>
        </w:rPr>
        <w:t xml:space="preserve">    public static int FunctionHeaderSize;</w:t>
      </w:r>
    </w:p>
    <w:p w14:paraId="41BA4282" w14:textId="77777777" w:rsidR="008F5511" w:rsidRPr="008F5511" w:rsidRDefault="008F5511" w:rsidP="008F5511">
      <w:pPr>
        <w:pStyle w:val="Code"/>
        <w:rPr>
          <w:highlight w:val="white"/>
        </w:rPr>
      </w:pPr>
    </w:p>
    <w:p w14:paraId="21964DA5" w14:textId="77777777" w:rsidR="008F5511" w:rsidRPr="008F5511" w:rsidRDefault="008F5511" w:rsidP="008F5511">
      <w:pPr>
        <w:pStyle w:val="Code"/>
        <w:rPr>
          <w:highlight w:val="white"/>
        </w:rPr>
      </w:pPr>
      <w:r w:rsidRPr="008F5511">
        <w:rPr>
          <w:highlight w:val="white"/>
        </w:rPr>
        <w:t xml:space="preserve">    private Scope m_scope;</w:t>
      </w:r>
    </w:p>
    <w:p w14:paraId="1E2D734F" w14:textId="77777777" w:rsidR="008F5511" w:rsidRPr="008F5511" w:rsidRDefault="008F5511" w:rsidP="008F5511">
      <w:pPr>
        <w:pStyle w:val="Code"/>
        <w:rPr>
          <w:highlight w:val="white"/>
        </w:rPr>
      </w:pPr>
      <w:r w:rsidRPr="008F5511">
        <w:rPr>
          <w:highlight w:val="white"/>
        </w:rPr>
        <w:t xml:space="preserve">    private SymbolTable m_parentTable;</w:t>
      </w:r>
    </w:p>
    <w:p w14:paraId="50AD524C" w14:textId="77777777" w:rsidR="008F5511" w:rsidRPr="008F5511" w:rsidRDefault="008F5511" w:rsidP="008F5511">
      <w:pPr>
        <w:pStyle w:val="Code"/>
        <w:rPr>
          <w:highlight w:val="white"/>
        </w:rPr>
      </w:pPr>
      <w:r w:rsidRPr="008F5511">
        <w:rPr>
          <w:highlight w:val="white"/>
        </w:rPr>
        <w:t xml:space="preserve">    private int m_offset;</w:t>
      </w:r>
    </w:p>
    <w:p w14:paraId="243B1B15" w14:textId="77777777" w:rsidR="008F5511" w:rsidRPr="008F5511" w:rsidRDefault="008F5511" w:rsidP="008F5511">
      <w:pPr>
        <w:pStyle w:val="Code"/>
        <w:rPr>
          <w:highlight w:val="white"/>
        </w:rPr>
      </w:pPr>
    </w:p>
    <w:p w14:paraId="0A8AB692" w14:textId="1163BEC0" w:rsidR="008F5511" w:rsidRPr="008F5511" w:rsidRDefault="008F5511" w:rsidP="008F5511">
      <w:pPr>
        <w:pStyle w:val="Code"/>
        <w:rPr>
          <w:highlight w:val="white"/>
        </w:rPr>
      </w:pPr>
      <w:r w:rsidRPr="008F5511">
        <w:rPr>
          <w:highlight w:val="white"/>
        </w:rPr>
        <w:t xml:space="preserve">    private IDictionary&lt;string,Symbol&gt;m_entryMap=new ListMap&lt;string,Symbol&gt;();</w:t>
      </w:r>
    </w:p>
    <w:p w14:paraId="068AAC86" w14:textId="77777777" w:rsidR="008F5511" w:rsidRPr="008F5511" w:rsidRDefault="008F5511" w:rsidP="008F5511">
      <w:pPr>
        <w:pStyle w:val="Code"/>
        <w:rPr>
          <w:highlight w:val="white"/>
        </w:rPr>
      </w:pPr>
      <w:r w:rsidRPr="008F5511">
        <w:rPr>
          <w:highlight w:val="white"/>
        </w:rPr>
        <w:t xml:space="preserve">    private IDictionary&lt;string,Type&gt; m_tagMap = new Dictionary&lt;string,Type&gt;();</w:t>
      </w:r>
    </w:p>
    <w:p w14:paraId="11094DF9" w14:textId="77777777" w:rsidR="008F5511" w:rsidRPr="008F5511" w:rsidRDefault="008F5511" w:rsidP="008F5511">
      <w:pPr>
        <w:pStyle w:val="Code"/>
        <w:rPr>
          <w:highlight w:val="white"/>
        </w:rPr>
      </w:pPr>
    </w:p>
    <w:p w14:paraId="2D011343" w14:textId="77777777" w:rsidR="008F5511" w:rsidRPr="008F5511" w:rsidRDefault="008F5511" w:rsidP="008F5511">
      <w:pPr>
        <w:pStyle w:val="Code"/>
        <w:rPr>
          <w:highlight w:val="white"/>
        </w:rPr>
      </w:pPr>
      <w:r w:rsidRPr="008F5511">
        <w:rPr>
          <w:highlight w:val="white"/>
        </w:rPr>
        <w:t xml:space="preserve">    public static SymbolTable CurrentTable = null;</w:t>
      </w:r>
    </w:p>
    <w:p w14:paraId="1D4CC7F6" w14:textId="77777777" w:rsidR="008F5511" w:rsidRPr="008F5511" w:rsidRDefault="008F5511" w:rsidP="008F5511">
      <w:pPr>
        <w:pStyle w:val="Code"/>
        <w:rPr>
          <w:highlight w:val="white"/>
        </w:rPr>
      </w:pPr>
      <w:r w:rsidRPr="008F5511">
        <w:rPr>
          <w:highlight w:val="white"/>
        </w:rPr>
        <w:t xml:space="preserve">    public static ISet&lt;StaticSymbol&gt; StaticSet = new HashSet&lt;StaticSymbol&gt;();</w:t>
      </w:r>
    </w:p>
    <w:p w14:paraId="259FDAF2" w14:textId="77777777" w:rsidR="008F5511" w:rsidRPr="008F5511" w:rsidRDefault="008F5511" w:rsidP="008F5511">
      <w:pPr>
        <w:pStyle w:val="Code"/>
        <w:rPr>
          <w:highlight w:val="white"/>
        </w:rPr>
      </w:pPr>
      <w:r w:rsidRPr="008F5511">
        <w:rPr>
          <w:highlight w:val="white"/>
        </w:rPr>
        <w:t xml:space="preserve">    public static Symbol CurrentFunction = null;</w:t>
      </w:r>
    </w:p>
    <w:p w14:paraId="009F40B2" w14:textId="77777777" w:rsidR="008F5511" w:rsidRPr="008F5511" w:rsidRDefault="008F5511" w:rsidP="008F5511">
      <w:pPr>
        <w:pStyle w:val="Code"/>
        <w:rPr>
          <w:highlight w:val="white"/>
        </w:rPr>
      </w:pPr>
    </w:p>
    <w:p w14:paraId="7881AAC7" w14:textId="77777777" w:rsidR="008F5511" w:rsidRPr="008F5511" w:rsidRDefault="008F5511" w:rsidP="008F5511">
      <w:pPr>
        <w:pStyle w:val="Code"/>
        <w:rPr>
          <w:highlight w:val="white"/>
        </w:rPr>
      </w:pPr>
      <w:r w:rsidRPr="008F5511">
        <w:rPr>
          <w:highlight w:val="white"/>
        </w:rPr>
        <w:t xml:space="preserve">    static SymbolTable() {</w:t>
      </w:r>
    </w:p>
    <w:p w14:paraId="21818464" w14:textId="77777777" w:rsidR="008F5511" w:rsidRPr="008F5511" w:rsidRDefault="008F5511" w:rsidP="008F5511">
      <w:pPr>
        <w:pStyle w:val="Code"/>
        <w:rPr>
          <w:highlight w:val="white"/>
        </w:rPr>
      </w:pPr>
      <w:r w:rsidRPr="008F5511">
        <w:rPr>
          <w:highlight w:val="white"/>
        </w:rPr>
        <w:t xml:space="preserve">      ReturnAddressOffset = 0;</w:t>
      </w:r>
    </w:p>
    <w:p w14:paraId="00C0A528" w14:textId="690443B5" w:rsidR="008F5511" w:rsidRPr="008F5511" w:rsidRDefault="008F5511" w:rsidP="008F5511">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8F5511">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8F5511">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8F5511">
      <w:pPr>
        <w:pStyle w:val="Code"/>
        <w:rPr>
          <w:highlight w:val="white"/>
        </w:rPr>
      </w:pPr>
      <w:r w:rsidRPr="008F5511">
        <w:rPr>
          <w:highlight w:val="white"/>
        </w:rPr>
        <w:t xml:space="preserve">    }</w:t>
      </w:r>
    </w:p>
    <w:p w14:paraId="694E9C79" w14:textId="77777777" w:rsidR="008F5511" w:rsidRPr="008F5511" w:rsidRDefault="008F5511" w:rsidP="008F5511">
      <w:pPr>
        <w:pStyle w:val="Code"/>
        <w:rPr>
          <w:highlight w:val="white"/>
        </w:rPr>
      </w:pPr>
    </w:p>
    <w:p w14:paraId="07D5B417" w14:textId="77777777" w:rsidR="008F5511" w:rsidRPr="008F5511" w:rsidRDefault="008F5511" w:rsidP="008F5511">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8F5511">
      <w:pPr>
        <w:pStyle w:val="Code"/>
        <w:rPr>
          <w:highlight w:val="white"/>
        </w:rPr>
      </w:pPr>
      <w:r w:rsidRPr="008F5511">
        <w:rPr>
          <w:highlight w:val="white"/>
        </w:rPr>
        <w:t xml:space="preserve">      m_parentTable = parentTable;</w:t>
      </w:r>
    </w:p>
    <w:p w14:paraId="0BC6BE1E" w14:textId="77777777" w:rsidR="008F5511" w:rsidRPr="008F5511" w:rsidRDefault="008F5511" w:rsidP="008F5511">
      <w:pPr>
        <w:pStyle w:val="Code"/>
        <w:rPr>
          <w:highlight w:val="white"/>
        </w:rPr>
      </w:pPr>
      <w:r w:rsidRPr="008F5511">
        <w:rPr>
          <w:highlight w:val="white"/>
        </w:rPr>
        <w:t xml:space="preserve">    </w:t>
      </w:r>
    </w:p>
    <w:p w14:paraId="627843D6" w14:textId="77777777" w:rsidR="008F5511" w:rsidRPr="008F5511" w:rsidRDefault="008F5511" w:rsidP="008F5511">
      <w:pPr>
        <w:pStyle w:val="Code"/>
        <w:rPr>
          <w:highlight w:val="white"/>
        </w:rPr>
      </w:pPr>
      <w:r w:rsidRPr="008F5511">
        <w:rPr>
          <w:highlight w:val="white"/>
        </w:rPr>
        <w:t xml:space="preserve">      switch (m_scope = scope) {</w:t>
      </w:r>
    </w:p>
    <w:p w14:paraId="3ACF58C3" w14:textId="77777777" w:rsidR="008F5511" w:rsidRPr="008F5511" w:rsidRDefault="008F5511" w:rsidP="008F5511">
      <w:pPr>
        <w:pStyle w:val="Code"/>
        <w:rPr>
          <w:highlight w:val="white"/>
        </w:rPr>
      </w:pPr>
      <w:r w:rsidRPr="008F5511">
        <w:rPr>
          <w:highlight w:val="white"/>
        </w:rPr>
        <w:t xml:space="preserve">        case Scope.Global:</w:t>
      </w:r>
    </w:p>
    <w:p w14:paraId="3F8CF985" w14:textId="77777777" w:rsidR="008F5511" w:rsidRPr="008F5511" w:rsidRDefault="008F5511" w:rsidP="008F5511">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8F5511">
      <w:pPr>
        <w:pStyle w:val="Code"/>
        <w:rPr>
          <w:highlight w:val="white"/>
        </w:rPr>
      </w:pPr>
      <w:r w:rsidRPr="008F5511">
        <w:rPr>
          <w:highlight w:val="white"/>
        </w:rPr>
        <w:t xml:space="preserve">          break;</w:t>
      </w:r>
    </w:p>
    <w:p w14:paraId="1549AC88" w14:textId="77777777" w:rsidR="008F5511" w:rsidRPr="008F5511" w:rsidRDefault="008F5511" w:rsidP="008F5511">
      <w:pPr>
        <w:pStyle w:val="Code"/>
        <w:rPr>
          <w:highlight w:val="white"/>
        </w:rPr>
      </w:pPr>
    </w:p>
    <w:p w14:paraId="466CA291" w14:textId="77777777" w:rsidR="008F5511" w:rsidRPr="008F5511" w:rsidRDefault="008F5511" w:rsidP="008F5511">
      <w:pPr>
        <w:pStyle w:val="Code"/>
        <w:rPr>
          <w:highlight w:val="white"/>
        </w:rPr>
      </w:pPr>
      <w:r w:rsidRPr="008F5511">
        <w:rPr>
          <w:highlight w:val="white"/>
        </w:rPr>
        <w:t xml:space="preserve">        case Scope.Struct:</w:t>
      </w:r>
    </w:p>
    <w:p w14:paraId="50A56140" w14:textId="77777777" w:rsidR="008F5511" w:rsidRPr="008F5511" w:rsidRDefault="008F5511" w:rsidP="008F5511">
      <w:pPr>
        <w:pStyle w:val="Code"/>
        <w:rPr>
          <w:highlight w:val="white"/>
        </w:rPr>
      </w:pPr>
      <w:r w:rsidRPr="008F5511">
        <w:rPr>
          <w:highlight w:val="white"/>
        </w:rPr>
        <w:t xml:space="preserve">        case Scope.Union:</w:t>
      </w:r>
    </w:p>
    <w:p w14:paraId="7390C683" w14:textId="77777777" w:rsidR="008F5511" w:rsidRPr="008F5511" w:rsidRDefault="008F5511" w:rsidP="008F5511">
      <w:pPr>
        <w:pStyle w:val="Code"/>
        <w:rPr>
          <w:highlight w:val="white"/>
        </w:rPr>
      </w:pPr>
      <w:r w:rsidRPr="008F5511">
        <w:rPr>
          <w:highlight w:val="white"/>
        </w:rPr>
        <w:t xml:space="preserve">          m_offset = 0;</w:t>
      </w:r>
    </w:p>
    <w:p w14:paraId="141C8FDF" w14:textId="77777777" w:rsidR="008F5511" w:rsidRPr="008F5511" w:rsidRDefault="008F5511" w:rsidP="008F5511">
      <w:pPr>
        <w:pStyle w:val="Code"/>
        <w:rPr>
          <w:highlight w:val="white"/>
        </w:rPr>
      </w:pPr>
      <w:r w:rsidRPr="008F5511">
        <w:rPr>
          <w:highlight w:val="white"/>
        </w:rPr>
        <w:lastRenderedPageBreak/>
        <w:t xml:space="preserve">          break;</w:t>
      </w:r>
    </w:p>
    <w:p w14:paraId="26C8104A" w14:textId="77777777" w:rsidR="008F5511" w:rsidRPr="008F5511" w:rsidRDefault="008F5511" w:rsidP="008F5511">
      <w:pPr>
        <w:pStyle w:val="Code"/>
        <w:rPr>
          <w:highlight w:val="white"/>
        </w:rPr>
      </w:pPr>
    </w:p>
    <w:p w14:paraId="6425BC26" w14:textId="77777777" w:rsidR="008F5511" w:rsidRPr="008F5511" w:rsidRDefault="008F5511" w:rsidP="008F5511">
      <w:pPr>
        <w:pStyle w:val="Code"/>
        <w:rPr>
          <w:highlight w:val="white"/>
        </w:rPr>
      </w:pPr>
      <w:r w:rsidRPr="008F5511">
        <w:rPr>
          <w:highlight w:val="white"/>
        </w:rPr>
        <w:t xml:space="preserve">        case Scope.Function:</w:t>
      </w:r>
    </w:p>
    <w:p w14:paraId="16AFF2C5" w14:textId="77777777" w:rsidR="008F5511" w:rsidRPr="008F5511" w:rsidRDefault="008F5511" w:rsidP="008F5511">
      <w:pPr>
        <w:pStyle w:val="Code"/>
        <w:rPr>
          <w:highlight w:val="white"/>
        </w:rPr>
      </w:pPr>
      <w:r w:rsidRPr="008F5511">
        <w:rPr>
          <w:highlight w:val="white"/>
        </w:rPr>
        <w:t xml:space="preserve">          m_offset = FunctionHeaderSize;</w:t>
      </w:r>
    </w:p>
    <w:p w14:paraId="770137CB" w14:textId="77777777" w:rsidR="008F5511" w:rsidRPr="008F5511" w:rsidRDefault="008F5511" w:rsidP="008F5511">
      <w:pPr>
        <w:pStyle w:val="Code"/>
        <w:rPr>
          <w:highlight w:val="white"/>
        </w:rPr>
      </w:pPr>
      <w:r w:rsidRPr="008F5511">
        <w:rPr>
          <w:highlight w:val="white"/>
        </w:rPr>
        <w:t xml:space="preserve">          break;</w:t>
      </w:r>
    </w:p>
    <w:p w14:paraId="04C66AD9" w14:textId="77777777" w:rsidR="008F5511" w:rsidRPr="008F5511" w:rsidRDefault="008F5511" w:rsidP="008F5511">
      <w:pPr>
        <w:pStyle w:val="Code"/>
        <w:rPr>
          <w:highlight w:val="white"/>
        </w:rPr>
      </w:pPr>
    </w:p>
    <w:p w14:paraId="4AFDC34C" w14:textId="77777777" w:rsidR="008F5511" w:rsidRPr="008F5511" w:rsidRDefault="008F5511" w:rsidP="008F5511">
      <w:pPr>
        <w:pStyle w:val="Code"/>
        <w:rPr>
          <w:highlight w:val="white"/>
        </w:rPr>
      </w:pPr>
      <w:r w:rsidRPr="008F5511">
        <w:rPr>
          <w:highlight w:val="white"/>
        </w:rPr>
        <w:t xml:space="preserve">        case Scope.Block:</w:t>
      </w:r>
    </w:p>
    <w:p w14:paraId="043A2ADB" w14:textId="77777777" w:rsidR="008F5511" w:rsidRPr="008F5511" w:rsidRDefault="008F5511" w:rsidP="008F5511">
      <w:pPr>
        <w:pStyle w:val="Code"/>
        <w:rPr>
          <w:highlight w:val="white"/>
        </w:rPr>
      </w:pPr>
      <w:r w:rsidRPr="008F5511">
        <w:rPr>
          <w:highlight w:val="white"/>
        </w:rPr>
        <w:t xml:space="preserve">          m_offset = m_parentTable.m_offset;</w:t>
      </w:r>
    </w:p>
    <w:p w14:paraId="468ACAC8" w14:textId="77777777" w:rsidR="008F5511" w:rsidRPr="008F5511" w:rsidRDefault="008F5511" w:rsidP="008F5511">
      <w:pPr>
        <w:pStyle w:val="Code"/>
        <w:rPr>
          <w:highlight w:val="white"/>
        </w:rPr>
      </w:pPr>
      <w:r w:rsidRPr="008F5511">
        <w:rPr>
          <w:highlight w:val="white"/>
        </w:rPr>
        <w:t xml:space="preserve">          break;</w:t>
      </w:r>
    </w:p>
    <w:p w14:paraId="55922F79" w14:textId="77777777" w:rsidR="008F5511" w:rsidRPr="008F5511" w:rsidRDefault="008F5511" w:rsidP="008F5511">
      <w:pPr>
        <w:pStyle w:val="Code"/>
        <w:rPr>
          <w:highlight w:val="white"/>
        </w:rPr>
      </w:pPr>
      <w:r w:rsidRPr="008F5511">
        <w:rPr>
          <w:highlight w:val="white"/>
        </w:rPr>
        <w:t xml:space="preserve">      }</w:t>
      </w:r>
    </w:p>
    <w:p w14:paraId="64342679" w14:textId="77777777" w:rsidR="008F5511" w:rsidRPr="008F5511" w:rsidRDefault="008F5511" w:rsidP="008F5511">
      <w:pPr>
        <w:pStyle w:val="Code"/>
        <w:rPr>
          <w:highlight w:val="white"/>
        </w:rPr>
      </w:pPr>
      <w:r w:rsidRPr="008F5511">
        <w:rPr>
          <w:highlight w:val="white"/>
        </w:rPr>
        <w:t xml:space="preserve">    }</w:t>
      </w:r>
    </w:p>
    <w:p w14:paraId="3FB4D0EA" w14:textId="77777777" w:rsidR="008F5511" w:rsidRPr="008F5511" w:rsidRDefault="008F5511" w:rsidP="008F5511">
      <w:pPr>
        <w:pStyle w:val="Code"/>
        <w:rPr>
          <w:highlight w:val="white"/>
        </w:rPr>
      </w:pPr>
    </w:p>
    <w:p w14:paraId="16BF7C80" w14:textId="77777777" w:rsidR="008F5511" w:rsidRPr="002D471A" w:rsidRDefault="008F5511" w:rsidP="002D471A">
      <w:pPr>
        <w:pStyle w:val="Code"/>
        <w:rPr>
          <w:highlight w:val="white"/>
        </w:rPr>
      </w:pPr>
      <w:r w:rsidRPr="002D471A">
        <w:rPr>
          <w:highlight w:val="white"/>
        </w:rPr>
        <w:t xml:space="preserve">    public Scope Scope {</w:t>
      </w:r>
    </w:p>
    <w:p w14:paraId="4B17E5A9" w14:textId="77777777" w:rsidR="008F5511" w:rsidRPr="002D471A" w:rsidRDefault="008F5511" w:rsidP="002D471A">
      <w:pPr>
        <w:pStyle w:val="Code"/>
        <w:rPr>
          <w:highlight w:val="white"/>
        </w:rPr>
      </w:pPr>
      <w:r w:rsidRPr="002D471A">
        <w:rPr>
          <w:highlight w:val="white"/>
        </w:rPr>
        <w:t xml:space="preserve">      get { return m_scope; }</w:t>
      </w:r>
    </w:p>
    <w:p w14:paraId="6ED24FD8" w14:textId="77777777" w:rsidR="008F5511" w:rsidRPr="002D471A" w:rsidRDefault="008F5511" w:rsidP="002D471A">
      <w:pPr>
        <w:pStyle w:val="Code"/>
        <w:rPr>
          <w:highlight w:val="white"/>
        </w:rPr>
      </w:pPr>
      <w:r w:rsidRPr="002D471A">
        <w:rPr>
          <w:highlight w:val="white"/>
        </w:rPr>
        <w:t xml:space="preserve">    }</w:t>
      </w:r>
    </w:p>
    <w:p w14:paraId="154E0E4D" w14:textId="77777777" w:rsidR="008F5511" w:rsidRPr="002D471A" w:rsidRDefault="008F5511" w:rsidP="002D471A">
      <w:pPr>
        <w:pStyle w:val="Code"/>
        <w:rPr>
          <w:highlight w:val="white"/>
        </w:rPr>
      </w:pPr>
    </w:p>
    <w:p w14:paraId="6E876B20" w14:textId="77777777" w:rsidR="008F5511" w:rsidRPr="002D471A" w:rsidRDefault="008F5511" w:rsidP="002D471A">
      <w:pPr>
        <w:pStyle w:val="Code"/>
        <w:rPr>
          <w:highlight w:val="white"/>
        </w:rPr>
      </w:pPr>
      <w:r w:rsidRPr="002D471A">
        <w:rPr>
          <w:highlight w:val="white"/>
        </w:rPr>
        <w:t xml:space="preserve">    public SymbolTable ParentTable {</w:t>
      </w:r>
    </w:p>
    <w:p w14:paraId="5A76EF58" w14:textId="38B0C980" w:rsidR="008F5511" w:rsidRPr="002D471A" w:rsidRDefault="008F5511" w:rsidP="002D471A">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2D471A">
      <w:pPr>
        <w:pStyle w:val="Code"/>
        <w:rPr>
          <w:highlight w:val="white"/>
        </w:rPr>
      </w:pPr>
      <w:r w:rsidRPr="002D471A">
        <w:rPr>
          <w:highlight w:val="white"/>
        </w:rPr>
        <w:t xml:space="preserve">    }</w:t>
      </w:r>
    </w:p>
    <w:p w14:paraId="792D52F6" w14:textId="77777777" w:rsidR="008F5511" w:rsidRPr="002D471A" w:rsidRDefault="008F5511" w:rsidP="002D471A">
      <w:pPr>
        <w:pStyle w:val="Code"/>
        <w:rPr>
          <w:highlight w:val="white"/>
        </w:rPr>
      </w:pPr>
    </w:p>
    <w:p w14:paraId="5AD49EF4" w14:textId="77777777" w:rsidR="008F5511" w:rsidRPr="002D471A" w:rsidRDefault="008F5511" w:rsidP="002D471A">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2D471A">
      <w:pPr>
        <w:pStyle w:val="Code"/>
        <w:rPr>
          <w:highlight w:val="white"/>
        </w:rPr>
      </w:pPr>
      <w:r w:rsidRPr="002D471A">
        <w:rPr>
          <w:highlight w:val="white"/>
        </w:rPr>
        <w:t xml:space="preserve">      get { return m_entryMap; }</w:t>
      </w:r>
    </w:p>
    <w:p w14:paraId="7CCF5714" w14:textId="77777777" w:rsidR="008F5511" w:rsidRPr="002D471A" w:rsidRDefault="008F5511" w:rsidP="002D471A">
      <w:pPr>
        <w:pStyle w:val="Code"/>
        <w:rPr>
          <w:highlight w:val="white"/>
        </w:rPr>
      </w:pPr>
      <w:r w:rsidRPr="002D471A">
        <w:rPr>
          <w:highlight w:val="white"/>
        </w:rPr>
        <w:t xml:space="preserve">    }</w:t>
      </w:r>
    </w:p>
    <w:p w14:paraId="394C8A22" w14:textId="77777777" w:rsidR="008F5511" w:rsidRPr="008F5511" w:rsidRDefault="008F5511" w:rsidP="008F5511">
      <w:pPr>
        <w:pStyle w:val="Code"/>
        <w:rPr>
          <w:highlight w:val="white"/>
        </w:rPr>
      </w:pPr>
    </w:p>
    <w:p w14:paraId="485C1B89" w14:textId="77777777" w:rsidR="008F5511" w:rsidRPr="008F5511" w:rsidRDefault="008F5511" w:rsidP="008F5511">
      <w:pPr>
        <w:pStyle w:val="Code"/>
        <w:rPr>
          <w:highlight w:val="white"/>
        </w:rPr>
      </w:pPr>
      <w:r w:rsidRPr="008F5511">
        <w:rPr>
          <w:highlight w:val="white"/>
        </w:rPr>
        <w:t xml:space="preserve">    public int CurrentOffset {</w:t>
      </w:r>
    </w:p>
    <w:p w14:paraId="109920CD" w14:textId="77777777" w:rsidR="008F5511" w:rsidRPr="008F5511" w:rsidRDefault="008F5511" w:rsidP="008F5511">
      <w:pPr>
        <w:pStyle w:val="Code"/>
        <w:rPr>
          <w:highlight w:val="white"/>
        </w:rPr>
      </w:pPr>
      <w:r w:rsidRPr="008F5511">
        <w:rPr>
          <w:highlight w:val="white"/>
        </w:rPr>
        <w:t xml:space="preserve">      get { return m_offset; }</w:t>
      </w:r>
    </w:p>
    <w:p w14:paraId="5D8C1DA1" w14:textId="77777777" w:rsidR="008F5511" w:rsidRPr="008F5511" w:rsidRDefault="008F5511" w:rsidP="008F5511">
      <w:pPr>
        <w:pStyle w:val="Code"/>
        <w:rPr>
          <w:highlight w:val="white"/>
        </w:rPr>
      </w:pPr>
      <w:r w:rsidRPr="008F5511">
        <w:rPr>
          <w:highlight w:val="white"/>
        </w:rPr>
        <w:t xml:space="preserve">    }</w:t>
      </w:r>
    </w:p>
    <w:p w14:paraId="63599C6D" w14:textId="77777777" w:rsidR="008F5511" w:rsidRPr="008F5511" w:rsidRDefault="008F5511" w:rsidP="008F5511">
      <w:pPr>
        <w:pStyle w:val="Code"/>
        <w:rPr>
          <w:highlight w:val="white"/>
        </w:rPr>
      </w:pPr>
    </w:p>
    <w:p w14:paraId="7FD2F3DC" w14:textId="77777777" w:rsidR="008F5511" w:rsidRPr="008F5511" w:rsidRDefault="008F5511" w:rsidP="008F5511">
      <w:pPr>
        <w:pStyle w:val="Code"/>
        <w:rPr>
          <w:highlight w:val="white"/>
        </w:rPr>
      </w:pPr>
      <w:r w:rsidRPr="008F5511">
        <w:rPr>
          <w:highlight w:val="white"/>
        </w:rPr>
        <w:t xml:space="preserve">    public void AddSymbol(Symbol newSymbol) {</w:t>
      </w:r>
    </w:p>
    <w:p w14:paraId="5AE23F33" w14:textId="77777777" w:rsidR="008F5511" w:rsidRPr="008F5511" w:rsidRDefault="008F5511" w:rsidP="008F5511">
      <w:pPr>
        <w:pStyle w:val="Code"/>
        <w:rPr>
          <w:highlight w:val="white"/>
        </w:rPr>
      </w:pPr>
      <w:r w:rsidRPr="008F5511">
        <w:rPr>
          <w:highlight w:val="white"/>
        </w:rPr>
        <w:t xml:space="preserve">      string name = newSymbol.Name;</w:t>
      </w:r>
    </w:p>
    <w:p w14:paraId="349F602B" w14:textId="77777777" w:rsidR="008F5511" w:rsidRPr="008F5511" w:rsidRDefault="008F5511" w:rsidP="008F5511">
      <w:pPr>
        <w:pStyle w:val="Code"/>
        <w:rPr>
          <w:highlight w:val="white"/>
        </w:rPr>
      </w:pPr>
    </w:p>
    <w:p w14:paraId="613926E3" w14:textId="77777777" w:rsidR="008F5511" w:rsidRPr="008F5511" w:rsidRDefault="008F5511" w:rsidP="008F5511">
      <w:pPr>
        <w:pStyle w:val="Code"/>
        <w:rPr>
          <w:highlight w:val="white"/>
        </w:rPr>
      </w:pPr>
      <w:r w:rsidRPr="008F5511">
        <w:rPr>
          <w:highlight w:val="white"/>
        </w:rPr>
        <w:t xml:space="preserve">      if (name != null) {</w:t>
      </w:r>
    </w:p>
    <w:p w14:paraId="6895C76D" w14:textId="77777777" w:rsidR="008F5511" w:rsidRPr="008F5511" w:rsidRDefault="008F5511" w:rsidP="008F5511">
      <w:pPr>
        <w:pStyle w:val="Code"/>
        <w:rPr>
          <w:highlight w:val="white"/>
        </w:rPr>
      </w:pPr>
      <w:r w:rsidRPr="008F5511">
        <w:rPr>
          <w:highlight w:val="white"/>
        </w:rPr>
        <w:t xml:space="preserve">        Symbol oldSymbol;</w:t>
      </w:r>
    </w:p>
    <w:p w14:paraId="55108F31" w14:textId="77777777" w:rsidR="008F5511" w:rsidRPr="008F5511" w:rsidRDefault="008F5511" w:rsidP="008F5511">
      <w:pPr>
        <w:pStyle w:val="Code"/>
        <w:rPr>
          <w:highlight w:val="white"/>
        </w:rPr>
      </w:pPr>
    </w:p>
    <w:p w14:paraId="77522888" w14:textId="77777777" w:rsidR="008F5511" w:rsidRPr="008F5511" w:rsidRDefault="008F5511" w:rsidP="008F5511">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8F5511">
      <w:pPr>
        <w:pStyle w:val="Code"/>
        <w:rPr>
          <w:highlight w:val="white"/>
        </w:rPr>
      </w:pPr>
      <w:r w:rsidRPr="008F5511">
        <w:rPr>
          <w:highlight w:val="white"/>
        </w:rPr>
        <w:t xml:space="preserve">          Assert.Error(oldSymbol.IsExtern() || newSymbol.IsExtern(),</w:t>
      </w:r>
    </w:p>
    <w:p w14:paraId="1B09E81B" w14:textId="77777777" w:rsidR="008F5511" w:rsidRPr="008F5511" w:rsidRDefault="008F5511" w:rsidP="008F5511">
      <w:pPr>
        <w:pStyle w:val="Code"/>
        <w:rPr>
          <w:highlight w:val="white"/>
        </w:rPr>
      </w:pPr>
      <w:r w:rsidRPr="008F5511">
        <w:rPr>
          <w:highlight w:val="white"/>
        </w:rPr>
        <w:t xml:space="preserve">                        name, Message.Name_already_defined);</w:t>
      </w:r>
    </w:p>
    <w:p w14:paraId="661A1D16" w14:textId="77777777" w:rsidR="008F5511" w:rsidRPr="008F5511" w:rsidRDefault="008F5511" w:rsidP="008F5511">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8F5511">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8F5511">
      <w:pPr>
        <w:pStyle w:val="Code"/>
        <w:rPr>
          <w:highlight w:val="white"/>
        </w:rPr>
      </w:pPr>
      <w:r w:rsidRPr="008F5511">
        <w:rPr>
          <w:highlight w:val="white"/>
        </w:rPr>
        <w:t xml:space="preserve">        }</w:t>
      </w:r>
    </w:p>
    <w:p w14:paraId="574A9308" w14:textId="77777777" w:rsidR="008F5511" w:rsidRPr="008F5511" w:rsidRDefault="008F5511" w:rsidP="008F5511">
      <w:pPr>
        <w:pStyle w:val="Code"/>
        <w:rPr>
          <w:highlight w:val="white"/>
        </w:rPr>
      </w:pPr>
    </w:p>
    <w:p w14:paraId="62F770BF" w14:textId="77777777" w:rsidR="008F5511" w:rsidRPr="008F5511" w:rsidRDefault="008F5511" w:rsidP="008F5511">
      <w:pPr>
        <w:pStyle w:val="Code"/>
        <w:rPr>
          <w:highlight w:val="white"/>
        </w:rPr>
      </w:pPr>
      <w:r w:rsidRPr="008F5511">
        <w:rPr>
          <w:highlight w:val="white"/>
        </w:rPr>
        <w:t xml:space="preserve">        m_entryMap[name] = newSymbol;</w:t>
      </w:r>
    </w:p>
    <w:p w14:paraId="49AD3D3B" w14:textId="77777777" w:rsidR="008F5511" w:rsidRPr="008F5511" w:rsidRDefault="008F5511" w:rsidP="008F5511">
      <w:pPr>
        <w:pStyle w:val="Code"/>
        <w:rPr>
          <w:highlight w:val="white"/>
        </w:rPr>
      </w:pPr>
      <w:r w:rsidRPr="008F5511">
        <w:rPr>
          <w:highlight w:val="white"/>
        </w:rPr>
        <w:t xml:space="preserve">      }</w:t>
      </w:r>
    </w:p>
    <w:p w14:paraId="1612E537" w14:textId="77777777" w:rsidR="008F5511" w:rsidRPr="008F5511" w:rsidRDefault="008F5511" w:rsidP="008F5511">
      <w:pPr>
        <w:pStyle w:val="Code"/>
        <w:rPr>
          <w:highlight w:val="white"/>
        </w:rPr>
      </w:pPr>
      <w:r w:rsidRPr="008F5511">
        <w:rPr>
          <w:highlight w:val="white"/>
        </w:rPr>
        <w:t xml:space="preserve">    </w:t>
      </w:r>
    </w:p>
    <w:p w14:paraId="6DF02E38" w14:textId="77777777" w:rsidR="008F5511" w:rsidRPr="008F5511" w:rsidRDefault="008F5511" w:rsidP="008F5511">
      <w:pPr>
        <w:pStyle w:val="Code"/>
        <w:rPr>
          <w:highlight w:val="white"/>
        </w:rPr>
      </w:pPr>
      <w:r w:rsidRPr="008F5511">
        <w:rPr>
          <w:highlight w:val="white"/>
        </w:rPr>
        <w:t xml:space="preserve">      if (newSymbol.IsAutoOrRegister()) {</w:t>
      </w:r>
    </w:p>
    <w:p w14:paraId="3229FFDF" w14:textId="77777777" w:rsidR="008F5511" w:rsidRPr="008F5511" w:rsidRDefault="008F5511" w:rsidP="008F5511">
      <w:pPr>
        <w:pStyle w:val="Code"/>
        <w:rPr>
          <w:highlight w:val="white"/>
        </w:rPr>
      </w:pPr>
      <w:r w:rsidRPr="008F5511">
        <w:rPr>
          <w:highlight w:val="white"/>
        </w:rPr>
        <w:t xml:space="preserve">        if (m_scope == Scope.Union) {</w:t>
      </w:r>
    </w:p>
    <w:p w14:paraId="1049ECA6" w14:textId="77777777" w:rsidR="008F5511" w:rsidRPr="008F5511" w:rsidRDefault="008F5511" w:rsidP="008F5511">
      <w:pPr>
        <w:pStyle w:val="Code"/>
        <w:rPr>
          <w:highlight w:val="white"/>
        </w:rPr>
      </w:pPr>
      <w:r w:rsidRPr="008F5511">
        <w:rPr>
          <w:highlight w:val="white"/>
        </w:rPr>
        <w:t xml:space="preserve">          newSymbol.Offset = 0;</w:t>
      </w:r>
    </w:p>
    <w:p w14:paraId="7F085F96" w14:textId="77777777" w:rsidR="008F5511" w:rsidRPr="008F5511" w:rsidRDefault="008F5511" w:rsidP="008F5511">
      <w:pPr>
        <w:pStyle w:val="Code"/>
        <w:rPr>
          <w:highlight w:val="white"/>
        </w:rPr>
      </w:pPr>
      <w:r w:rsidRPr="008F5511">
        <w:rPr>
          <w:highlight w:val="white"/>
        </w:rPr>
        <w:t xml:space="preserve">        }</w:t>
      </w:r>
    </w:p>
    <w:p w14:paraId="7F480209" w14:textId="77777777" w:rsidR="008F5511" w:rsidRPr="008F5511" w:rsidRDefault="008F5511" w:rsidP="008F5511">
      <w:pPr>
        <w:pStyle w:val="Code"/>
        <w:rPr>
          <w:highlight w:val="white"/>
        </w:rPr>
      </w:pPr>
      <w:r w:rsidRPr="008F5511">
        <w:rPr>
          <w:highlight w:val="white"/>
        </w:rPr>
        <w:t xml:space="preserve">        else if (!newSymbol.Type.EnumeratorItem) {</w:t>
      </w:r>
    </w:p>
    <w:p w14:paraId="08831FEA" w14:textId="77777777" w:rsidR="008F5511" w:rsidRPr="008F5511" w:rsidRDefault="008F5511" w:rsidP="008F5511">
      <w:pPr>
        <w:pStyle w:val="Code"/>
        <w:rPr>
          <w:highlight w:val="white"/>
        </w:rPr>
      </w:pPr>
      <w:r w:rsidRPr="008F5511">
        <w:rPr>
          <w:highlight w:val="white"/>
        </w:rPr>
        <w:t xml:space="preserve">          newSymbol.Offset = m_offset;</w:t>
      </w:r>
    </w:p>
    <w:p w14:paraId="296C053D" w14:textId="77777777" w:rsidR="008F5511" w:rsidRPr="008F5511" w:rsidRDefault="008F5511" w:rsidP="008F5511">
      <w:pPr>
        <w:pStyle w:val="Code"/>
        <w:rPr>
          <w:highlight w:val="white"/>
        </w:rPr>
      </w:pPr>
      <w:r w:rsidRPr="008F5511">
        <w:rPr>
          <w:highlight w:val="white"/>
        </w:rPr>
        <w:t xml:space="preserve">          m_offset += newSymbol.Type.Size();</w:t>
      </w:r>
    </w:p>
    <w:p w14:paraId="3011B59A" w14:textId="77777777" w:rsidR="008F5511" w:rsidRPr="008F5511" w:rsidRDefault="008F5511" w:rsidP="008F5511">
      <w:pPr>
        <w:pStyle w:val="Code"/>
        <w:rPr>
          <w:highlight w:val="white"/>
        </w:rPr>
      </w:pPr>
      <w:r w:rsidRPr="008F5511">
        <w:rPr>
          <w:highlight w:val="white"/>
        </w:rPr>
        <w:t xml:space="preserve">        }</w:t>
      </w:r>
    </w:p>
    <w:p w14:paraId="32709084" w14:textId="77777777" w:rsidR="008F5511" w:rsidRPr="008F5511" w:rsidRDefault="008F5511" w:rsidP="008F5511">
      <w:pPr>
        <w:pStyle w:val="Code"/>
        <w:rPr>
          <w:highlight w:val="white"/>
        </w:rPr>
      </w:pPr>
      <w:r w:rsidRPr="008F5511">
        <w:rPr>
          <w:highlight w:val="white"/>
        </w:rPr>
        <w:t xml:space="preserve">      }</w:t>
      </w:r>
    </w:p>
    <w:p w14:paraId="2364DAF1" w14:textId="77777777" w:rsidR="008F5511" w:rsidRPr="008F5511" w:rsidRDefault="008F5511" w:rsidP="008F5511">
      <w:pPr>
        <w:pStyle w:val="Code"/>
        <w:rPr>
          <w:highlight w:val="white"/>
        </w:rPr>
      </w:pPr>
      <w:r w:rsidRPr="008F5511">
        <w:rPr>
          <w:highlight w:val="white"/>
        </w:rPr>
        <w:t xml:space="preserve">    }</w:t>
      </w:r>
    </w:p>
    <w:p w14:paraId="6F3011DC" w14:textId="77777777" w:rsidR="008F5511" w:rsidRPr="008F5511" w:rsidRDefault="008F5511" w:rsidP="008F5511">
      <w:pPr>
        <w:pStyle w:val="Code"/>
        <w:rPr>
          <w:highlight w:val="white"/>
        </w:rPr>
      </w:pPr>
    </w:p>
    <w:p w14:paraId="222A1B9C" w14:textId="77777777" w:rsidR="008F5511" w:rsidRPr="008F5511" w:rsidRDefault="008F5511" w:rsidP="008F5511">
      <w:pPr>
        <w:pStyle w:val="Code"/>
        <w:rPr>
          <w:highlight w:val="white"/>
        </w:rPr>
      </w:pPr>
      <w:r w:rsidRPr="008F5511">
        <w:rPr>
          <w:highlight w:val="white"/>
        </w:rPr>
        <w:t xml:space="preserve">    public void SetOffset(Symbol symbol) {</w:t>
      </w:r>
    </w:p>
    <w:p w14:paraId="4471FEB9" w14:textId="77777777" w:rsidR="008F5511" w:rsidRPr="008F5511" w:rsidRDefault="008F5511" w:rsidP="008F5511">
      <w:pPr>
        <w:pStyle w:val="Code"/>
        <w:rPr>
          <w:highlight w:val="white"/>
        </w:rPr>
      </w:pPr>
      <w:r w:rsidRPr="008F5511">
        <w:rPr>
          <w:highlight w:val="white"/>
        </w:rPr>
        <w:t xml:space="preserve">      symbol.Offset = m_offset;</w:t>
      </w:r>
    </w:p>
    <w:p w14:paraId="6445CAE2" w14:textId="77777777" w:rsidR="008F5511" w:rsidRPr="008F5511" w:rsidRDefault="008F5511" w:rsidP="008F5511">
      <w:pPr>
        <w:pStyle w:val="Code"/>
        <w:rPr>
          <w:highlight w:val="white"/>
        </w:rPr>
      </w:pPr>
      <w:r w:rsidRPr="008F5511">
        <w:rPr>
          <w:highlight w:val="white"/>
        </w:rPr>
        <w:lastRenderedPageBreak/>
        <w:t xml:space="preserve">      m_offset += symbol.Type.Size();</w:t>
      </w:r>
    </w:p>
    <w:p w14:paraId="64852B79" w14:textId="77777777" w:rsidR="008F5511" w:rsidRPr="008F5511" w:rsidRDefault="008F5511" w:rsidP="008F5511">
      <w:pPr>
        <w:pStyle w:val="Code"/>
        <w:rPr>
          <w:highlight w:val="white"/>
        </w:rPr>
      </w:pPr>
      <w:r w:rsidRPr="008F5511">
        <w:rPr>
          <w:highlight w:val="white"/>
        </w:rPr>
        <w:t xml:space="preserve">    }</w:t>
      </w:r>
    </w:p>
    <w:p w14:paraId="63E1A5F5" w14:textId="77777777" w:rsidR="008F5511" w:rsidRPr="008F5511" w:rsidRDefault="008F5511" w:rsidP="008F5511">
      <w:pPr>
        <w:pStyle w:val="Code"/>
        <w:rPr>
          <w:highlight w:val="white"/>
        </w:rPr>
      </w:pPr>
    </w:p>
    <w:p w14:paraId="62A8A283" w14:textId="77777777" w:rsidR="008F5511" w:rsidRPr="008F5511" w:rsidRDefault="008F5511" w:rsidP="008F5511">
      <w:pPr>
        <w:pStyle w:val="Code"/>
        <w:rPr>
          <w:highlight w:val="white"/>
        </w:rPr>
      </w:pPr>
      <w:r w:rsidRPr="008F5511">
        <w:rPr>
          <w:highlight w:val="white"/>
        </w:rPr>
        <w:t xml:space="preserve">    public Symbol LookupSymbol(string name) {</w:t>
      </w:r>
    </w:p>
    <w:p w14:paraId="7A6F54C0" w14:textId="77777777" w:rsidR="008F5511" w:rsidRPr="008F5511" w:rsidRDefault="008F5511" w:rsidP="008F5511">
      <w:pPr>
        <w:pStyle w:val="Code"/>
        <w:rPr>
          <w:highlight w:val="white"/>
        </w:rPr>
      </w:pPr>
      <w:r w:rsidRPr="008F5511">
        <w:rPr>
          <w:highlight w:val="white"/>
        </w:rPr>
        <w:t xml:space="preserve">      Symbol symbol;</w:t>
      </w:r>
    </w:p>
    <w:p w14:paraId="1C134FCD" w14:textId="77777777" w:rsidR="008F5511" w:rsidRPr="008F5511" w:rsidRDefault="008F5511" w:rsidP="008F5511">
      <w:pPr>
        <w:pStyle w:val="Code"/>
        <w:rPr>
          <w:highlight w:val="white"/>
        </w:rPr>
      </w:pPr>
    </w:p>
    <w:p w14:paraId="2BE91D4D" w14:textId="77777777" w:rsidR="008F5511" w:rsidRPr="008F5511" w:rsidRDefault="008F5511" w:rsidP="008F5511">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8F5511">
      <w:pPr>
        <w:pStyle w:val="Code"/>
        <w:rPr>
          <w:highlight w:val="white"/>
        </w:rPr>
      </w:pPr>
      <w:r w:rsidRPr="008F5511">
        <w:rPr>
          <w:highlight w:val="white"/>
        </w:rPr>
        <w:t xml:space="preserve">        return symbol;</w:t>
      </w:r>
    </w:p>
    <w:p w14:paraId="6FA2C9E2" w14:textId="77777777" w:rsidR="008F5511" w:rsidRPr="008F5511" w:rsidRDefault="008F5511" w:rsidP="008F5511">
      <w:pPr>
        <w:pStyle w:val="Code"/>
        <w:rPr>
          <w:highlight w:val="white"/>
        </w:rPr>
      </w:pPr>
      <w:r w:rsidRPr="008F5511">
        <w:rPr>
          <w:highlight w:val="white"/>
        </w:rPr>
        <w:t xml:space="preserve">      }</w:t>
      </w:r>
    </w:p>
    <w:p w14:paraId="5327D5F7" w14:textId="77777777" w:rsidR="008F5511" w:rsidRPr="008F5511" w:rsidRDefault="008F5511" w:rsidP="008F5511">
      <w:pPr>
        <w:pStyle w:val="Code"/>
        <w:rPr>
          <w:highlight w:val="white"/>
        </w:rPr>
      </w:pPr>
      <w:r w:rsidRPr="008F5511">
        <w:rPr>
          <w:highlight w:val="white"/>
        </w:rPr>
        <w:t xml:space="preserve">      else if (m_parentTable != null) {</w:t>
      </w:r>
    </w:p>
    <w:p w14:paraId="3A48501A" w14:textId="77777777" w:rsidR="008F5511" w:rsidRPr="008F5511" w:rsidRDefault="008F5511" w:rsidP="008F5511">
      <w:pPr>
        <w:pStyle w:val="Code"/>
        <w:rPr>
          <w:highlight w:val="white"/>
        </w:rPr>
      </w:pPr>
      <w:r w:rsidRPr="008F5511">
        <w:rPr>
          <w:highlight w:val="white"/>
        </w:rPr>
        <w:t xml:space="preserve">        return m_parentTable.LookupSymbol(name);</w:t>
      </w:r>
    </w:p>
    <w:p w14:paraId="0335DA74" w14:textId="77777777" w:rsidR="008F5511" w:rsidRPr="008F5511" w:rsidRDefault="008F5511" w:rsidP="008F5511">
      <w:pPr>
        <w:pStyle w:val="Code"/>
        <w:rPr>
          <w:highlight w:val="white"/>
        </w:rPr>
      </w:pPr>
      <w:r w:rsidRPr="008F5511">
        <w:rPr>
          <w:highlight w:val="white"/>
        </w:rPr>
        <w:t xml:space="preserve">      }</w:t>
      </w:r>
    </w:p>
    <w:p w14:paraId="440A41EC" w14:textId="77777777" w:rsidR="008F5511" w:rsidRPr="008F5511" w:rsidRDefault="008F5511" w:rsidP="008F5511">
      <w:pPr>
        <w:pStyle w:val="Code"/>
        <w:rPr>
          <w:highlight w:val="white"/>
        </w:rPr>
      </w:pPr>
    </w:p>
    <w:p w14:paraId="588FD3E6" w14:textId="77777777" w:rsidR="008F5511" w:rsidRPr="008F5511" w:rsidRDefault="008F5511" w:rsidP="008F5511">
      <w:pPr>
        <w:pStyle w:val="Code"/>
        <w:rPr>
          <w:highlight w:val="white"/>
        </w:rPr>
      </w:pPr>
      <w:r w:rsidRPr="008F5511">
        <w:rPr>
          <w:highlight w:val="white"/>
        </w:rPr>
        <w:t xml:space="preserve">      return null;</w:t>
      </w:r>
    </w:p>
    <w:p w14:paraId="20C1153E" w14:textId="77777777" w:rsidR="008F5511" w:rsidRPr="008F5511" w:rsidRDefault="008F5511" w:rsidP="008F5511">
      <w:pPr>
        <w:pStyle w:val="Code"/>
        <w:rPr>
          <w:highlight w:val="white"/>
        </w:rPr>
      </w:pPr>
      <w:r w:rsidRPr="008F5511">
        <w:rPr>
          <w:highlight w:val="white"/>
        </w:rPr>
        <w:t xml:space="preserve">    }</w:t>
      </w:r>
    </w:p>
    <w:p w14:paraId="2A58BA93" w14:textId="77777777" w:rsidR="008F5511" w:rsidRPr="008F5511" w:rsidRDefault="008F5511" w:rsidP="008F5511">
      <w:pPr>
        <w:pStyle w:val="Code"/>
        <w:rPr>
          <w:highlight w:val="white"/>
        </w:rPr>
      </w:pPr>
    </w:p>
    <w:p w14:paraId="28FA6515" w14:textId="77777777" w:rsidR="008F5511" w:rsidRPr="008F5511" w:rsidRDefault="008F5511" w:rsidP="008F5511">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8F5511">
      <w:pPr>
        <w:pStyle w:val="Code"/>
        <w:rPr>
          <w:highlight w:val="white"/>
        </w:rPr>
      </w:pPr>
      <w:r w:rsidRPr="008F5511">
        <w:rPr>
          <w:highlight w:val="white"/>
        </w:rPr>
        <w:t xml:space="preserve">      if (m_tagMap.ContainsKey(name)) {</w:t>
      </w:r>
    </w:p>
    <w:p w14:paraId="30D3A138" w14:textId="77777777" w:rsidR="008F5511" w:rsidRPr="008F5511" w:rsidRDefault="008F5511" w:rsidP="008F5511">
      <w:pPr>
        <w:pStyle w:val="Code"/>
        <w:rPr>
          <w:highlight w:val="white"/>
        </w:rPr>
      </w:pPr>
      <w:r w:rsidRPr="008F5511">
        <w:rPr>
          <w:highlight w:val="white"/>
        </w:rPr>
        <w:t xml:space="preserve">        Type oldType = m_tagMap[name];</w:t>
      </w:r>
    </w:p>
    <w:p w14:paraId="41DCB57D" w14:textId="77777777" w:rsidR="008F5511" w:rsidRPr="008F5511" w:rsidRDefault="008F5511" w:rsidP="008F5511">
      <w:pPr>
        <w:pStyle w:val="Code"/>
        <w:rPr>
          <w:highlight w:val="white"/>
        </w:rPr>
      </w:pPr>
      <w:r w:rsidRPr="008F5511">
        <w:rPr>
          <w:highlight w:val="white"/>
        </w:rPr>
        <w:t xml:space="preserve">        Assert.Error(!oldType.IsEnumerator() &amp;&amp;</w:t>
      </w:r>
    </w:p>
    <w:p w14:paraId="4B2B5593" w14:textId="77777777" w:rsidR="008F5511" w:rsidRPr="008F5511" w:rsidRDefault="008F5511" w:rsidP="008F5511">
      <w:pPr>
        <w:pStyle w:val="Code"/>
        <w:rPr>
          <w:highlight w:val="white"/>
        </w:rPr>
      </w:pPr>
      <w:r w:rsidRPr="008F5511">
        <w:rPr>
          <w:highlight w:val="white"/>
        </w:rPr>
        <w:t xml:space="preserve">                     (oldType.Sort == newType.Sort), name,</w:t>
      </w:r>
    </w:p>
    <w:p w14:paraId="587EC816" w14:textId="77777777" w:rsidR="008F5511" w:rsidRPr="008F5511" w:rsidRDefault="008F5511" w:rsidP="008F5511">
      <w:pPr>
        <w:pStyle w:val="Code"/>
        <w:rPr>
          <w:highlight w:val="white"/>
        </w:rPr>
      </w:pPr>
      <w:r w:rsidRPr="008F5511">
        <w:rPr>
          <w:highlight w:val="white"/>
        </w:rPr>
        <w:t xml:space="preserve">                     Message.Name_already_defined);</w:t>
      </w:r>
    </w:p>
    <w:p w14:paraId="12CECC1C" w14:textId="77777777" w:rsidR="008F5511" w:rsidRPr="008F5511" w:rsidRDefault="008F5511" w:rsidP="008F5511">
      <w:pPr>
        <w:pStyle w:val="Code"/>
        <w:rPr>
          <w:highlight w:val="white"/>
        </w:rPr>
      </w:pPr>
    </w:p>
    <w:p w14:paraId="22791907" w14:textId="77777777" w:rsidR="008F5511" w:rsidRPr="008F5511" w:rsidRDefault="008F5511" w:rsidP="008F5511">
      <w:pPr>
        <w:pStyle w:val="Code"/>
        <w:rPr>
          <w:highlight w:val="white"/>
        </w:rPr>
      </w:pPr>
      <w:r w:rsidRPr="008F5511">
        <w:rPr>
          <w:highlight w:val="white"/>
        </w:rPr>
        <w:t xml:space="preserve">        if (oldType.MemberMap == null) {</w:t>
      </w:r>
    </w:p>
    <w:p w14:paraId="1AC1E6A1" w14:textId="77777777" w:rsidR="008F5511" w:rsidRPr="008F5511" w:rsidRDefault="008F5511" w:rsidP="008F5511">
      <w:pPr>
        <w:pStyle w:val="Code"/>
        <w:rPr>
          <w:highlight w:val="white"/>
        </w:rPr>
      </w:pPr>
      <w:r w:rsidRPr="008F5511">
        <w:rPr>
          <w:highlight w:val="white"/>
        </w:rPr>
        <w:t xml:space="preserve">          oldType.MemberMap = newType.MemberMap;</w:t>
      </w:r>
    </w:p>
    <w:p w14:paraId="1BB97419" w14:textId="77777777" w:rsidR="008F5511" w:rsidRPr="008F5511" w:rsidRDefault="008F5511" w:rsidP="008F5511">
      <w:pPr>
        <w:pStyle w:val="Code"/>
        <w:rPr>
          <w:highlight w:val="white"/>
        </w:rPr>
      </w:pPr>
      <w:r w:rsidRPr="008F5511">
        <w:rPr>
          <w:highlight w:val="white"/>
        </w:rPr>
        <w:t xml:space="preserve">        }</w:t>
      </w:r>
    </w:p>
    <w:p w14:paraId="34A7B31B" w14:textId="77777777" w:rsidR="008F5511" w:rsidRPr="008F5511" w:rsidRDefault="008F5511" w:rsidP="008F5511">
      <w:pPr>
        <w:pStyle w:val="Code"/>
        <w:rPr>
          <w:highlight w:val="white"/>
        </w:rPr>
      </w:pPr>
      <w:r w:rsidRPr="008F5511">
        <w:rPr>
          <w:highlight w:val="white"/>
        </w:rPr>
        <w:t xml:space="preserve">        else {</w:t>
      </w:r>
    </w:p>
    <w:p w14:paraId="208EEC5A" w14:textId="77777777" w:rsidR="008F5511" w:rsidRPr="008F5511" w:rsidRDefault="008F5511" w:rsidP="008F5511">
      <w:pPr>
        <w:pStyle w:val="Code"/>
        <w:rPr>
          <w:highlight w:val="white"/>
        </w:rPr>
      </w:pPr>
      <w:r w:rsidRPr="008F5511">
        <w:rPr>
          <w:highlight w:val="white"/>
        </w:rPr>
        <w:t xml:space="preserve">          Assert.Error(newType.MemberMap == null, name,</w:t>
      </w:r>
    </w:p>
    <w:p w14:paraId="260DEE7F" w14:textId="77777777" w:rsidR="008F5511" w:rsidRPr="008F5511" w:rsidRDefault="008F5511" w:rsidP="008F5511">
      <w:pPr>
        <w:pStyle w:val="Code"/>
        <w:rPr>
          <w:highlight w:val="white"/>
        </w:rPr>
      </w:pPr>
      <w:r w:rsidRPr="008F5511">
        <w:rPr>
          <w:highlight w:val="white"/>
        </w:rPr>
        <w:t xml:space="preserve">                       Message.Name_already_defined);</w:t>
      </w:r>
    </w:p>
    <w:p w14:paraId="7F8341A5" w14:textId="77777777" w:rsidR="008F5511" w:rsidRPr="008F5511" w:rsidRDefault="008F5511" w:rsidP="008F5511">
      <w:pPr>
        <w:pStyle w:val="Code"/>
        <w:rPr>
          <w:highlight w:val="white"/>
        </w:rPr>
      </w:pPr>
      <w:r w:rsidRPr="008F5511">
        <w:rPr>
          <w:highlight w:val="white"/>
        </w:rPr>
        <w:t xml:space="preserve">        }</w:t>
      </w:r>
    </w:p>
    <w:p w14:paraId="697A4A07" w14:textId="77777777" w:rsidR="008F5511" w:rsidRPr="008F5511" w:rsidRDefault="008F5511" w:rsidP="008F5511">
      <w:pPr>
        <w:pStyle w:val="Code"/>
        <w:rPr>
          <w:highlight w:val="white"/>
        </w:rPr>
      </w:pPr>
      <w:r w:rsidRPr="008F5511">
        <w:rPr>
          <w:highlight w:val="white"/>
        </w:rPr>
        <w:t xml:space="preserve">      }</w:t>
      </w:r>
    </w:p>
    <w:p w14:paraId="1376EEC0" w14:textId="77777777" w:rsidR="008F5511" w:rsidRPr="008F5511" w:rsidRDefault="008F5511" w:rsidP="008F5511">
      <w:pPr>
        <w:pStyle w:val="Code"/>
        <w:rPr>
          <w:highlight w:val="white"/>
        </w:rPr>
      </w:pPr>
      <w:r w:rsidRPr="008F5511">
        <w:rPr>
          <w:highlight w:val="white"/>
        </w:rPr>
        <w:t xml:space="preserve">      else {</w:t>
      </w:r>
    </w:p>
    <w:p w14:paraId="54B1E70F" w14:textId="77777777" w:rsidR="008F5511" w:rsidRPr="008F5511" w:rsidRDefault="008F5511" w:rsidP="008F5511">
      <w:pPr>
        <w:pStyle w:val="Code"/>
        <w:rPr>
          <w:highlight w:val="white"/>
        </w:rPr>
      </w:pPr>
      <w:r w:rsidRPr="008F5511">
        <w:rPr>
          <w:highlight w:val="white"/>
        </w:rPr>
        <w:t xml:space="preserve">        m_tagMap.Add(name, newType);</w:t>
      </w:r>
    </w:p>
    <w:p w14:paraId="47FA03D7" w14:textId="77777777" w:rsidR="008F5511" w:rsidRPr="008F5511" w:rsidRDefault="008F5511" w:rsidP="008F5511">
      <w:pPr>
        <w:pStyle w:val="Code"/>
        <w:rPr>
          <w:highlight w:val="white"/>
        </w:rPr>
      </w:pPr>
      <w:r w:rsidRPr="008F5511">
        <w:rPr>
          <w:highlight w:val="white"/>
        </w:rPr>
        <w:t xml:space="preserve">      }</w:t>
      </w:r>
    </w:p>
    <w:p w14:paraId="5D721D54" w14:textId="77777777" w:rsidR="008F5511" w:rsidRPr="008F5511" w:rsidRDefault="008F5511" w:rsidP="008F5511">
      <w:pPr>
        <w:pStyle w:val="Code"/>
        <w:rPr>
          <w:highlight w:val="white"/>
        </w:rPr>
      </w:pPr>
      <w:r w:rsidRPr="008F5511">
        <w:rPr>
          <w:highlight w:val="white"/>
        </w:rPr>
        <w:t xml:space="preserve">    }</w:t>
      </w:r>
    </w:p>
    <w:p w14:paraId="7DDC11A1" w14:textId="77777777" w:rsidR="008F5511" w:rsidRPr="008F5511" w:rsidRDefault="008F5511" w:rsidP="008F5511">
      <w:pPr>
        <w:pStyle w:val="Code"/>
        <w:rPr>
          <w:highlight w:val="white"/>
        </w:rPr>
      </w:pPr>
    </w:p>
    <w:p w14:paraId="7E9D3FD3" w14:textId="77777777" w:rsidR="008F5511" w:rsidRPr="008F5511" w:rsidRDefault="008F5511" w:rsidP="008F5511">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8F5511">
      <w:pPr>
        <w:pStyle w:val="Code"/>
        <w:rPr>
          <w:highlight w:val="white"/>
        </w:rPr>
      </w:pPr>
      <w:r w:rsidRPr="008F5511">
        <w:rPr>
          <w:highlight w:val="white"/>
        </w:rPr>
        <w:t xml:space="preserve">      Type type;</w:t>
      </w:r>
    </w:p>
    <w:p w14:paraId="1CE473E4" w14:textId="77777777" w:rsidR="008F5511" w:rsidRPr="008F5511" w:rsidRDefault="008F5511" w:rsidP="008F5511">
      <w:pPr>
        <w:pStyle w:val="Code"/>
        <w:rPr>
          <w:highlight w:val="white"/>
        </w:rPr>
      </w:pPr>
    </w:p>
    <w:p w14:paraId="033EC647" w14:textId="77777777" w:rsidR="008F5511" w:rsidRPr="008F5511" w:rsidRDefault="008F5511" w:rsidP="008F5511">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8F5511">
      <w:pPr>
        <w:pStyle w:val="Code"/>
        <w:rPr>
          <w:highlight w:val="white"/>
        </w:rPr>
      </w:pPr>
      <w:r w:rsidRPr="008F5511">
        <w:rPr>
          <w:highlight w:val="white"/>
        </w:rPr>
        <w:t xml:space="preserve">        return type;</w:t>
      </w:r>
    </w:p>
    <w:p w14:paraId="0646ED04" w14:textId="77777777" w:rsidR="008F5511" w:rsidRPr="008F5511" w:rsidRDefault="008F5511" w:rsidP="008F5511">
      <w:pPr>
        <w:pStyle w:val="Code"/>
        <w:rPr>
          <w:highlight w:val="white"/>
        </w:rPr>
      </w:pPr>
      <w:r w:rsidRPr="008F5511">
        <w:rPr>
          <w:highlight w:val="white"/>
        </w:rPr>
        <w:t xml:space="preserve">      }</w:t>
      </w:r>
    </w:p>
    <w:p w14:paraId="69FF5657" w14:textId="77777777" w:rsidR="008F5511" w:rsidRPr="008F5511" w:rsidRDefault="008F5511" w:rsidP="008F5511">
      <w:pPr>
        <w:pStyle w:val="Code"/>
        <w:rPr>
          <w:highlight w:val="white"/>
        </w:rPr>
      </w:pPr>
      <w:r w:rsidRPr="008F5511">
        <w:rPr>
          <w:highlight w:val="white"/>
        </w:rPr>
        <w:t xml:space="preserve">      else if (m_parentTable != null) {</w:t>
      </w:r>
    </w:p>
    <w:p w14:paraId="03A04809" w14:textId="77777777" w:rsidR="008F5511" w:rsidRPr="008F5511" w:rsidRDefault="008F5511" w:rsidP="008F5511">
      <w:pPr>
        <w:pStyle w:val="Code"/>
        <w:rPr>
          <w:highlight w:val="white"/>
        </w:rPr>
      </w:pPr>
      <w:r w:rsidRPr="008F5511">
        <w:rPr>
          <w:highlight w:val="white"/>
        </w:rPr>
        <w:t xml:space="preserve">        return m_parentTable.LookupTag(name, sort);</w:t>
      </w:r>
    </w:p>
    <w:p w14:paraId="36F8417C" w14:textId="77777777" w:rsidR="008F5511" w:rsidRPr="008F5511" w:rsidRDefault="008F5511" w:rsidP="008F5511">
      <w:pPr>
        <w:pStyle w:val="Code"/>
        <w:rPr>
          <w:highlight w:val="white"/>
        </w:rPr>
      </w:pPr>
      <w:r w:rsidRPr="008F5511">
        <w:rPr>
          <w:highlight w:val="white"/>
        </w:rPr>
        <w:t xml:space="preserve">      }</w:t>
      </w:r>
    </w:p>
    <w:p w14:paraId="6CF4FF12" w14:textId="77777777" w:rsidR="008F5511" w:rsidRPr="008F5511" w:rsidRDefault="008F5511" w:rsidP="008F5511">
      <w:pPr>
        <w:pStyle w:val="Code"/>
        <w:rPr>
          <w:highlight w:val="white"/>
        </w:rPr>
      </w:pPr>
    </w:p>
    <w:p w14:paraId="0DEA4B41" w14:textId="77777777" w:rsidR="008F5511" w:rsidRPr="008F5511" w:rsidRDefault="008F5511" w:rsidP="008F5511">
      <w:pPr>
        <w:pStyle w:val="Code"/>
        <w:rPr>
          <w:highlight w:val="white"/>
        </w:rPr>
      </w:pPr>
      <w:r w:rsidRPr="008F5511">
        <w:rPr>
          <w:highlight w:val="white"/>
        </w:rPr>
        <w:t xml:space="preserve">      return null;</w:t>
      </w:r>
    </w:p>
    <w:p w14:paraId="7055BDE0" w14:textId="77777777" w:rsidR="008F5511" w:rsidRPr="008F5511" w:rsidRDefault="008F5511" w:rsidP="008F5511">
      <w:pPr>
        <w:pStyle w:val="Code"/>
        <w:rPr>
          <w:highlight w:val="white"/>
        </w:rPr>
      </w:pPr>
      <w:r w:rsidRPr="008F5511">
        <w:rPr>
          <w:highlight w:val="white"/>
        </w:rPr>
        <w:t xml:space="preserve">    }</w:t>
      </w:r>
    </w:p>
    <w:p w14:paraId="24621C3C" w14:textId="77777777" w:rsidR="008F5511" w:rsidRPr="008F5511" w:rsidRDefault="008F5511" w:rsidP="008F5511">
      <w:pPr>
        <w:pStyle w:val="Code"/>
        <w:rPr>
          <w:highlight w:val="white"/>
        </w:rPr>
      </w:pPr>
      <w:r w:rsidRPr="008F5511">
        <w:rPr>
          <w:highlight w:val="white"/>
        </w:rPr>
        <w:t xml:space="preserve">  }</w:t>
      </w:r>
    </w:p>
    <w:p w14:paraId="75B5329F" w14:textId="642BF93B" w:rsidR="000C7243" w:rsidRDefault="008F5511" w:rsidP="008F5511">
      <w:pPr>
        <w:pStyle w:val="Code"/>
      </w:pPr>
      <w:r w:rsidRPr="008F5511">
        <w:rPr>
          <w:highlight w:val="white"/>
        </w:rPr>
        <w:t>}</w:t>
      </w:r>
    </w:p>
    <w:p w14:paraId="060536E9" w14:textId="2678BD46" w:rsidR="00386E50" w:rsidRDefault="00386E50" w:rsidP="00386E50">
      <w:pPr>
        <w:pStyle w:val="Rubrik2"/>
      </w:pPr>
      <w:r>
        <w:t>The Symbol</w:t>
      </w:r>
    </w:p>
    <w:p w14:paraId="127CE67F" w14:textId="28115218"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a global </w:t>
        </w:r>
        <w:r w:rsidR="00AE29E2">
          <w:lastRenderedPageBreak/>
          <w:t xml:space="preserve">variable </w:t>
        </w:r>
      </w:ins>
      <w:r w:rsidR="00AE29E2">
        <w:t>becomes</w:t>
      </w:r>
      <w:ins w:id="5664" w:author="Stefan Bjornander" w:date="2015-04-25T18:27:00Z">
        <w:r w:rsidR="00AE29E2">
          <w:t xml:space="preserve"> static </w:t>
        </w:r>
      </w:ins>
      <w:r w:rsidR="00AE29E2">
        <w:t>while a</w:t>
      </w:r>
      <w:ins w:id="5665" w:author="Stefan Bjornander" w:date="2015-04-25T18:27:00Z">
        <w:r w:rsidR="00AE29E2">
          <w:t xml:space="preserve"> local variable </w:t>
        </w:r>
      </w:ins>
      <w:r w:rsidR="00AE29E2">
        <w:t>becomes</w:t>
      </w:r>
      <w:ins w:id="5666" w:author="Stefan Bjornander" w:date="2015-04-25T18:28:00Z">
        <w:r w:rsidR="00AE29E2">
          <w:t xml:space="preserve"> auto.</w:t>
        </w:r>
      </w:ins>
      <w:r w:rsidR="00AE29E2">
        <w:t xml:space="preserve"> In this book, t</w:t>
      </w:r>
      <w:ins w:id="5667"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8" w:author="Stefan Bjornander" w:date="2015-04-25T18:27:00Z">
        <w:r>
          <w:t xml:space="preserve">If the storage specifier is omitted a global variable is regarded as static and a local variable is </w:t>
        </w:r>
      </w:ins>
      <w:ins w:id="5669" w:author="Stefan Bjornander" w:date="2015-04-25T18:28:00Z">
        <w:r>
          <w:t>regarded as auto.</w:t>
        </w:r>
      </w:ins>
      <w:r>
        <w:t xml:space="preserve"> In this book, t</w:t>
      </w:r>
      <w:ins w:id="5670"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1" w:author="Stefan Bjornander" w:date="2015-04-25T10:11:00Z">
            <w:rPr>
              <w:rStyle w:val="CodeInText"/>
              <w:i w:val="0"/>
            </w:rPr>
          </w:rPrChange>
        </w:rPr>
        <w:t>typedef</w:t>
      </w:r>
      <w:r>
        <w:t>, in the table.</w:t>
      </w:r>
      <w:ins w:id="5672" w:author="Stefan Bjornander" w:date="2015-04-25T10:11:00Z">
        <w:r>
          <w:t xml:space="preserve"> In some compiler technique </w:t>
        </w:r>
      </w:ins>
      <w:r w:rsidR="00440B10">
        <w:t>textbooks,</w:t>
      </w:r>
      <w:ins w:id="5673" w:author="Stefan Bjornander" w:date="2015-04-25T10:11:00Z">
        <w:r>
          <w:t xml:space="preserve"> the table is called</w:t>
        </w:r>
      </w:ins>
      <w:ins w:id="5674" w:author="Stefan Bjornander" w:date="2015-04-25T10:14:00Z">
        <w:r>
          <w:t xml:space="preserve"> the </w:t>
        </w:r>
        <w:r>
          <w:rPr>
            <w:rStyle w:val="CodeInText"/>
            <w:rPrChange w:id="5675"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lastRenderedPageBreak/>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5541BC9E"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parameter in a function definition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 xml:space="preserve">When dereferencing a symbol with the </w:t>
      </w:r>
      <w:proofErr w:type="spellStart"/>
      <w:r>
        <w:rPr>
          <w:highlight w:val="white"/>
        </w:rPr>
        <w:t>derefernce</w:t>
      </w:r>
      <w:proofErr w:type="spellEnd"/>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lastRenderedPageBreak/>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1C171564" w:rsidR="00A96FC3" w:rsidRPr="00013F62" w:rsidRDefault="00A96FC3" w:rsidP="00A96FC3">
      <w:pPr>
        <w:rPr>
          <w:highlight w:val="white"/>
        </w:rPr>
      </w:pPr>
      <w:r>
        <w:rPr>
          <w:highlight w:val="white"/>
        </w:rPr>
        <w:t xml:space="preserve">A symbol is </w:t>
      </w:r>
      <w:proofErr w:type="spellStart"/>
      <w:r>
        <w:rPr>
          <w:highlight w:val="white"/>
        </w:rPr>
        <w:t>addressible</w:t>
      </w:r>
      <w:proofErr w:type="spellEnd"/>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lastRenderedPageBreak/>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77777777" w:rsidR="009F7A62" w:rsidRPr="00013F62" w:rsidRDefault="009F7A62" w:rsidP="00013F62">
      <w:pPr>
        <w:pStyle w:val="Code"/>
        <w:rPr>
          <w:highlight w:val="white"/>
        </w:rPr>
      </w:pPr>
      <w:r w:rsidRPr="00013F62">
        <w:rPr>
          <w:highlight w:val="white"/>
        </w:rPr>
        <w:t xml:space="preserve">      Assert.ErrorA(!(value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09BD3725" w:rsidR="009F7A62" w:rsidRPr="00013F62" w:rsidRDefault="003A4F94" w:rsidP="003A4F94">
      <w:pPr>
        <w:rPr>
          <w:highlight w:val="white"/>
        </w:rPr>
      </w:pPr>
      <w:r>
        <w:rPr>
          <w:highlight w:val="white"/>
        </w:rPr>
        <w:t xml:space="preserve">The value is given a name the </w:t>
      </w:r>
      <w:proofErr w:type="spellStart"/>
      <w:r>
        <w:rPr>
          <w:highlight w:val="white"/>
        </w:rPr>
        <w:t>reflexts</w:t>
      </w:r>
      <w:proofErr w:type="spellEnd"/>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7777777" w:rsidR="009F7A62" w:rsidRPr="00013F62" w:rsidRDefault="009F7A62" w:rsidP="00013F62">
      <w:pPr>
        <w:pStyle w:val="Code"/>
        <w:rPr>
          <w:highlight w:val="white"/>
        </w:rPr>
      </w:pPr>
      <w:r w:rsidRPr="00013F62">
        <w:rPr>
          <w:highlight w:val="white"/>
        </w:rPr>
        <w:t xml:space="preserve">      Assert.ErrorA(value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lastRenderedPageBreak/>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lastRenderedPageBreak/>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lastRenderedPageBreak/>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00C69E91" w:rsidR="00DF053B" w:rsidRDefault="00DF053B" w:rsidP="006A31DF">
      <w:pPr>
        <w:pStyle w:val="Rubrik1"/>
      </w:pPr>
      <w:r>
        <w:lastRenderedPageBreak/>
        <w:t>The Type System</w:t>
      </w:r>
    </w:p>
    <w:p w14:paraId="5EBDC23E" w14:textId="0078F845" w:rsidR="00DF053B" w:rsidRDefault="008C43F9" w:rsidP="008C43F9">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5FCE6E29" w14:textId="77777777" w:rsidR="006E1FB9" w:rsidRPr="006E1FB9" w:rsidRDefault="006E1FB9" w:rsidP="006E1FB9">
      <w:pPr>
        <w:pStyle w:val="Code"/>
        <w:rPr>
          <w:highlight w:val="white"/>
        </w:rPr>
      </w:pPr>
      <w:r w:rsidRPr="006E1FB9">
        <w:rPr>
          <w:highlight w:val="white"/>
        </w:rPr>
        <w:t>using System.Globalization;</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77777777" w:rsidR="006E1FB9" w:rsidRPr="006E1FB9" w:rsidRDefault="006E1FB9" w:rsidP="006E1FB9">
      <w:pPr>
        <w:pStyle w:val="Code"/>
        <w:rPr>
          <w:highlight w:val="white"/>
        </w:rPr>
      </w:pP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2F0F64E5" w14:textId="77777777" w:rsidR="006E1FB9" w:rsidRPr="006E1FB9" w:rsidRDefault="006E1FB9" w:rsidP="006E1FB9">
      <w:pPr>
        <w:pStyle w:val="Code"/>
        <w:rPr>
          <w:highlight w:val="white"/>
        </w:rPr>
      </w:pP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1FD23CA2" w14:textId="77777777" w:rsidR="006E1FB9" w:rsidRPr="006E1FB9" w:rsidRDefault="006E1FB9" w:rsidP="006E1FB9">
      <w:pPr>
        <w:pStyle w:val="Code"/>
        <w:rPr>
          <w:highlight w:val="white"/>
        </w:rPr>
      </w:pPr>
      <w:r w:rsidRPr="006E1FB9">
        <w:rPr>
          <w:highlight w:val="white"/>
        </w:rPr>
        <w:t xml:space="preserve">    // ------------------------------------------------------------------------</w:t>
      </w:r>
    </w:p>
    <w:p w14:paraId="5F6CD5B0" w14:textId="77777777" w:rsidR="006E1FB9" w:rsidRPr="006E1FB9" w:rsidRDefault="006E1FB9" w:rsidP="006E1FB9">
      <w:pPr>
        <w:pStyle w:val="Code"/>
        <w:rPr>
          <w:highlight w:val="white"/>
        </w:rPr>
      </w:pPr>
      <w:r w:rsidRPr="006E1FB9">
        <w:rPr>
          <w:highlight w:val="white"/>
        </w:rPr>
        <w:t xml:space="preserve">  </w:t>
      </w:r>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58F1D5DD" w14:textId="77777777" w:rsidR="006E1FB9" w:rsidRPr="006E1FB9" w:rsidRDefault="006E1FB9" w:rsidP="006E1FB9">
      <w:pPr>
        <w:pStyle w:val="Code"/>
        <w:rPr>
          <w:highlight w:val="white"/>
        </w:rPr>
      </w:pPr>
      <w:r w:rsidRPr="006E1FB9">
        <w:rPr>
          <w:highlight w:val="white"/>
        </w:rPr>
        <w:t xml:space="preserve">    public void SetBitfieldMask(int bits) {</w:t>
      </w:r>
    </w:p>
    <w:p w14:paraId="50A655FA" w14:textId="77777777" w:rsidR="006E1FB9" w:rsidRPr="006E1FB9" w:rsidRDefault="006E1FB9" w:rsidP="006E1FB9">
      <w:pPr>
        <w:pStyle w:val="Code"/>
        <w:rPr>
          <w:highlight w:val="white"/>
        </w:rPr>
      </w:pPr>
      <w:r w:rsidRPr="006E1FB9">
        <w:rPr>
          <w:highlight w:val="white"/>
        </w:rPr>
        <w:t xml:space="preserve">      m_bitfieldMask = ((BigInteger) Math.Pow(2, bits) - ((BigInteger) 1));</w:t>
      </w:r>
    </w:p>
    <w:p w14:paraId="183D37BB" w14:textId="77777777" w:rsidR="006E1FB9" w:rsidRPr="006E1FB9" w:rsidRDefault="006E1FB9" w:rsidP="006E1FB9">
      <w:pPr>
        <w:pStyle w:val="Code"/>
        <w:rPr>
          <w:highlight w:val="white"/>
        </w:rPr>
      </w:pPr>
      <w:r w:rsidRPr="006E1FB9">
        <w:rPr>
          <w:highlight w:val="white"/>
        </w:rPr>
        <w:t xml:space="preserve">    }</w:t>
      </w:r>
    </w:p>
    <w:p w14:paraId="7F8FC796" w14:textId="77777777" w:rsidR="006E1FB9" w:rsidRPr="006E1FB9" w:rsidRDefault="006E1FB9" w:rsidP="006E1FB9">
      <w:pPr>
        <w:pStyle w:val="Code"/>
        <w:rPr>
          <w:highlight w:val="white"/>
        </w:rPr>
      </w:pPr>
    </w:p>
    <w:p w14:paraId="49E8D0B5" w14:textId="77777777" w:rsidR="006E1FB9" w:rsidRPr="006E1FB9" w:rsidRDefault="006E1FB9" w:rsidP="006E1FB9">
      <w:pPr>
        <w:pStyle w:val="Code"/>
        <w:rPr>
          <w:highlight w:val="white"/>
        </w:rPr>
      </w:pPr>
      <w:r w:rsidRPr="006E1FB9">
        <w:rPr>
          <w:highlight w:val="white"/>
        </w:rPr>
        <w:t xml:space="preserve">    // ------------------------------------------------------------------------</w:t>
      </w:r>
    </w:p>
    <w:p w14:paraId="039B9C7B" w14:textId="77777777" w:rsidR="006E1FB9" w:rsidRPr="006E1FB9" w:rsidRDefault="006E1FB9" w:rsidP="006E1FB9">
      <w:pPr>
        <w:pStyle w:val="Code"/>
        <w:rPr>
          <w:highlight w:val="white"/>
        </w:rPr>
      </w:pPr>
      <w:r w:rsidRPr="006E1FB9">
        <w:rPr>
          <w:highlight w:val="white"/>
        </w:rPr>
        <w:t xml:space="preserve">  </w:t>
      </w:r>
    </w:p>
    <w:p w14:paraId="03CEBD4E" w14:textId="77777777"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77777777" w:rsidR="006E1FB9" w:rsidRPr="006E1FB9" w:rsidRDefault="006E1FB9" w:rsidP="006E1FB9">
      <w:pPr>
        <w:pStyle w:val="Code"/>
        <w:rPr>
          <w:highlight w:val="white"/>
        </w:rPr>
      </w:pPr>
      <w:r w:rsidRPr="006E1FB9">
        <w:rPr>
          <w:highlight w:val="white"/>
        </w:rPr>
        <w:t xml:space="preserve">    // ------------------------------------------------------------------------</w:t>
      </w:r>
    </w:p>
    <w:p w14:paraId="382A46B1" w14:textId="77777777" w:rsidR="006E1FB9" w:rsidRPr="006E1FB9" w:rsidRDefault="006E1FB9" w:rsidP="006E1FB9">
      <w:pPr>
        <w:pStyle w:val="Code"/>
        <w:rPr>
          <w:highlight w:val="white"/>
        </w:rPr>
      </w:pPr>
      <w:r w:rsidRPr="006E1FB9">
        <w:rPr>
          <w:highlight w:val="white"/>
        </w:rPr>
        <w:lastRenderedPageBreak/>
        <w:t xml:space="preserve">  </w:t>
      </w:r>
    </w:p>
    <w:p w14:paraId="48E6BBDB" w14:textId="77777777" w:rsidR="006E1FB9" w:rsidRPr="006E1FB9" w:rsidRDefault="006E1FB9" w:rsidP="006E1FB9">
      <w:pPr>
        <w:pStyle w:val="Code"/>
        <w:rPr>
          <w:highlight w:val="white"/>
        </w:rPr>
      </w:pPr>
      <w:r w:rsidRPr="006E1FB9">
        <w:rPr>
          <w:highlight w:val="white"/>
        </w:rPr>
        <w:t xml:space="preserve">    private int m_dimension;</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1D692E1B" w14:textId="77777777" w:rsidR="006E1FB9" w:rsidRPr="006E1FB9" w:rsidRDefault="006E1FB9" w:rsidP="006E1FB9">
      <w:pPr>
        <w:pStyle w:val="Code"/>
        <w:rPr>
          <w:highlight w:val="white"/>
        </w:rPr>
      </w:pPr>
      <w:r w:rsidRPr="006E1FB9">
        <w:rPr>
          <w:highlight w:val="white"/>
        </w:rPr>
        <w:t xml:space="preserve">    public int Dimension {</w:t>
      </w:r>
    </w:p>
    <w:p w14:paraId="671A8923" w14:textId="77777777" w:rsidR="006E1FB9" w:rsidRPr="006E1FB9" w:rsidRDefault="006E1FB9" w:rsidP="006E1FB9">
      <w:pPr>
        <w:pStyle w:val="Code"/>
        <w:rPr>
          <w:highlight w:val="white"/>
        </w:rPr>
      </w:pPr>
      <w:r w:rsidRPr="006E1FB9">
        <w:rPr>
          <w:highlight w:val="white"/>
        </w:rPr>
        <w:t xml:space="preserve">      get { return m_dimension; }</w:t>
      </w:r>
    </w:p>
    <w:p w14:paraId="000C00ED" w14:textId="77777777" w:rsidR="006E1FB9" w:rsidRPr="006E1FB9" w:rsidRDefault="006E1FB9" w:rsidP="006E1FB9">
      <w:pPr>
        <w:pStyle w:val="Code"/>
        <w:rPr>
          <w:highlight w:val="white"/>
        </w:rPr>
      </w:pPr>
      <w:r w:rsidRPr="006E1FB9">
        <w:rPr>
          <w:highlight w:val="white"/>
        </w:rPr>
        <w:t xml:space="preserve">      set { m_dimension = value; }</w:t>
      </w:r>
    </w:p>
    <w:p w14:paraId="678C2537" w14:textId="77777777" w:rsidR="006E1FB9" w:rsidRPr="006E1FB9" w:rsidRDefault="006E1FB9" w:rsidP="006E1FB9">
      <w:pPr>
        <w:pStyle w:val="Code"/>
        <w:rPr>
          <w:highlight w:val="white"/>
        </w:rPr>
      </w:pPr>
      <w:r w:rsidRPr="006E1FB9">
        <w:rPr>
          <w:highlight w:val="white"/>
        </w:rPr>
        <w:t xml:space="preserve">    }</w:t>
      </w:r>
    </w:p>
    <w:p w14:paraId="067C93C4"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77777777" w:rsidR="006E1FB9" w:rsidRPr="006E1FB9" w:rsidRDefault="006E1FB9" w:rsidP="006E1FB9">
      <w:pPr>
        <w:pStyle w:val="Code"/>
        <w:rPr>
          <w:highlight w:val="white"/>
        </w:rPr>
      </w:pP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77777777" w:rsidR="006E1FB9" w:rsidRPr="006E1FB9" w:rsidRDefault="006E1FB9" w:rsidP="006E1FB9">
      <w:pPr>
        <w:pStyle w:val="Code"/>
        <w:rPr>
          <w:highlight w:val="white"/>
        </w:rPr>
      </w:pPr>
      <w:r w:rsidRPr="006E1FB9">
        <w:rPr>
          <w:highlight w:val="white"/>
        </w:rPr>
        <w:t xml:space="preserve">    // ------------------------------------------------------------------------</w:t>
      </w:r>
    </w:p>
    <w:p w14:paraId="609F437A" w14:textId="77777777" w:rsidR="006E1FB9" w:rsidRPr="006E1FB9" w:rsidRDefault="006E1FB9" w:rsidP="006E1FB9">
      <w:pPr>
        <w:pStyle w:val="Code"/>
        <w:rPr>
          <w:highlight w:val="white"/>
        </w:rPr>
      </w:pP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1C9EB0B6" w14:textId="77777777" w:rsidR="006E1FB9" w:rsidRPr="006E1FB9" w:rsidRDefault="006E1FB9" w:rsidP="006E1FB9">
      <w:pPr>
        <w:pStyle w:val="Code"/>
        <w:rPr>
          <w:highlight w:val="white"/>
        </w:rPr>
      </w:pPr>
    </w:p>
    <w:p w14:paraId="0EEE0851" w14:textId="77777777" w:rsidR="006E1FB9" w:rsidRPr="006E1FB9" w:rsidRDefault="006E1FB9" w:rsidP="006E1FB9">
      <w:pPr>
        <w:pStyle w:val="Code"/>
        <w:rPr>
          <w:highlight w:val="white"/>
        </w:rPr>
      </w:pPr>
      <w:r w:rsidRPr="006E1FB9">
        <w:rPr>
          <w:highlight w:val="white"/>
        </w:rPr>
        <w:t xml:space="preserve">    private Type m_returnType;</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77777777" w:rsidR="006E1FB9" w:rsidRPr="006E1FB9" w:rsidRDefault="006E1FB9" w:rsidP="006E1FB9">
      <w:pPr>
        <w:pStyle w:val="Code"/>
        <w:rPr>
          <w:highlight w:val="white"/>
        </w:rPr>
      </w:pPr>
      <w:r w:rsidRPr="006E1FB9">
        <w:rPr>
          <w:highlight w:val="white"/>
        </w:rPr>
        <w:t xml:space="preserve">    private List&lt;Pair&lt;string,Symbol&gt;&gt; m_parameterList;</w:t>
      </w:r>
    </w:p>
    <w:p w14:paraId="6FD1FEB3" w14:textId="77777777" w:rsidR="006E1FB9" w:rsidRPr="006E1FB9" w:rsidRDefault="006E1FB9" w:rsidP="006E1FB9">
      <w:pPr>
        <w:pStyle w:val="Code"/>
        <w:rPr>
          <w:highlight w:val="white"/>
        </w:rPr>
      </w:pPr>
      <w:r w:rsidRPr="006E1FB9">
        <w:rPr>
          <w:highlight w:val="white"/>
        </w:rPr>
        <w:t xml:space="preserve">    private List&lt;Type&gt; m_typeList;</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77777777" w:rsidR="006E1FB9" w:rsidRPr="006E1FB9" w:rsidRDefault="006E1FB9" w:rsidP="006E1FB9">
      <w:pPr>
        <w:pStyle w:val="Code"/>
        <w:rPr>
          <w:highlight w:val="white"/>
        </w:rPr>
      </w:pP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77777777" w:rsidR="006E1FB9" w:rsidRPr="006E1FB9" w:rsidRDefault="006E1FB9" w:rsidP="006E1FB9">
      <w:pPr>
        <w:pStyle w:val="Code"/>
        <w:rPr>
          <w:highlight w:val="white"/>
        </w:rPr>
      </w:pP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77777777" w:rsidR="006E1FB9" w:rsidRPr="006E1FB9" w:rsidRDefault="006E1FB9" w:rsidP="006E1FB9">
      <w:pPr>
        <w:pStyle w:val="Code"/>
        <w:rPr>
          <w:highlight w:val="white"/>
        </w:rPr>
      </w:pPr>
    </w:p>
    <w:p w14:paraId="749F578E" w14:textId="77777777"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lastRenderedPageBreak/>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5F54EEAE" w14:textId="77777777" w:rsidR="006E1FB9" w:rsidRPr="006E1FB9" w:rsidRDefault="006E1FB9" w:rsidP="006E1FB9">
      <w:pPr>
        <w:pStyle w:val="Code"/>
        <w:rPr>
          <w:highlight w:val="white"/>
        </w:rPr>
      </w:pPr>
      <w:r w:rsidRPr="006E1FB9">
        <w:rPr>
          <w:highlight w:val="white"/>
        </w:rPr>
        <w:t xml:space="preserve">    // ------------------------------------------------------------------------</w:t>
      </w:r>
    </w:p>
    <w:p w14:paraId="58556034" w14:textId="77777777"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77777777" w:rsidR="006E1FB9" w:rsidRPr="006E1FB9" w:rsidRDefault="006E1FB9" w:rsidP="006E1FB9">
      <w:pPr>
        <w:pStyle w:val="Code"/>
        <w:rPr>
          <w:highlight w:val="white"/>
        </w:rPr>
      </w:pPr>
      <w:r w:rsidRPr="006E1FB9">
        <w:rPr>
          <w:highlight w:val="white"/>
        </w:rPr>
        <w:t xml:space="preserve">    // ------------------------------------------------------------------------</w:t>
      </w:r>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77777777"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77777777" w:rsidR="006E1FB9" w:rsidRPr="006E1FB9" w:rsidRDefault="006E1FB9" w:rsidP="006E1FB9">
      <w:pPr>
        <w:pStyle w:val="Code"/>
        <w:rPr>
          <w:highlight w:val="white"/>
        </w:rPr>
      </w:pPr>
      <w:r w:rsidRPr="006E1FB9">
        <w:rPr>
          <w:highlight w:val="white"/>
        </w:rPr>
        <w:t xml:space="preserve">    public int SizeX()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3E93C24" w14:textId="77777777" w:rsidR="006E1FB9" w:rsidRPr="006E1FB9" w:rsidRDefault="006E1FB9" w:rsidP="006E1FB9">
      <w:pPr>
        <w:pStyle w:val="Code"/>
        <w:rPr>
          <w:highlight w:val="white"/>
        </w:rPr>
      </w:pPr>
      <w:r w:rsidRPr="006E1FB9">
        <w:rPr>
          <w:highlight w:val="white"/>
        </w:rPr>
        <w:t xml:space="preserve">  </w:t>
      </w:r>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77777777" w:rsidR="006E1FB9" w:rsidRPr="006E1FB9" w:rsidRDefault="006E1FB9" w:rsidP="006E1FB9">
      <w:pPr>
        <w:pStyle w:val="Code"/>
        <w:rPr>
          <w:highlight w:val="white"/>
        </w:rPr>
      </w:pPr>
      <w:r w:rsidRPr="006E1FB9">
        <w:rPr>
          <w:highlight w:val="white"/>
        </w:rPr>
        <w:t xml:space="preserve">    // ------------------------------------------------------------------------</w:t>
      </w:r>
    </w:p>
    <w:p w14:paraId="0F7C004A" w14:textId="77777777" w:rsidR="006E1FB9" w:rsidRPr="006E1FB9" w:rsidRDefault="006E1FB9" w:rsidP="006E1FB9">
      <w:pPr>
        <w:pStyle w:val="Code"/>
        <w:rPr>
          <w:highlight w:val="white"/>
        </w:rPr>
      </w:pPr>
      <w:r w:rsidRPr="006E1FB9">
        <w:rPr>
          <w:highlight w:val="white"/>
        </w:rPr>
        <w:t xml:space="preserve">  </w:t>
      </w:r>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lastRenderedPageBreak/>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77777777"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44224EF2" w14:textId="77777777" w:rsidR="006E1FB9" w:rsidRPr="006E1FB9" w:rsidRDefault="006E1FB9" w:rsidP="006E1FB9">
      <w:pPr>
        <w:pStyle w:val="Code"/>
        <w:rPr>
          <w:highlight w:val="white"/>
        </w:rPr>
      </w:pPr>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lastRenderedPageBreak/>
        <w:t xml:space="preserve">            default:</w:t>
      </w:r>
    </w:p>
    <w:p w14:paraId="66C359E1" w14:textId="77777777" w:rsidR="006E1FB9" w:rsidRPr="006E1FB9" w:rsidRDefault="006E1FB9" w:rsidP="006E1FB9">
      <w:pPr>
        <w:pStyle w:val="Code"/>
        <w:rPr>
          <w:highlight w:val="white"/>
        </w:rPr>
      </w:pPr>
      <w:r w:rsidRPr="006E1FB9">
        <w:rPr>
          <w:highlight w:val="white"/>
        </w:rPr>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77777777"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lastRenderedPageBreak/>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lastRenderedPageBreak/>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lastRenderedPageBreak/>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77777777" w:rsidR="00981D97" w:rsidRDefault="00981D97" w:rsidP="00981D97">
      <w:r>
        <w:t xml:space="preserve">The </w:t>
      </w:r>
      <w:r w:rsidRPr="00981D97">
        <w:rPr>
          <w:rStyle w:val="KeyWord0"/>
        </w:rPr>
        <w:t>TypeSize</w:t>
      </w:r>
      <w:r>
        <w:t xml:space="preserve"> class holds the sizes of the types and the minimum and maximum values of each type.</w:t>
      </w:r>
    </w:p>
    <w:p w14:paraId="4E50C195" w14:textId="397CFBD3" w:rsidR="00FB7182" w:rsidRDefault="00FB7182" w:rsidP="00FB7182">
      <w:pPr>
        <w:pStyle w:val="CodeHeader"/>
      </w:pPr>
      <w:proofErr w:type="spellStart"/>
      <w:r>
        <w:t>TypeSize.cs</w:t>
      </w:r>
      <w:proofErr w:type="spellEnd"/>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77777777" w:rsidR="0063592A" w:rsidRPr="0063592A" w:rsidRDefault="0063592A" w:rsidP="0063592A">
      <w:pPr>
        <w:pStyle w:val="Code"/>
        <w:rPr>
          <w:highlight w:val="white"/>
        </w:rPr>
      </w:pPr>
      <w:r w:rsidRPr="0063592A">
        <w:rPr>
          <w:highlight w:val="white"/>
        </w:rPr>
        <w:t xml:space="preserve">      m_maskMap.Add(1, (BigInteger) 0x000000FF);</w:t>
      </w:r>
    </w:p>
    <w:p w14:paraId="027A90B6" w14:textId="77777777" w:rsidR="0063592A" w:rsidRPr="0063592A" w:rsidRDefault="0063592A" w:rsidP="0063592A">
      <w:pPr>
        <w:pStyle w:val="Code"/>
        <w:rPr>
          <w:highlight w:val="white"/>
        </w:rPr>
      </w:pPr>
      <w:r w:rsidRPr="0063592A">
        <w:rPr>
          <w:highlight w:val="white"/>
        </w:rPr>
        <w:t xml:space="preserve">      m_maskMap.Add(2, (BigInteger) 0x0000FFFF);</w:t>
      </w:r>
    </w:p>
    <w:p w14:paraId="330E3776" w14:textId="77777777" w:rsidR="0063592A" w:rsidRPr="0063592A" w:rsidRDefault="0063592A" w:rsidP="0063592A">
      <w:pPr>
        <w:pStyle w:val="Code"/>
        <w:rPr>
          <w:highlight w:val="white"/>
        </w:rPr>
      </w:pPr>
      <w:r w:rsidRPr="0063592A">
        <w:rPr>
          <w:highlight w:val="white"/>
        </w:rPr>
        <w:t xml:space="preserve">      m_maskMap.Add(4, (BigInteger) 0xFFFFFFFF);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lastRenderedPageBreak/>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lastRenderedPageBreak/>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lastRenderedPageBreak/>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55B41505" w:rsidR="00FB7182" w:rsidRDefault="00EF74E4" w:rsidP="00EF74E4">
      <w:pPr>
        <w:pStyle w:val="Rubrik2"/>
      </w:pPr>
      <w:r>
        <w:t>Type Casting</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lastRenderedPageBreak/>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lastRenderedPageBreak/>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77777777" w:rsidR="005159E1" w:rsidRPr="005159E1" w:rsidRDefault="005159E1" w:rsidP="005159E1">
      <w:pPr>
        <w:pStyle w:val="Code"/>
        <w:rPr>
          <w:highlight w:val="white"/>
        </w:rPr>
      </w:pPr>
      <w:r w:rsidRPr="005159E1">
        <w:rPr>
          <w:highlight w:val="white"/>
        </w:rPr>
        <w:t xml:space="preserve">          Symbol oneSymbol = new Symbol(toType, ((BigInteger) 1));</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77777777" w:rsidR="005159E1" w:rsidRPr="005159E1" w:rsidRDefault="005159E1" w:rsidP="005159E1">
      <w:pPr>
        <w:pStyle w:val="Code"/>
        <w:rPr>
          <w:highlight w:val="white"/>
        </w:rPr>
      </w:pPr>
      <w:r w:rsidRPr="005159E1">
        <w:rPr>
          <w:highlight w:val="white"/>
        </w:rPr>
        <w:t xml:space="preserve">          Symbol zeroSymbol = new Symbol(toType, ((BigInteger) 0));</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lastRenderedPageBreak/>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lastRenderedPageBreak/>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lastRenderedPageBreak/>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114CDCEA"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definitions, we need to evaluate the size of the array, in </w:t>
      </w:r>
      <w:r w:rsidR="000233CE">
        <w:t xml:space="preserve">initialized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uninitialized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w:t>
      </w:r>
      <w:proofErr w:type="spellStart"/>
      <w:r w:rsidR="0081276F">
        <w:rPr>
          <w:highlight w:val="white"/>
        </w:rPr>
        <w:t>goto</w:t>
      </w:r>
      <w:proofErr w:type="spellEnd"/>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4A37F41C" w14:textId="77777777" w:rsidR="00CD295E" w:rsidRPr="005926A0" w:rsidRDefault="00CD295E" w:rsidP="005926A0">
      <w:pPr>
        <w:pStyle w:val="Code"/>
        <w:rPr>
          <w:highlight w:val="white"/>
        </w:rPr>
      </w:pPr>
      <w:r w:rsidRPr="005926A0">
        <w:rPr>
          <w:highlight w:val="white"/>
        </w:rPr>
        <w:t xml:space="preserve">    public static bool IsConstant(Expression expression) {</w:t>
      </w:r>
    </w:p>
    <w:p w14:paraId="5F9CAC1D" w14:textId="7BFDDEA7" w:rsidR="00CD295E" w:rsidRPr="005926A0" w:rsidRDefault="00CD295E" w:rsidP="005926A0">
      <w:pPr>
        <w:pStyle w:val="Code"/>
        <w:rPr>
          <w:highlight w:val="white"/>
        </w:rPr>
      </w:pPr>
      <w:r w:rsidRPr="005926A0">
        <w:rPr>
          <w:highlight w:val="white"/>
        </w:rPr>
        <w:t xml:space="preserve">      Symbol </w:t>
      </w:r>
      <w:r w:rsidR="004036F0">
        <w:rPr>
          <w:highlight w:val="white"/>
        </w:rPr>
        <w:t>resultSymbol</w:t>
      </w:r>
      <w:r w:rsidRPr="005926A0">
        <w:rPr>
          <w:highlight w:val="white"/>
        </w:rPr>
        <w:t xml:space="preserve"> = expression.Symbol;</w:t>
      </w:r>
    </w:p>
    <w:p w14:paraId="1883BB7D" w14:textId="080462C7" w:rsidR="00CD295E" w:rsidRPr="005926A0" w:rsidRDefault="00CD295E" w:rsidP="005926A0">
      <w:pPr>
        <w:pStyle w:val="Code"/>
        <w:rPr>
          <w:highlight w:val="white"/>
        </w:rPr>
      </w:pPr>
      <w:r w:rsidRPr="005926A0">
        <w:rPr>
          <w:highlight w:val="white"/>
        </w:rPr>
        <w:t xml:space="preserve">      Type type = </w:t>
      </w:r>
      <w:r w:rsidR="004036F0">
        <w:rPr>
          <w:highlight w:val="white"/>
        </w:rPr>
        <w:t>resultSymbol</w:t>
      </w:r>
      <w:r w:rsidRPr="005926A0">
        <w:rPr>
          <w:highlight w:val="white"/>
        </w:rPr>
        <w:t>.Type;</w:t>
      </w:r>
    </w:p>
    <w:p w14:paraId="3B6447D4" w14:textId="6E9E8050" w:rsidR="005926A0" w:rsidRDefault="00CD295E" w:rsidP="005926A0">
      <w:pPr>
        <w:pStyle w:val="Code"/>
        <w:rPr>
          <w:highlight w:val="white"/>
        </w:rPr>
      </w:pPr>
      <w:r w:rsidRPr="005926A0">
        <w:rPr>
          <w:highlight w:val="white"/>
        </w:rPr>
        <w:t xml:space="preserve">      return (type.IsLogical() &amp;&amp; ((</w:t>
      </w:r>
      <w:r w:rsidR="004036F0">
        <w:rPr>
          <w:highlight w:val="white"/>
        </w:rPr>
        <w:t>resultSymbol</w:t>
      </w:r>
      <w:r w:rsidRPr="005926A0">
        <w:rPr>
          <w:highlight w:val="white"/>
        </w:rPr>
        <w:t>.TrueSet.Count == 0) ||</w:t>
      </w:r>
    </w:p>
    <w:p w14:paraId="10BC73EB" w14:textId="07E20912" w:rsidR="00CD295E" w:rsidRPr="005926A0" w:rsidRDefault="005926A0" w:rsidP="005926A0">
      <w:pPr>
        <w:pStyle w:val="Code"/>
        <w:rPr>
          <w:highlight w:val="white"/>
        </w:rPr>
      </w:pPr>
      <w:r>
        <w:rPr>
          <w:highlight w:val="white"/>
        </w:rPr>
        <w:t xml:space="preserve">             </w:t>
      </w:r>
      <w:r w:rsidR="00CD295E" w:rsidRPr="005926A0">
        <w:rPr>
          <w:highlight w:val="white"/>
        </w:rPr>
        <w:t xml:space="preserve"> </w:t>
      </w:r>
      <w:r>
        <w:rPr>
          <w:highlight w:val="white"/>
        </w:rPr>
        <w:t>(</w:t>
      </w:r>
      <w:r w:rsidR="004036F0">
        <w:rPr>
          <w:highlight w:val="white"/>
        </w:rPr>
        <w:t>resultSymbol</w:t>
      </w:r>
      <w:r w:rsidR="00CD295E" w:rsidRPr="005926A0">
        <w:rPr>
          <w:highlight w:val="white"/>
        </w:rPr>
        <w:t>.FalseSet.Count == 0))</w:t>
      </w:r>
      <w:r>
        <w:rPr>
          <w:highlight w:val="white"/>
        </w:rPr>
        <w:t>)</w:t>
      </w:r>
      <w:r w:rsidR="00CD295E" w:rsidRPr="005926A0">
        <w:rPr>
          <w:highlight w:val="white"/>
        </w:rPr>
        <w:t xml:space="preserve"> ||</w:t>
      </w:r>
    </w:p>
    <w:p w14:paraId="28B7B91E" w14:textId="02B09591" w:rsidR="00CD295E" w:rsidRPr="005926A0" w:rsidRDefault="00CD295E" w:rsidP="005926A0">
      <w:pPr>
        <w:pStyle w:val="Code"/>
        <w:rPr>
          <w:highlight w:val="white"/>
        </w:rPr>
      </w:pPr>
      <w:r w:rsidRPr="005926A0">
        <w:rPr>
          <w:highlight w:val="white"/>
        </w:rPr>
        <w:t xml:space="preserve">             (type.IsIntegralOrPointer() &amp;&amp; (</w:t>
      </w:r>
      <w:r w:rsidR="004036F0">
        <w:rPr>
          <w:highlight w:val="white"/>
        </w:rPr>
        <w:t>resultSymbol</w:t>
      </w:r>
      <w:r w:rsidRPr="005926A0">
        <w:rPr>
          <w:highlight w:val="white"/>
        </w:rPr>
        <w:t>.Value != null)) ||</w:t>
      </w:r>
    </w:p>
    <w:p w14:paraId="2B4576F6" w14:textId="380782EC" w:rsidR="00CD295E" w:rsidRPr="005926A0" w:rsidRDefault="00CD295E" w:rsidP="005926A0">
      <w:pPr>
        <w:pStyle w:val="Code"/>
        <w:rPr>
          <w:highlight w:val="white"/>
        </w:rPr>
      </w:pPr>
      <w:r w:rsidRPr="005926A0">
        <w:rPr>
          <w:highlight w:val="white"/>
        </w:rPr>
        <w:t xml:space="preserve">             (type.IsFloating() &amp;&amp; (</w:t>
      </w:r>
      <w:r w:rsidR="004036F0">
        <w:rPr>
          <w:highlight w:val="white"/>
        </w:rPr>
        <w:t>resultSymbol</w:t>
      </w:r>
      <w:r w:rsidRPr="005926A0">
        <w:rPr>
          <w:highlight w:val="white"/>
        </w:rPr>
        <w:t>.Value != null));</w:t>
      </w:r>
    </w:p>
    <w:p w14:paraId="22F184A6" w14:textId="77777777" w:rsidR="00CD295E" w:rsidRPr="005926A0" w:rsidRDefault="00CD295E" w:rsidP="005926A0">
      <w:pPr>
        <w:pStyle w:val="Code"/>
        <w:rPr>
          <w:highlight w:val="white"/>
        </w:rPr>
      </w:pPr>
      <w:r w:rsidRPr="005926A0">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lastRenderedPageBreak/>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w:t>
      </w:r>
      <w:proofErr w:type="spellStart"/>
      <w:r>
        <w:rPr>
          <w:highlight w:val="white"/>
        </w:rPr>
        <w:t>tre</w:t>
      </w:r>
      <w:proofErr w:type="spellEnd"/>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 xml:space="preserve">The integral arithmetic evaluation does not generate any </w:t>
      </w:r>
      <w:proofErr w:type="spellStart"/>
      <w:r>
        <w:rPr>
          <w:highlight w:val="white"/>
        </w:rPr>
        <w:t>midddle</w:t>
      </w:r>
      <w:proofErr w:type="spellEnd"/>
      <w:r>
        <w:rPr>
          <w:highlight w:val="white"/>
        </w:rPr>
        <w:t xml:space="preserv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proofErr w:type="spellStart"/>
      <w:r>
        <w:rPr>
          <w:highlight w:val="white"/>
        </w:rPr>
        <w:t>potiential</w:t>
      </w:r>
      <w:proofErr w:type="spellEnd"/>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w:t>
      </w:r>
      <w:proofErr w:type="spellStart"/>
      <w:r>
        <w:rPr>
          <w:highlight w:val="white"/>
        </w:rPr>
        <w:t>simplier</w:t>
      </w:r>
      <w:proofErr w:type="spellEnd"/>
      <w:r>
        <w:rPr>
          <w:highlight w:val="white"/>
        </w:rPr>
        <w:t xml:space="preserve">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77777777" w:rsidR="00CD295E" w:rsidRPr="00CD295E" w:rsidRDefault="00CD295E" w:rsidP="00CD295E">
      <w:pPr>
        <w:pStyle w:val="Code"/>
        <w:rPr>
          <w:highlight w:val="white"/>
        </w:rPr>
      </w:pPr>
      <w:r w:rsidRPr="00CD295E">
        <w:rPr>
          <w:highlight w:val="white"/>
        </w:rPr>
        <w:t xml:space="preserve">      List&lt;MiddleCode&gt; codeList = new List&lt;MiddleCode&gt;();</w:t>
      </w:r>
    </w:p>
    <w:p w14:paraId="41CE1635" w14:textId="77777777" w:rsidR="002E00C1" w:rsidRDefault="00CD295E" w:rsidP="00CD295E">
      <w:pPr>
        <w:pStyle w:val="Code"/>
        <w:rPr>
          <w:highlight w:val="white"/>
        </w:rPr>
      </w:pPr>
      <w:r w:rsidRPr="00CD295E">
        <w:rPr>
          <w:highlight w:val="white"/>
        </w:rPr>
        <w:t xml:space="preserve">      MiddleCodeGenerator.AddMiddleCode(codeList,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77777777" w:rsidR="00CD295E" w:rsidRPr="00CD295E" w:rsidRDefault="00CD295E" w:rsidP="00CD295E">
      <w:pPr>
        <w:pStyle w:val="Code"/>
        <w:rPr>
          <w:highlight w:val="white"/>
        </w:rPr>
      </w:pPr>
      <w:r w:rsidRPr="00CD295E">
        <w:rPr>
          <w:highlight w:val="white"/>
        </w:rPr>
        <w:t xml:space="preserve">      return (new Expression(resultSymbol, null, codeList));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2574E90A" w:rsidR="00276390" w:rsidRPr="00CD295E" w:rsidRDefault="007D5FC3" w:rsidP="007D5FC3">
      <w:pPr>
        <w:rPr>
          <w:highlight w:val="white"/>
        </w:rPr>
      </w:pPr>
      <w:r>
        <w:rPr>
          <w:highlight w:val="white"/>
        </w:rPr>
        <w:t xml:space="preserve">The resulting symbol is simply the </w:t>
      </w:r>
      <w:proofErr w:type="spellStart"/>
      <w:r>
        <w:rPr>
          <w:highlight w:val="white"/>
        </w:rPr>
        <w:t>origional</w:t>
      </w:r>
      <w:proofErr w:type="spellEnd"/>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112494B0"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expression.longList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7A4648C2" w:rsidR="00CD295E" w:rsidRPr="00CD295E" w:rsidRDefault="00CD295E" w:rsidP="004A3750">
      <w:pPr>
        <w:rPr>
          <w:highlight w:val="white"/>
        </w:rPr>
      </w:pPr>
      <w:r w:rsidRPr="00CD295E">
        <w:rPr>
          <w:highlight w:val="white"/>
        </w:rPr>
        <w:t xml:space="preserve">  </w:t>
      </w:r>
      <w:r w:rsidR="004A3750">
        <w:rPr>
          <w:highlight w:val="white"/>
        </w:rPr>
        <w:t xml:space="preserve">The </w:t>
      </w:r>
      <w:r w:rsidR="004A3750" w:rsidRPr="004A3750">
        <w:rPr>
          <w:rStyle w:val="KeyWord0"/>
          <w:highlight w:val="white"/>
        </w:rPr>
        <w:t>ArithmeticIntegral</w:t>
      </w:r>
      <w:r w:rsidR="004A3750">
        <w:rPr>
          <w:highlight w:val="white"/>
        </w:rPr>
        <w:t xml:space="preserve"> method p</w:t>
      </w:r>
      <w:r w:rsidR="00DC2AF5">
        <w:rPr>
          <w:highlight w:val="white"/>
        </w:rPr>
        <w:t>er</w:t>
      </w:r>
      <w:r w:rsidR="004A3750">
        <w:rPr>
          <w:highlight w:val="white"/>
        </w:rPr>
        <w:t xml:space="preserve">forms </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The resulting symbol hold the type of the origional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77777777" w:rsidR="00CD295E" w:rsidRPr="00CD295E" w:rsidRDefault="00CD295E" w:rsidP="00CD295E">
      <w:pPr>
        <w:pStyle w:val="Code"/>
        <w:rPr>
          <w:highlight w:val="white"/>
        </w:rPr>
      </w:pPr>
      <w:r w:rsidRPr="00CD295E">
        <w:rPr>
          <w:highlight w:val="white"/>
        </w:rPr>
        <w:t xml:space="preserve">      List&lt;MiddleCode&gt; codeList = new List&lt;MiddleCode&gt;();</w:t>
      </w:r>
    </w:p>
    <w:p w14:paraId="3DFA30EE" w14:textId="77777777" w:rsidR="00C11110" w:rsidRDefault="00CD295E" w:rsidP="00CD295E">
      <w:pPr>
        <w:pStyle w:val="Code"/>
        <w:rPr>
          <w:highlight w:val="white"/>
        </w:rPr>
      </w:pPr>
      <w:r w:rsidRPr="00CD295E">
        <w:rPr>
          <w:highlight w:val="white"/>
        </w:rPr>
        <w:t xml:space="preserve">      MiddleCodeGenerator.AddMiddleCode(codeList,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77777777" w:rsidR="00CD295E" w:rsidRPr="00CD295E" w:rsidRDefault="00CD295E" w:rsidP="00CD295E">
      <w:pPr>
        <w:pStyle w:val="Code"/>
        <w:rPr>
          <w:highlight w:val="white"/>
        </w:rPr>
      </w:pPr>
      <w:r w:rsidRPr="00CD295E">
        <w:rPr>
          <w:highlight w:val="white"/>
        </w:rPr>
        <w:t xml:space="preserve">      return (new Expression(resultSymbol, null, codeList));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source type equals the target type, we just return the origional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Type.Size())</w:t>
      </w:r>
      <w:r w:rsidR="00D13B3D" w:rsidRPr="00CD295E">
        <w:rPr>
          <w:highlight w:val="white"/>
        </w:rPr>
        <w:t xml:space="preserv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77777777" w:rsidR="00CD295E" w:rsidRPr="00CD295E" w:rsidRDefault="00CD295E" w:rsidP="00CD295E">
      <w:pPr>
        <w:pStyle w:val="Code"/>
        <w:rPr>
          <w:highlight w:val="white"/>
        </w:rPr>
      </w:pPr>
      <w:r w:rsidRPr="00CD295E">
        <w:rPr>
          <w:highlight w:val="white"/>
        </w:rPr>
        <w:t xml:space="preserve">        List&lt;MiddleCode&gt; codeList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77777777" w:rsidR="00CD295E" w:rsidRPr="00CD295E" w:rsidRDefault="00CD295E" w:rsidP="00CD295E">
      <w:pPr>
        <w:pStyle w:val="Code"/>
        <w:rPr>
          <w:highlight w:val="white"/>
        </w:rPr>
      </w:pPr>
      <w:r w:rsidRPr="00CD295E">
        <w:rPr>
          <w:highlight w:val="white"/>
        </w:rPr>
        <w:t xml:space="preserve">        codeList.Add(jumpCode);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525CE9C2"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77777777" w:rsidR="00CD295E" w:rsidRPr="00CD295E" w:rsidRDefault="00CD295E" w:rsidP="00CD295E">
      <w:pPr>
        <w:pStyle w:val="Code"/>
        <w:rPr>
          <w:highlight w:val="white"/>
        </w:rPr>
      </w:pPr>
    </w:p>
    <w:p w14:paraId="1F7F7C66" w14:textId="09056638"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codeList));</w:t>
      </w:r>
    </w:p>
    <w:p w14:paraId="78D41B69" w14:textId="77777777" w:rsidR="00CD295E" w:rsidRPr="00CD295E" w:rsidRDefault="00CD295E" w:rsidP="00CD295E">
      <w:pPr>
        <w:pStyle w:val="Code"/>
        <w:rPr>
          <w:highlight w:val="white"/>
        </w:rPr>
      </w:pPr>
      <w:r w:rsidRPr="00CD295E">
        <w:rPr>
          <w:highlight w:val="white"/>
        </w:rPr>
        <w:t xml:space="preserve">      }</w:t>
      </w:r>
    </w:p>
    <w:p w14:paraId="7C2C7A7C" w14:textId="59E12178" w:rsidR="00CD295E" w:rsidRPr="00CD295E"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Value is BigInteger) || (</w:t>
      </w:r>
      <w:r w:rsidR="001A5A90">
        <w:rPr>
          <w:highlight w:val="white"/>
        </w:rPr>
        <w:t>source</w:t>
      </w:r>
      <w:r w:rsidRPr="00CD295E">
        <w:rPr>
          <w:highlight w:val="white"/>
        </w:rPr>
        <w:t>Value is decimal)) {</w:t>
      </w:r>
    </w:p>
    <w:p w14:paraId="5163E440" w14:textId="4057691D"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null;</w:t>
      </w:r>
    </w:p>
    <w:p w14:paraId="48FFD631" w14:textId="710B871A" w:rsidR="00C65953" w:rsidRDefault="00CD295E" w:rsidP="00CD295E">
      <w:pPr>
        <w:pStyle w:val="Code"/>
        <w:rPr>
          <w:highlight w:val="white"/>
        </w:rPr>
      </w:pPr>
      <w:r w:rsidRPr="00CD295E">
        <w:rPr>
          <w:highlight w:val="white"/>
        </w:rPr>
        <w:lastRenderedPageBreak/>
        <w:t xml:space="preserve">        if (</w:t>
      </w:r>
      <w:r w:rsidR="001A5A90">
        <w:rPr>
          <w:highlight w:val="white"/>
        </w:rPr>
        <w:t>source</w:t>
      </w:r>
      <w:r w:rsidRPr="00CD295E">
        <w:rPr>
          <w:highlight w:val="white"/>
        </w:rPr>
        <w:t>Type.IsIntegralArrayOrPointer() &amp;&amp;</w:t>
      </w:r>
    </w:p>
    <w:p w14:paraId="0038592D" w14:textId="62DE44AF" w:rsidR="00CD295E" w:rsidRPr="00CD295E" w:rsidRDefault="00C65953"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0CC1B25F" w14:textId="4D85ED6D"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7DE4A1A1" w14:textId="77777777" w:rsidR="00CD295E" w:rsidRPr="00CD295E" w:rsidRDefault="00CD295E" w:rsidP="00CD295E">
      <w:pPr>
        <w:pStyle w:val="Code"/>
        <w:rPr>
          <w:highlight w:val="white"/>
        </w:rPr>
      </w:pPr>
      <w:r w:rsidRPr="00CD295E">
        <w:rPr>
          <w:highlight w:val="white"/>
        </w:rPr>
        <w:t xml:space="preserve">        }</w:t>
      </w:r>
    </w:p>
    <w:p w14:paraId="471991C4" w14:textId="5B673BA2" w:rsidR="00CD295E" w:rsidRPr="00CD295E"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 xml:space="preserve">Type.IsIntegralArrayOrPointer() &amp;&amp; </w:t>
      </w:r>
      <w:r w:rsidR="001A5A90">
        <w:rPr>
          <w:highlight w:val="white"/>
        </w:rPr>
        <w:t>target</w:t>
      </w:r>
      <w:r w:rsidRPr="00CD295E">
        <w:rPr>
          <w:highlight w:val="white"/>
        </w:rPr>
        <w:t>Type.IsFloating()) {</w:t>
      </w:r>
    </w:p>
    <w:p w14:paraId="3AF9F9AD" w14:textId="4CC0DBE7"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(decimal) ((BigInteger) </w:t>
      </w:r>
      <w:r w:rsidR="001A5A90">
        <w:rPr>
          <w:highlight w:val="white"/>
        </w:rPr>
        <w:t>source</w:t>
      </w:r>
      <w:r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5825A9DD" w14:textId="10A0387D" w:rsidR="00CD295E" w:rsidRPr="00CD295E"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Type.IsIntegralArrayOrPointer()) {</w:t>
      </w:r>
    </w:p>
    <w:p w14:paraId="37F266F1" w14:textId="2851C010"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(BigInteger) ((decimal) </w:t>
      </w:r>
      <w:r w:rsidR="001A5A90">
        <w:rPr>
          <w:highlight w:val="white"/>
        </w:rPr>
        <w:t>source</w:t>
      </w:r>
      <w:r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3AC87AAD" w14:textId="7427D04A" w:rsidR="00CD295E" w:rsidRPr="00CD295E"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381717CA" w14:textId="014659A9"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68F86B29" w14:textId="77777777" w:rsidR="00CD295E" w:rsidRPr="00CD295E" w:rsidRDefault="00CD295E" w:rsidP="00CD295E">
      <w:pPr>
        <w:pStyle w:val="Code"/>
        <w:rPr>
          <w:highlight w:val="white"/>
        </w:rPr>
      </w:pPr>
      <w:r w:rsidRPr="00CD295E">
        <w:rPr>
          <w:highlight w:val="white"/>
        </w:rPr>
        <w:t xml:space="preserve">        }</w:t>
      </w:r>
    </w:p>
    <w:p w14:paraId="1D33E860" w14:textId="77777777" w:rsidR="00CD295E" w:rsidRPr="00CD295E" w:rsidRDefault="00CD295E" w:rsidP="00CD295E">
      <w:pPr>
        <w:pStyle w:val="Code"/>
        <w:rPr>
          <w:highlight w:val="white"/>
        </w:rPr>
      </w:pPr>
      <w:r w:rsidRPr="00CD295E">
        <w:rPr>
          <w:highlight w:val="white"/>
        </w:rPr>
        <w:t xml:space="preserve">        else {</w:t>
      </w:r>
    </w:p>
    <w:p w14:paraId="6B66749A" w14:textId="0C9321BF" w:rsidR="00CD295E" w:rsidRPr="00CD295E" w:rsidRDefault="00CD295E" w:rsidP="00CD295E">
      <w:pPr>
        <w:pStyle w:val="Code"/>
        <w:rPr>
          <w:highlight w:val="white"/>
        </w:rPr>
      </w:pPr>
      <w:r w:rsidRPr="00CD295E">
        <w:rPr>
          <w:highlight w:val="white"/>
        </w:rPr>
        <w:t xml:space="preserve">          Assert.Error(</w:t>
      </w:r>
      <w:r w:rsidR="001A5A90">
        <w:rPr>
          <w:highlight w:val="white"/>
        </w:rPr>
        <w:t>source</w:t>
      </w:r>
      <w:r w:rsidRPr="00CD295E">
        <w:rPr>
          <w:highlight w:val="white"/>
        </w:rPr>
        <w:t xml:space="preserve">Type + " </w:t>
      </w:r>
      <w:r w:rsidR="001A5A90">
        <w:rPr>
          <w:highlight w:val="white"/>
        </w:rPr>
        <w:t>target</w:t>
      </w:r>
      <w:r w:rsidRPr="00CD295E">
        <w:rPr>
          <w:highlight w:val="white"/>
        </w:rPr>
        <w:t xml:space="preserve"> " + </w:t>
      </w:r>
      <w:r w:rsidR="001A5A90">
        <w:rPr>
          <w:highlight w:val="white"/>
        </w:rPr>
        <w:t>target</w:t>
      </w:r>
      <w:r w:rsidRPr="00CD295E">
        <w:rPr>
          <w:highlight w:val="white"/>
        </w:rPr>
        <w:t>Type, Message.Invalid_type_cast);</w:t>
      </w:r>
    </w:p>
    <w:p w14:paraId="54942DF5" w14:textId="77777777" w:rsidR="00CD295E" w:rsidRPr="00CD295E" w:rsidRDefault="00CD295E" w:rsidP="00CD295E">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77777777" w:rsidR="00CD295E" w:rsidRPr="00CD295E" w:rsidRDefault="00CD295E" w:rsidP="00CD295E">
      <w:pPr>
        <w:pStyle w:val="Code"/>
        <w:rPr>
          <w:highlight w:val="white"/>
        </w:rPr>
      </w:pPr>
      <w:r w:rsidRPr="00CD295E">
        <w:rPr>
          <w:highlight w:val="white"/>
        </w:rPr>
        <w:t xml:space="preserve">        List&lt;MiddleCode&gt; codeList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5BFFBA37" w:rsidR="00C65953" w:rsidRDefault="00CD295E" w:rsidP="00CD295E">
      <w:pPr>
        <w:pStyle w:val="Code"/>
        <w:rPr>
          <w:highlight w:val="white"/>
        </w:rPr>
      </w:pPr>
      <w:r w:rsidRPr="00CD295E">
        <w:rPr>
          <w:highlight w:val="white"/>
        </w:rPr>
        <w:t xml:space="preserve">          MiddleCodeGenera</w:t>
      </w:r>
      <w:r w:rsidR="001A5A90">
        <w:rPr>
          <w:highlight w:val="white"/>
        </w:rPr>
        <w:t>target</w:t>
      </w:r>
      <w:r w:rsidRPr="00CD295E">
        <w:rPr>
          <w:highlight w:val="white"/>
        </w:rPr>
        <w:t>r.</w:t>
      </w:r>
    </w:p>
    <w:p w14:paraId="758755BD" w14:textId="1EAA357B" w:rsidR="00CD295E" w:rsidRPr="00CD295E" w:rsidRDefault="00C65953" w:rsidP="00CD295E">
      <w:pPr>
        <w:pStyle w:val="Code"/>
        <w:rPr>
          <w:highlight w:val="white"/>
        </w:rPr>
      </w:pPr>
      <w:r>
        <w:rPr>
          <w:highlight w:val="white"/>
        </w:rPr>
        <w:t xml:space="preserve">            </w:t>
      </w:r>
      <w:r w:rsidR="00CD295E" w:rsidRPr="00CD295E">
        <w:rPr>
          <w:highlight w:val="white"/>
        </w:rPr>
        <w:t xml:space="preserve">AddMiddleCode(codeList,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5EEAED1B"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codeList));</w:t>
      </w:r>
    </w:p>
    <w:p w14:paraId="167FBF6F" w14:textId="77777777" w:rsidR="00CD295E" w:rsidRPr="00CD295E" w:rsidRDefault="00CD295E" w:rsidP="00CD295E">
      <w:pPr>
        <w:pStyle w:val="Code"/>
        <w:rPr>
          <w:highlight w:val="white"/>
        </w:rPr>
      </w:pPr>
      <w:r w:rsidRPr="00CD295E">
        <w:rPr>
          <w:highlight w:val="white"/>
        </w:rPr>
        <w:t xml:space="preserve">      }</w:t>
      </w:r>
    </w:p>
    <w:p w14:paraId="3DDFCB9B" w14:textId="77777777" w:rsidR="00CD295E" w:rsidRPr="00CD295E" w:rsidRDefault="00CD295E" w:rsidP="00CD295E">
      <w:pPr>
        <w:pStyle w:val="Code"/>
        <w:rPr>
          <w:highlight w:val="white"/>
        </w:rPr>
      </w:pPr>
    </w:p>
    <w:p w14:paraId="4D92E1AF" w14:textId="77777777" w:rsidR="00CD295E" w:rsidRPr="00CD295E" w:rsidRDefault="00CD295E" w:rsidP="00CD295E">
      <w:pPr>
        <w:pStyle w:val="Code"/>
        <w:rPr>
          <w:highlight w:val="white"/>
        </w:rPr>
      </w:pPr>
      <w:r w:rsidRPr="00CD295E">
        <w:rPr>
          <w:highlight w:val="white"/>
        </w:rPr>
        <w:t xml:space="preserve">      return null;</w:t>
      </w:r>
    </w:p>
    <w:p w14:paraId="16E8D164" w14:textId="77777777" w:rsidR="00CD295E" w:rsidRPr="00CD295E" w:rsidRDefault="00CD295E" w:rsidP="00CD295E">
      <w:pPr>
        <w:pStyle w:val="Code"/>
        <w:rPr>
          <w:highlight w:val="white"/>
        </w:rPr>
      </w:pPr>
      <w:r w:rsidRPr="00CD295E">
        <w:rPr>
          <w:highlight w:val="white"/>
        </w:rPr>
        <w:t xml:space="preserve">    }</w:t>
      </w:r>
    </w:p>
    <w:p w14:paraId="7CB5A27F" w14:textId="77777777" w:rsidR="00CD295E" w:rsidRPr="00CD295E" w:rsidRDefault="00CD295E" w:rsidP="00CD295E">
      <w:pPr>
        <w:pStyle w:val="Code"/>
        <w:rPr>
          <w:highlight w:val="white"/>
        </w:rPr>
      </w:pPr>
      <w:r w:rsidRPr="00CD295E">
        <w:rPr>
          <w:highlight w:val="white"/>
        </w:rPr>
        <w:t xml:space="preserve">    </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77777777" w:rsidR="00CD295E" w:rsidRPr="00CD295E" w:rsidRDefault="00CD295E" w:rsidP="00CD295E">
      <w:pPr>
        <w:pStyle w:val="Code"/>
        <w:rPr>
          <w:highlight w:val="white"/>
        </w:rPr>
      </w:pPr>
      <w:r w:rsidRPr="00CD295E">
        <w:rPr>
          <w:highlight w:val="white"/>
        </w:rPr>
        <w:t xml:space="preserve">      </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7777777" w:rsidR="00076673" w:rsidRDefault="00CD295E" w:rsidP="00CD295E">
      <w:pPr>
        <w:pStyle w:val="Code"/>
        <w:rPr>
          <w:highlight w:val="white"/>
        </w:rPr>
      </w:pPr>
      <w:r w:rsidRPr="00CD295E">
        <w:rPr>
          <w:highlight w:val="white"/>
        </w:rPr>
        <w:t xml:space="preserve">        middleCodeList.Add(new MiddleCode(MiddleOperator.Init,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t xml:space="preserve">      }</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77777777" w:rsidR="00076673" w:rsidRDefault="00CD295E" w:rsidP="00CD295E">
      <w:pPr>
        <w:pStyle w:val="Code"/>
        <w:rPr>
          <w:highlight w:val="white"/>
        </w:rPr>
      </w:pPr>
      <w:r w:rsidRPr="00CD295E">
        <w:rPr>
          <w:highlight w:val="white"/>
        </w:rPr>
        <w:t xml:space="preserve">        middleCodeList.Add(new MiddleCode(MiddleOperator.InitZero,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77777777" w:rsidR="00CD295E" w:rsidRPr="00CD295E" w:rsidRDefault="00CD295E" w:rsidP="00CD295E">
      <w:pPr>
        <w:pStyle w:val="Code"/>
        <w:rPr>
          <w:highlight w:val="white"/>
        </w:rPr>
      </w:pP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77777777" w:rsidR="00CD295E" w:rsidRPr="00CD295E" w:rsidRDefault="00CD295E" w:rsidP="00CD295E">
      <w:pPr>
        <w:pStyle w:val="Code"/>
        <w:rPr>
          <w:highlight w:val="white"/>
        </w:rPr>
      </w:pPr>
    </w:p>
    <w:p w14:paraId="0ADCC2C9" w14:textId="77777777" w:rsidR="00CD295E" w:rsidRPr="00CD295E" w:rsidRDefault="00CD295E" w:rsidP="00CD295E">
      <w:pPr>
        <w:pStyle w:val="Code"/>
        <w:rPr>
          <w:highlight w:val="white"/>
        </w:rPr>
      </w:pPr>
      <w:r w:rsidRPr="00CD295E">
        <w:rPr>
          <w:highlight w:val="white"/>
        </w:rPr>
        <w:t xml:space="preserve">      if (Start.Windows) {</w:t>
      </w:r>
    </w:p>
    <w:p w14:paraId="52294AFF" w14:textId="77777777" w:rsidR="00CD295E" w:rsidRPr="00CD295E" w:rsidRDefault="00CD295E" w:rsidP="00CD295E">
      <w:pPr>
        <w:pStyle w:val="Code"/>
        <w:rPr>
          <w:highlight w:val="white"/>
        </w:rPr>
      </w:pPr>
      <w:r w:rsidRPr="00CD295E">
        <w:rPr>
          <w:highlight w:val="white"/>
        </w:rPr>
        <w:t xml:space="preserve">        List&lt;byte&gt; byteList = new List&lt;byte&gt;();</w:t>
      </w:r>
    </w:p>
    <w:p w14:paraId="152EF866" w14:textId="1CCC23C8" w:rsidR="00CD295E" w:rsidRPr="00CD295E" w:rsidRDefault="00CD295E" w:rsidP="00CD295E">
      <w:pPr>
        <w:pStyle w:val="Code"/>
        <w:rPr>
          <w:highlight w:val="white"/>
        </w:rPr>
      </w:pPr>
      <w:r w:rsidRPr="00CD295E">
        <w:rPr>
          <w:highlight w:val="white"/>
        </w:rPr>
        <w:lastRenderedPageBreak/>
        <w:t xml:space="preserve">        IDictionary&lt;int,string&gt; accessMap =</w:t>
      </w:r>
      <w:r w:rsidR="00E31C53">
        <w:rPr>
          <w:highlight w:val="white"/>
        </w:rPr>
        <w:t xml:space="preserve"> </w:t>
      </w:r>
      <w:r w:rsidRPr="00CD295E">
        <w:rPr>
          <w:highlight w:val="white"/>
        </w:rPr>
        <w:t>new Dictionary&lt;int,string&gt;();</w:t>
      </w:r>
    </w:p>
    <w:p w14:paraId="06FBBB12" w14:textId="77777777" w:rsidR="00E31C53" w:rsidRDefault="00CD295E" w:rsidP="00CD295E">
      <w:pPr>
        <w:pStyle w:val="Code"/>
        <w:rPr>
          <w:highlight w:val="white"/>
        </w:rPr>
      </w:pPr>
      <w:r w:rsidRPr="00CD295E">
        <w:rPr>
          <w:highlight w:val="white"/>
        </w:rPr>
        <w:t xml:space="preserve">        AssemblyCodeGenerator.</w:t>
      </w:r>
    </w:p>
    <w:p w14:paraId="77986334" w14:textId="77777777" w:rsidR="00E31C53" w:rsidRDefault="00E31C53" w:rsidP="00CD295E">
      <w:pPr>
        <w:pStyle w:val="Code"/>
        <w:rPr>
          <w:highlight w:val="white"/>
        </w:rPr>
      </w:pPr>
      <w:r>
        <w:rPr>
          <w:highlight w:val="white"/>
        </w:rPr>
        <w:t xml:space="preserve">          </w:t>
      </w:r>
      <w:r w:rsidR="00CD295E" w:rsidRPr="00CD295E">
        <w:rPr>
          <w:highlight w:val="white"/>
        </w:rPr>
        <w:t>GenerateTargetWindows(assemblyCodeList, byteList,</w:t>
      </w:r>
    </w:p>
    <w:p w14:paraId="7375AE06" w14:textId="591E5AFB" w:rsidR="00CD295E" w:rsidRPr="00CD295E" w:rsidRDefault="00E31C53" w:rsidP="00CD295E">
      <w:pPr>
        <w:pStyle w:val="Code"/>
        <w:rPr>
          <w:highlight w:val="white"/>
        </w:rPr>
      </w:pPr>
      <w:r>
        <w:rPr>
          <w:highlight w:val="white"/>
        </w:rPr>
        <w:t xml:space="preserve">                               </w:t>
      </w:r>
      <w:r w:rsidR="00CD295E" w:rsidRPr="00CD295E">
        <w:rPr>
          <w:highlight w:val="white"/>
        </w:rPr>
        <w:t xml:space="preserve"> accessMap, null, null);</w:t>
      </w:r>
    </w:p>
    <w:p w14:paraId="04A20801" w14:textId="77777777" w:rsidR="00CD295E" w:rsidRPr="00CD295E" w:rsidRDefault="00CD295E" w:rsidP="00CD295E">
      <w:pPr>
        <w:pStyle w:val="Code"/>
        <w:rPr>
          <w:highlight w:val="white"/>
        </w:rPr>
      </w:pPr>
      <w:r w:rsidRPr="00CD295E">
        <w:rPr>
          <w:highlight w:val="white"/>
        </w:rPr>
        <w:t xml:space="preserve">        return (new StaticSymbolWindows(uniqueName, byteList, accessMap));</w:t>
      </w:r>
    </w:p>
    <w:p w14:paraId="5719D086" w14:textId="77777777" w:rsidR="00CD295E" w:rsidRPr="00CD295E" w:rsidRDefault="00CD295E" w:rsidP="00CD295E">
      <w:pPr>
        <w:pStyle w:val="Code"/>
        <w:rPr>
          <w:highlight w:val="white"/>
        </w:rPr>
      </w:pPr>
      <w:r w:rsidRPr="00CD295E">
        <w:rPr>
          <w:highlight w:val="white"/>
        </w:rPr>
        <w:t xml:space="preserve">      }</w:t>
      </w:r>
    </w:p>
    <w:p w14:paraId="14618D6F" w14:textId="77777777" w:rsidR="00CD295E" w:rsidRPr="00CD295E" w:rsidRDefault="00CD295E" w:rsidP="00CD295E">
      <w:pPr>
        <w:pStyle w:val="Code"/>
        <w:rPr>
          <w:highlight w:val="white"/>
        </w:rPr>
      </w:pPr>
      <w:r w:rsidRPr="00CD295E">
        <w:rPr>
          <w:highlight w:val="white"/>
        </w:rPr>
        <w:t xml:space="preserve">      </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014DDD1D" w14:textId="77777777" w:rsidR="00E31C53" w:rsidRDefault="00CD295E" w:rsidP="00CD295E">
      <w:pPr>
        <w:pStyle w:val="Code"/>
        <w:rPr>
          <w:highlight w:val="white"/>
        </w:rPr>
      </w:pPr>
      <w:r w:rsidRPr="00CD295E">
        <w:rPr>
          <w:highlight w:val="white"/>
        </w:rPr>
        <w:t xml:space="preserve">        GenerateStaticInitializerLinux.TextList(assemblyCodeList, textList,</w:t>
      </w:r>
    </w:p>
    <w:p w14:paraId="5F6BC4AA" w14:textId="03F777AB" w:rsidR="00CD295E" w:rsidRPr="00CD295E" w:rsidRDefault="00E31C53" w:rsidP="00CD295E">
      <w:pPr>
        <w:pStyle w:val="Code"/>
        <w:rPr>
          <w:highlight w:val="white"/>
        </w:rPr>
      </w:pPr>
      <w:r>
        <w:rPr>
          <w:highlight w:val="white"/>
        </w:rPr>
        <w:t xml:space="preserve">                                               </w:t>
      </w:r>
      <w:r w:rsidR="00CD295E" w:rsidRPr="00CD295E">
        <w:rPr>
          <w:highlight w:val="white"/>
        </w:rPr>
        <w:t xml:space="preserve">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1027D03F" w14:textId="77777777" w:rsidR="00CD295E" w:rsidRPr="00CD295E" w:rsidRDefault="00CD295E" w:rsidP="00CD295E">
      <w:pPr>
        <w:pStyle w:val="Code"/>
        <w:rPr>
          <w:highlight w:val="white"/>
        </w:rPr>
      </w:pP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0B7F0C08" w14:textId="4E3EEB1D" w:rsidR="00CD295E" w:rsidRPr="003F44A5" w:rsidRDefault="00CD295E" w:rsidP="003F44A5">
      <w:pPr>
        <w:pStyle w:val="Code"/>
      </w:pPr>
      <w:r w:rsidRPr="003F44A5">
        <w:rPr>
          <w:highlight w:val="white"/>
        </w:rPr>
        <w:t>}</w:t>
      </w:r>
    </w:p>
    <w:p w14:paraId="623F6BDC" w14:textId="77777777" w:rsidR="00BB508B" w:rsidRPr="00862B4D" w:rsidRDefault="00BB508B" w:rsidP="00862B4D"/>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777777" w:rsidR="00917F74" w:rsidRDefault="00CD6BA8" w:rsidP="00917F74">
      <w:r>
        <w:t>If an expression is not constant, the next step is to deci</w:t>
      </w:r>
      <w:r w:rsidR="00917F74">
        <w:t>de whether it is static.</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6F45C01D" w14:textId="40BFBA16" w:rsidR="0011007F" w:rsidRDefault="0011007F" w:rsidP="0011007F">
      <w:pPr>
        <w:pStyle w:val="CodeHeader"/>
      </w:pPr>
      <w:proofErr w:type="spellStart"/>
      <w:r>
        <w:t>StaticExpression.cs</w:t>
      </w:r>
      <w:proofErr w:type="spellEnd"/>
    </w:p>
    <w:p w14:paraId="478C1B80" w14:textId="77777777" w:rsidR="0051380F" w:rsidRPr="002851BF" w:rsidRDefault="0051380F" w:rsidP="002851BF">
      <w:pPr>
        <w:pStyle w:val="Code"/>
        <w:rPr>
          <w:highlight w:val="white"/>
        </w:rPr>
      </w:pPr>
      <w:r w:rsidRPr="002851BF">
        <w:rPr>
          <w:highlight w:val="white"/>
        </w:rPr>
        <w:t>using System.Numerics;</w:t>
      </w:r>
    </w:p>
    <w:p w14:paraId="6507E3C6" w14:textId="77777777" w:rsidR="0051380F" w:rsidRPr="002851BF" w:rsidRDefault="0051380F" w:rsidP="002851BF">
      <w:pPr>
        <w:pStyle w:val="Code"/>
        <w:rPr>
          <w:highlight w:val="white"/>
        </w:rPr>
      </w:pPr>
      <w:r w:rsidRPr="002851BF">
        <w:rPr>
          <w:highlight w:val="white"/>
        </w:rPr>
        <w:t>using System.Collections.Generic;</w:t>
      </w:r>
    </w:p>
    <w:p w14:paraId="7ABA20CE" w14:textId="77777777" w:rsidR="0051380F" w:rsidRPr="002851BF" w:rsidRDefault="0051380F" w:rsidP="002851BF">
      <w:pPr>
        <w:pStyle w:val="Code"/>
        <w:rPr>
          <w:highlight w:val="white"/>
        </w:rPr>
      </w:pPr>
    </w:p>
    <w:p w14:paraId="51898508" w14:textId="77777777" w:rsidR="0051380F" w:rsidRPr="002851BF" w:rsidRDefault="0051380F" w:rsidP="002851BF">
      <w:pPr>
        <w:pStyle w:val="Code"/>
        <w:rPr>
          <w:highlight w:val="white"/>
        </w:rPr>
      </w:pPr>
      <w:r w:rsidRPr="002851BF">
        <w:rPr>
          <w:highlight w:val="white"/>
        </w:rPr>
        <w:t>namespace CCompiler {</w:t>
      </w:r>
    </w:p>
    <w:p w14:paraId="23C16A09" w14:textId="77777777" w:rsidR="0051380F" w:rsidRPr="002851BF" w:rsidRDefault="0051380F" w:rsidP="002851BF">
      <w:pPr>
        <w:pStyle w:val="Code"/>
        <w:rPr>
          <w:highlight w:val="white"/>
        </w:rPr>
      </w:pPr>
      <w:r w:rsidRPr="002851BF">
        <w:rPr>
          <w:highlight w:val="white"/>
        </w:rPr>
        <w:t xml:space="preserve">  public class StaticExpression {</w:t>
      </w:r>
    </w:p>
    <w:p w14:paraId="0AE82283" w14:textId="77777777" w:rsidR="002851BF" w:rsidRDefault="0051380F" w:rsidP="002851BF">
      <w:pPr>
        <w:pStyle w:val="Code"/>
        <w:rPr>
          <w:highlight w:val="white"/>
        </w:rPr>
      </w:pPr>
      <w:r w:rsidRPr="002851BF">
        <w:rPr>
          <w:highlight w:val="white"/>
        </w:rPr>
        <w:t xml:space="preserve">    public static Expression Binary(MiddleOperator middleOp,</w:t>
      </w:r>
    </w:p>
    <w:p w14:paraId="6A97E157" w14:textId="77777777" w:rsidR="002851BF" w:rsidRDefault="002851BF" w:rsidP="002851BF">
      <w:pPr>
        <w:pStyle w:val="Code"/>
        <w:rPr>
          <w:highlight w:val="white"/>
        </w:rPr>
      </w:pPr>
      <w:r>
        <w:rPr>
          <w:highlight w:val="white"/>
        </w:rPr>
        <w:t xml:space="preserve">                                   </w:t>
      </w:r>
      <w:r w:rsidR="0051380F" w:rsidRPr="002851BF">
        <w:rPr>
          <w:highlight w:val="white"/>
        </w:rPr>
        <w:t xml:space="preserve"> Expression leftExpression,</w:t>
      </w:r>
    </w:p>
    <w:p w14:paraId="4E0DA4D9" w14:textId="2B960FE7" w:rsidR="0051380F" w:rsidRPr="002851BF" w:rsidRDefault="002851BF" w:rsidP="002851BF">
      <w:pPr>
        <w:pStyle w:val="Code"/>
        <w:rPr>
          <w:highlight w:val="white"/>
        </w:rPr>
      </w:pPr>
      <w:r>
        <w:rPr>
          <w:highlight w:val="white"/>
        </w:rPr>
        <w:t xml:space="preserve">                                   </w:t>
      </w:r>
      <w:r w:rsidR="0051380F" w:rsidRPr="002851BF">
        <w:rPr>
          <w:highlight w:val="white"/>
        </w:rPr>
        <w:t xml:space="preserve"> Expression rightExpression) {</w:t>
      </w:r>
    </w:p>
    <w:p w14:paraId="0AE8A4D3" w14:textId="77777777" w:rsidR="002851BF" w:rsidRDefault="0051380F" w:rsidP="002851BF">
      <w:pPr>
        <w:pStyle w:val="Code"/>
        <w:rPr>
          <w:highlight w:val="white"/>
        </w:rPr>
      </w:pPr>
      <w:r w:rsidRPr="002851BF">
        <w:rPr>
          <w:highlight w:val="white"/>
        </w:rPr>
        <w:t xml:space="preserve">      Type leftType = leftExpression.Symbol.Type,</w:t>
      </w:r>
    </w:p>
    <w:p w14:paraId="7C7A00E7" w14:textId="27F0A6A6" w:rsidR="0051380F" w:rsidRPr="002851BF" w:rsidRDefault="002851BF" w:rsidP="002851BF">
      <w:pPr>
        <w:pStyle w:val="Code"/>
        <w:rPr>
          <w:highlight w:val="white"/>
        </w:rPr>
      </w:pPr>
      <w:r>
        <w:rPr>
          <w:highlight w:val="white"/>
        </w:rPr>
        <w:lastRenderedPageBreak/>
        <w:t xml:space="preserve">           </w:t>
      </w:r>
      <w:r w:rsidR="0051380F" w:rsidRPr="002851BF">
        <w:rPr>
          <w:highlight w:val="white"/>
        </w:rPr>
        <w:t>rightType = rightExpression.Symbol.Type;</w:t>
      </w:r>
    </w:p>
    <w:p w14:paraId="3C8E988E" w14:textId="77777777" w:rsidR="002256FB" w:rsidRDefault="0051380F" w:rsidP="002851BF">
      <w:pPr>
        <w:pStyle w:val="Code"/>
        <w:rPr>
          <w:highlight w:val="white"/>
        </w:rPr>
      </w:pPr>
      <w:r w:rsidRPr="002851BF">
        <w:rPr>
          <w:highlight w:val="white"/>
        </w:rPr>
        <w:t xml:space="preserve">      object leftValue = leftExpression.Symbol.Value,</w:t>
      </w:r>
    </w:p>
    <w:p w14:paraId="6F81A995" w14:textId="2AE78B03" w:rsidR="0051380F" w:rsidRPr="002851BF" w:rsidRDefault="002256FB" w:rsidP="002851BF">
      <w:pPr>
        <w:pStyle w:val="Code"/>
        <w:rPr>
          <w:highlight w:val="white"/>
        </w:rPr>
      </w:pPr>
      <w:r>
        <w:rPr>
          <w:highlight w:val="white"/>
        </w:rPr>
        <w:t xml:space="preserve">             </w:t>
      </w:r>
      <w:r w:rsidR="0051380F" w:rsidRPr="002851BF">
        <w:rPr>
          <w:highlight w:val="white"/>
        </w:rPr>
        <w:t>rightValue = rightExpression.Symbol.Value;</w:t>
      </w:r>
    </w:p>
    <w:p w14:paraId="5C53A925" w14:textId="77777777" w:rsidR="0051380F" w:rsidRPr="002851BF" w:rsidRDefault="0051380F" w:rsidP="002851BF">
      <w:pPr>
        <w:pStyle w:val="Code"/>
        <w:rPr>
          <w:highlight w:val="white"/>
        </w:rPr>
      </w:pPr>
      <w:r w:rsidRPr="002851BF">
        <w:rPr>
          <w:highlight w:val="white"/>
        </w:rPr>
        <w:t xml:space="preserve">    </w:t>
      </w:r>
    </w:p>
    <w:p w14:paraId="108CDF90" w14:textId="77777777" w:rsidR="0051380F" w:rsidRPr="002851BF" w:rsidRDefault="0051380F" w:rsidP="002851BF">
      <w:pPr>
        <w:pStyle w:val="Code"/>
        <w:rPr>
          <w:highlight w:val="white"/>
        </w:rPr>
      </w:pPr>
      <w:r w:rsidRPr="002851BF">
        <w:rPr>
          <w:highlight w:val="white"/>
        </w:rPr>
        <w:t xml:space="preserve">      switch (middleOp) {</w:t>
      </w:r>
    </w:p>
    <w:p w14:paraId="0769591A" w14:textId="75831651" w:rsidR="0051380F" w:rsidRPr="002851BF" w:rsidRDefault="0051380F" w:rsidP="002851BF">
      <w:pPr>
        <w:pStyle w:val="Code"/>
        <w:rPr>
          <w:highlight w:val="white"/>
        </w:rPr>
      </w:pPr>
      <w:r w:rsidRPr="002851BF">
        <w:rPr>
          <w:highlight w:val="white"/>
        </w:rPr>
        <w:t xml:space="preserve">        case MiddleOperator.BinaryAdd:</w:t>
      </w:r>
      <w:r w:rsidR="002256FB" w:rsidRPr="002851BF">
        <w:rPr>
          <w:highlight w:val="white"/>
        </w:rPr>
        <w:t xml:space="preserve"> // &amp;i + 2</w:t>
      </w:r>
    </w:p>
    <w:p w14:paraId="6F8C005A" w14:textId="50DE4F57" w:rsidR="0051380F" w:rsidRPr="002851BF" w:rsidRDefault="0051380F" w:rsidP="002851BF">
      <w:pPr>
        <w:pStyle w:val="Code"/>
        <w:rPr>
          <w:highlight w:val="white"/>
        </w:rPr>
      </w:pPr>
      <w:r w:rsidRPr="002851BF">
        <w:rPr>
          <w:highlight w:val="white"/>
        </w:rPr>
        <w:t xml:space="preserve">          if ((leftValue is StaticAddress) &amp;&amp; (rightValue is BigInteger)) {</w:t>
      </w:r>
    </w:p>
    <w:p w14:paraId="68F66897" w14:textId="77777777" w:rsidR="0051380F" w:rsidRPr="002851BF" w:rsidRDefault="0051380F" w:rsidP="002851BF">
      <w:pPr>
        <w:pStyle w:val="Code"/>
        <w:rPr>
          <w:highlight w:val="white"/>
        </w:rPr>
      </w:pPr>
      <w:r w:rsidRPr="002851BF">
        <w:rPr>
          <w:highlight w:val="white"/>
        </w:rPr>
        <w:t xml:space="preserve">            StaticAddress staticAddress = (StaticAddress) leftValue;</w:t>
      </w:r>
    </w:p>
    <w:p w14:paraId="53B696D6" w14:textId="77777777" w:rsidR="00B873CE" w:rsidRDefault="0051380F" w:rsidP="002851BF">
      <w:pPr>
        <w:pStyle w:val="Code"/>
        <w:rPr>
          <w:highlight w:val="white"/>
        </w:rPr>
      </w:pPr>
      <w:r w:rsidRPr="002851BF">
        <w:rPr>
          <w:highlight w:val="white"/>
        </w:rPr>
        <w:t xml:space="preserve">            int resultOffset =</w:t>
      </w:r>
    </w:p>
    <w:p w14:paraId="50175846" w14:textId="63C3C80E" w:rsidR="0051380F" w:rsidRPr="002851BF" w:rsidRDefault="00B873CE" w:rsidP="002851BF">
      <w:pPr>
        <w:pStyle w:val="Code"/>
        <w:rPr>
          <w:highlight w:val="white"/>
        </w:rPr>
      </w:pPr>
      <w:r>
        <w:rPr>
          <w:highlight w:val="white"/>
        </w:rPr>
        <w:t xml:space="preserve">              </w:t>
      </w:r>
      <w:r w:rsidR="0051380F" w:rsidRPr="002851BF">
        <w:rPr>
          <w:highlight w:val="white"/>
        </w:rPr>
        <w:t>((int) rightValue) * leftType.PointerType.Size();</w:t>
      </w:r>
    </w:p>
    <w:p w14:paraId="509F8B9A" w14:textId="77777777" w:rsidR="00B873CE" w:rsidRDefault="0051380F" w:rsidP="002851BF">
      <w:pPr>
        <w:pStyle w:val="Code"/>
        <w:rPr>
          <w:highlight w:val="white"/>
        </w:rPr>
      </w:pPr>
      <w:r w:rsidRPr="002851BF">
        <w:rPr>
          <w:highlight w:val="white"/>
        </w:rPr>
        <w:t xml:space="preserve">            object resultValue =</w:t>
      </w:r>
    </w:p>
    <w:p w14:paraId="388E9446" w14:textId="0DBFF009" w:rsidR="00B873CE" w:rsidRDefault="00B873CE" w:rsidP="002851BF">
      <w:pPr>
        <w:pStyle w:val="Code"/>
        <w:rPr>
          <w:highlight w:val="white"/>
        </w:rPr>
      </w:pPr>
      <w:r>
        <w:rPr>
          <w:highlight w:val="white"/>
        </w:rPr>
        <w:t xml:space="preserve">              </w:t>
      </w:r>
      <w:r w:rsidR="0051380F" w:rsidRPr="002851BF">
        <w:rPr>
          <w:highlight w:val="white"/>
        </w:rPr>
        <w:t>new StaticAddress(staticAddress.UniqueName,</w:t>
      </w:r>
    </w:p>
    <w:p w14:paraId="2AA25317" w14:textId="17684537" w:rsidR="0051380F" w:rsidRPr="002851BF" w:rsidRDefault="00B873CE" w:rsidP="002851BF">
      <w:pPr>
        <w:pStyle w:val="Code"/>
        <w:rPr>
          <w:highlight w:val="white"/>
        </w:rPr>
      </w:pPr>
      <w:r>
        <w:rPr>
          <w:highlight w:val="white"/>
        </w:rPr>
        <w:t xml:space="preserve">                               </w:t>
      </w:r>
      <w:r w:rsidR="0051380F" w:rsidRPr="002851BF">
        <w:rPr>
          <w:highlight w:val="white"/>
        </w:rPr>
        <w:t xml:space="preserve"> staticAddress.Offset + resultOffset);</w:t>
      </w:r>
    </w:p>
    <w:p w14:paraId="305A7525" w14:textId="77777777" w:rsidR="0051380F" w:rsidRPr="002851BF" w:rsidRDefault="0051380F" w:rsidP="002851BF">
      <w:pPr>
        <w:pStyle w:val="Code"/>
        <w:rPr>
          <w:highlight w:val="white"/>
        </w:rPr>
      </w:pPr>
      <w:r w:rsidRPr="002851BF">
        <w:rPr>
          <w:highlight w:val="white"/>
        </w:rPr>
        <w:t xml:space="preserve">            Symbol resultSymbol = new Symbol(leftType, resultValue);</w:t>
      </w:r>
    </w:p>
    <w:p w14:paraId="194CD37A"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3359AA4A" w14:textId="77777777" w:rsidR="0051380F" w:rsidRPr="002851BF" w:rsidRDefault="0051380F" w:rsidP="002851BF">
      <w:pPr>
        <w:pStyle w:val="Code"/>
        <w:rPr>
          <w:highlight w:val="white"/>
        </w:rPr>
      </w:pPr>
      <w:r w:rsidRPr="002851BF">
        <w:rPr>
          <w:highlight w:val="white"/>
        </w:rPr>
        <w:t xml:space="preserve">          }</w:t>
      </w:r>
    </w:p>
    <w:p w14:paraId="56CF5E0D" w14:textId="77777777" w:rsidR="00537F21" w:rsidRDefault="00537F21" w:rsidP="00537F21">
      <w:pPr>
        <w:pStyle w:val="Code"/>
        <w:rPr>
          <w:highlight w:val="white"/>
        </w:rPr>
      </w:pPr>
    </w:p>
    <w:p w14:paraId="11E6B0DA" w14:textId="46047283" w:rsidR="0051380F" w:rsidRPr="002851BF" w:rsidRDefault="00537F21" w:rsidP="002851BF">
      <w:pPr>
        <w:pStyle w:val="Code"/>
        <w:rPr>
          <w:highlight w:val="white"/>
        </w:rPr>
      </w:pPr>
      <w:r>
        <w:rPr>
          <w:highlight w:val="white"/>
        </w:rPr>
        <w:t xml:space="preserve">          </w:t>
      </w:r>
      <w:r w:rsidRPr="002851BF">
        <w:rPr>
          <w:highlight w:val="white"/>
        </w:rPr>
        <w:t>// 2 + &amp;i</w:t>
      </w:r>
    </w:p>
    <w:p w14:paraId="5A1B581C" w14:textId="6F3587EF" w:rsidR="0051380F" w:rsidRPr="002851BF" w:rsidRDefault="0051380F" w:rsidP="002851BF">
      <w:pPr>
        <w:pStyle w:val="Code"/>
        <w:rPr>
          <w:highlight w:val="white"/>
        </w:rPr>
      </w:pPr>
      <w:r w:rsidRPr="002851BF">
        <w:rPr>
          <w:highlight w:val="white"/>
        </w:rPr>
        <w:t xml:space="preserve">          if ((leftValue is BigInteger) &amp;&amp; (rightValue is StaticAddress)) {</w:t>
      </w:r>
    </w:p>
    <w:p w14:paraId="66101DDC" w14:textId="77777777" w:rsidR="0051380F" w:rsidRPr="002851BF" w:rsidRDefault="0051380F" w:rsidP="002851BF">
      <w:pPr>
        <w:pStyle w:val="Code"/>
        <w:rPr>
          <w:highlight w:val="white"/>
        </w:rPr>
      </w:pPr>
      <w:r w:rsidRPr="002851BF">
        <w:rPr>
          <w:highlight w:val="white"/>
        </w:rPr>
        <w:t xml:space="preserve">            StaticAddress staticAddress = (StaticAddress) rightValue;</w:t>
      </w:r>
    </w:p>
    <w:p w14:paraId="5B6CD251" w14:textId="77777777" w:rsidR="004D5DB6" w:rsidRDefault="0051380F" w:rsidP="002851BF">
      <w:pPr>
        <w:pStyle w:val="Code"/>
        <w:rPr>
          <w:highlight w:val="white"/>
        </w:rPr>
      </w:pPr>
      <w:r w:rsidRPr="002851BF">
        <w:rPr>
          <w:highlight w:val="white"/>
        </w:rPr>
        <w:t xml:space="preserve">            int resultOffset =</w:t>
      </w:r>
    </w:p>
    <w:p w14:paraId="13566C26" w14:textId="0B371ACD" w:rsidR="0051380F" w:rsidRPr="002851BF" w:rsidRDefault="004D5DB6" w:rsidP="002851BF">
      <w:pPr>
        <w:pStyle w:val="Code"/>
        <w:rPr>
          <w:highlight w:val="white"/>
        </w:rPr>
      </w:pPr>
      <w:r>
        <w:rPr>
          <w:highlight w:val="white"/>
        </w:rPr>
        <w:t xml:space="preserve">              </w:t>
      </w:r>
      <w:r w:rsidR="0051380F" w:rsidRPr="002851BF">
        <w:rPr>
          <w:highlight w:val="white"/>
        </w:rPr>
        <w:t>((int) leftValue) * rightType.PointerType.Size();</w:t>
      </w:r>
    </w:p>
    <w:p w14:paraId="4D688F4B" w14:textId="77777777" w:rsidR="004D5DB6" w:rsidRDefault="0051380F" w:rsidP="002851BF">
      <w:pPr>
        <w:pStyle w:val="Code"/>
        <w:rPr>
          <w:highlight w:val="white"/>
        </w:rPr>
      </w:pPr>
      <w:r w:rsidRPr="002851BF">
        <w:rPr>
          <w:highlight w:val="white"/>
        </w:rPr>
        <w:t xml:space="preserve">            object resultValue =</w:t>
      </w:r>
    </w:p>
    <w:p w14:paraId="44D77752" w14:textId="77777777" w:rsidR="004D5DB6" w:rsidRDefault="004D5DB6" w:rsidP="002851BF">
      <w:pPr>
        <w:pStyle w:val="Code"/>
        <w:rPr>
          <w:highlight w:val="white"/>
        </w:rPr>
      </w:pPr>
      <w:r>
        <w:rPr>
          <w:highlight w:val="white"/>
        </w:rPr>
        <w:t xml:space="preserve">              </w:t>
      </w:r>
      <w:r w:rsidR="0051380F" w:rsidRPr="002851BF">
        <w:rPr>
          <w:highlight w:val="white"/>
        </w:rPr>
        <w:t xml:space="preserve"> new StaticAddress(staticAddress.UniqueName,</w:t>
      </w:r>
    </w:p>
    <w:p w14:paraId="757F9E81" w14:textId="3436FB52" w:rsidR="0051380F" w:rsidRPr="002851BF" w:rsidRDefault="004D5DB6" w:rsidP="002851BF">
      <w:pPr>
        <w:pStyle w:val="Code"/>
        <w:rPr>
          <w:highlight w:val="white"/>
        </w:rPr>
      </w:pPr>
      <w:r>
        <w:rPr>
          <w:highlight w:val="white"/>
        </w:rPr>
        <w:t xml:space="preserve">                                </w:t>
      </w:r>
      <w:r w:rsidR="0051380F" w:rsidRPr="002851BF">
        <w:rPr>
          <w:highlight w:val="white"/>
        </w:rPr>
        <w:t xml:space="preserve"> staticAddress.Offset + resultOffset);</w:t>
      </w:r>
    </w:p>
    <w:p w14:paraId="3BF0BD9D" w14:textId="77777777" w:rsidR="0051380F" w:rsidRPr="002851BF" w:rsidRDefault="0051380F" w:rsidP="002851BF">
      <w:pPr>
        <w:pStyle w:val="Code"/>
        <w:rPr>
          <w:highlight w:val="white"/>
        </w:rPr>
      </w:pPr>
      <w:r w:rsidRPr="002851BF">
        <w:rPr>
          <w:highlight w:val="white"/>
        </w:rPr>
        <w:t xml:space="preserve">            Symbol resultSymbol =new Symbol(rightType, resultValue);</w:t>
      </w:r>
    </w:p>
    <w:p w14:paraId="1DA70887"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2BFEEA60" w14:textId="77777777" w:rsidR="0051380F" w:rsidRPr="002851BF" w:rsidRDefault="0051380F" w:rsidP="002851BF">
      <w:pPr>
        <w:pStyle w:val="Code"/>
        <w:rPr>
          <w:highlight w:val="white"/>
        </w:rPr>
      </w:pPr>
      <w:r w:rsidRPr="002851BF">
        <w:rPr>
          <w:highlight w:val="white"/>
        </w:rPr>
        <w:t xml:space="preserve">          }</w:t>
      </w:r>
    </w:p>
    <w:p w14:paraId="6D723BB7" w14:textId="77777777" w:rsidR="0051380F" w:rsidRPr="002851BF" w:rsidRDefault="0051380F" w:rsidP="002851BF">
      <w:pPr>
        <w:pStyle w:val="Code"/>
        <w:rPr>
          <w:highlight w:val="white"/>
        </w:rPr>
      </w:pPr>
    </w:p>
    <w:p w14:paraId="084F0F0C" w14:textId="77777777" w:rsidR="004D5DB6" w:rsidRDefault="0051380F" w:rsidP="002851BF">
      <w:pPr>
        <w:pStyle w:val="Code"/>
        <w:rPr>
          <w:highlight w:val="white"/>
        </w:rPr>
      </w:pPr>
      <w:r w:rsidRPr="002851BF">
        <w:rPr>
          <w:highlight w:val="white"/>
        </w:rPr>
        <w:t xml:space="preserve">          if (leftExpression.Symbol.IsExternOrStatic() &amp;&amp; leftType.IsArray()</w:t>
      </w:r>
    </w:p>
    <w:p w14:paraId="5269C953" w14:textId="4A7D9A08" w:rsidR="0051380F" w:rsidRPr="002851BF" w:rsidRDefault="004D5DB6" w:rsidP="002851BF">
      <w:pPr>
        <w:pStyle w:val="Code"/>
        <w:rPr>
          <w:highlight w:val="white"/>
        </w:rPr>
      </w:pPr>
      <w:r>
        <w:rPr>
          <w:highlight w:val="white"/>
        </w:rPr>
        <w:t xml:space="preserve">             </w:t>
      </w:r>
      <w:r w:rsidR="0051380F" w:rsidRPr="002851BF">
        <w:rPr>
          <w:highlight w:val="white"/>
        </w:rPr>
        <w:t xml:space="preserve"> &amp;&amp; (rightValue is BigInteger)) { // a + 2</w:t>
      </w:r>
    </w:p>
    <w:p w14:paraId="3F5D5A15" w14:textId="77777777" w:rsidR="0051380F" w:rsidRPr="002851BF" w:rsidRDefault="0051380F" w:rsidP="002851BF">
      <w:pPr>
        <w:pStyle w:val="Code"/>
        <w:rPr>
          <w:highlight w:val="white"/>
        </w:rPr>
      </w:pPr>
      <w:r w:rsidRPr="002851BF">
        <w:rPr>
          <w:highlight w:val="white"/>
        </w:rPr>
        <w:t xml:space="preserve">            int resultOffset = ((int) rightValue) * leftType.ArrayType.Size();</w:t>
      </w:r>
    </w:p>
    <w:p w14:paraId="0CE60477" w14:textId="77777777" w:rsidR="005A15AB" w:rsidRDefault="0051380F" w:rsidP="002851BF">
      <w:pPr>
        <w:pStyle w:val="Code"/>
        <w:rPr>
          <w:highlight w:val="white"/>
        </w:rPr>
      </w:pPr>
      <w:r w:rsidRPr="002851BF">
        <w:rPr>
          <w:highlight w:val="white"/>
        </w:rPr>
        <w:t xml:space="preserve">            object resultValue =</w:t>
      </w:r>
    </w:p>
    <w:p w14:paraId="02E4EBA5" w14:textId="77777777" w:rsidR="008D10F1" w:rsidRDefault="008D10F1" w:rsidP="002851BF">
      <w:pPr>
        <w:pStyle w:val="Code"/>
        <w:rPr>
          <w:highlight w:val="white"/>
        </w:rPr>
      </w:pPr>
      <w:r>
        <w:rPr>
          <w:highlight w:val="white"/>
        </w:rPr>
        <w:t xml:space="preserve">  </w:t>
      </w:r>
      <w:r w:rsidR="005A15AB">
        <w:rPr>
          <w:highlight w:val="white"/>
        </w:rPr>
        <w:t xml:space="preserve">            </w:t>
      </w:r>
      <w:r w:rsidR="0051380F" w:rsidRPr="002851BF">
        <w:rPr>
          <w:highlight w:val="white"/>
        </w:rPr>
        <w:t>new StaticAddress(leftExpression.Symbol.UniqueName,</w:t>
      </w:r>
    </w:p>
    <w:p w14:paraId="7B55A4CD" w14:textId="3688C837" w:rsidR="0051380F" w:rsidRPr="002851BF" w:rsidRDefault="008D10F1" w:rsidP="002851BF">
      <w:pPr>
        <w:pStyle w:val="Code"/>
        <w:rPr>
          <w:highlight w:val="white"/>
        </w:rPr>
      </w:pPr>
      <w:r>
        <w:rPr>
          <w:highlight w:val="white"/>
        </w:rPr>
        <w:t xml:space="preserve">                               </w:t>
      </w:r>
      <w:r w:rsidR="0051380F" w:rsidRPr="002851BF">
        <w:rPr>
          <w:highlight w:val="white"/>
        </w:rPr>
        <w:t xml:space="preserve"> resultOffset);</w:t>
      </w:r>
    </w:p>
    <w:p w14:paraId="1FA05020" w14:textId="77777777" w:rsidR="0051380F" w:rsidRPr="002851BF" w:rsidRDefault="0051380F" w:rsidP="002851BF">
      <w:pPr>
        <w:pStyle w:val="Code"/>
        <w:rPr>
          <w:highlight w:val="white"/>
        </w:rPr>
      </w:pPr>
      <w:r w:rsidRPr="002851BF">
        <w:rPr>
          <w:highlight w:val="white"/>
        </w:rPr>
        <w:t xml:space="preserve">            Symbol resultSymbol = new Symbol(leftType, resultValue);</w:t>
      </w:r>
    </w:p>
    <w:p w14:paraId="642E94A5"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6A09608B" w14:textId="77777777" w:rsidR="0051380F" w:rsidRPr="002851BF" w:rsidRDefault="0051380F" w:rsidP="002851BF">
      <w:pPr>
        <w:pStyle w:val="Code"/>
        <w:rPr>
          <w:highlight w:val="white"/>
        </w:rPr>
      </w:pPr>
      <w:r w:rsidRPr="002851BF">
        <w:rPr>
          <w:highlight w:val="white"/>
        </w:rPr>
        <w:t xml:space="preserve">          }</w:t>
      </w:r>
    </w:p>
    <w:p w14:paraId="04C9B633" w14:textId="77777777" w:rsidR="0051380F" w:rsidRPr="002851BF" w:rsidRDefault="0051380F" w:rsidP="002851BF">
      <w:pPr>
        <w:pStyle w:val="Code"/>
        <w:rPr>
          <w:highlight w:val="white"/>
        </w:rPr>
      </w:pPr>
    </w:p>
    <w:p w14:paraId="05F89F71" w14:textId="353AFD9B" w:rsidR="004168DD" w:rsidRDefault="0051380F" w:rsidP="002851BF">
      <w:pPr>
        <w:pStyle w:val="Code"/>
        <w:rPr>
          <w:highlight w:val="white"/>
        </w:rPr>
      </w:pPr>
      <w:r w:rsidRPr="002851BF">
        <w:rPr>
          <w:highlight w:val="white"/>
        </w:rPr>
        <w:t xml:space="preserve">          if (</w:t>
      </w:r>
      <w:r w:rsidR="004168DD" w:rsidRPr="002851BF">
        <w:rPr>
          <w:highlight w:val="white"/>
        </w:rPr>
        <w:t>leftExpression.Symbol.IsExternOrStatic() &amp;&amp;</w:t>
      </w:r>
    </w:p>
    <w:p w14:paraId="495F861D" w14:textId="2AD7A5B1" w:rsidR="0051380F" w:rsidRPr="002851BF" w:rsidRDefault="004168DD" w:rsidP="002851BF">
      <w:pPr>
        <w:pStyle w:val="Code"/>
        <w:rPr>
          <w:highlight w:val="white"/>
        </w:rPr>
      </w:pPr>
      <w:r>
        <w:rPr>
          <w:highlight w:val="white"/>
        </w:rPr>
        <w:t xml:space="preserve">              </w:t>
      </w:r>
      <w:r w:rsidR="0051380F" w:rsidRPr="002851BF">
        <w:rPr>
          <w:highlight w:val="white"/>
        </w:rPr>
        <w:t>(leftValue is BigInteger) &amp;&amp;</w:t>
      </w:r>
      <w:r>
        <w:rPr>
          <w:highlight w:val="white"/>
        </w:rPr>
        <w:t xml:space="preserve"> </w:t>
      </w:r>
      <w:r w:rsidR="0051380F" w:rsidRPr="002851BF">
        <w:rPr>
          <w:highlight w:val="white"/>
        </w:rPr>
        <w:t>rightType.IsArray()) { // 2 + a</w:t>
      </w:r>
    </w:p>
    <w:p w14:paraId="70A8DA3A" w14:textId="77777777" w:rsidR="0051380F" w:rsidRPr="002851BF" w:rsidRDefault="0051380F" w:rsidP="002851BF">
      <w:pPr>
        <w:pStyle w:val="Code"/>
        <w:rPr>
          <w:highlight w:val="white"/>
        </w:rPr>
      </w:pPr>
      <w:r w:rsidRPr="002851BF">
        <w:rPr>
          <w:highlight w:val="white"/>
        </w:rPr>
        <w:t xml:space="preserve">            int resultOffset = ((int) leftValue) * rightType.ArrayType.Size();</w:t>
      </w:r>
    </w:p>
    <w:p w14:paraId="47F66EA5" w14:textId="77777777" w:rsidR="004168DD" w:rsidRDefault="0051380F" w:rsidP="002851BF">
      <w:pPr>
        <w:pStyle w:val="Code"/>
        <w:rPr>
          <w:highlight w:val="white"/>
        </w:rPr>
      </w:pPr>
      <w:r w:rsidRPr="002851BF">
        <w:rPr>
          <w:highlight w:val="white"/>
        </w:rPr>
        <w:t xml:space="preserve">            object resultValue =</w:t>
      </w:r>
    </w:p>
    <w:p w14:paraId="2F37C2E0" w14:textId="77777777" w:rsidR="004168DD" w:rsidRDefault="004168DD" w:rsidP="002851BF">
      <w:pPr>
        <w:pStyle w:val="Code"/>
        <w:rPr>
          <w:highlight w:val="white"/>
        </w:rPr>
      </w:pPr>
      <w:r>
        <w:rPr>
          <w:highlight w:val="white"/>
        </w:rPr>
        <w:t xml:space="preserve">              </w:t>
      </w:r>
      <w:r w:rsidR="0051380F" w:rsidRPr="002851BF">
        <w:rPr>
          <w:highlight w:val="white"/>
        </w:rPr>
        <w:t>new StaticAddress(rightExpression.Symbol.UniqueName,</w:t>
      </w:r>
    </w:p>
    <w:p w14:paraId="18C8DF27" w14:textId="2AE30403" w:rsidR="0051380F" w:rsidRPr="002851BF" w:rsidRDefault="004168DD" w:rsidP="002851BF">
      <w:pPr>
        <w:pStyle w:val="Code"/>
        <w:rPr>
          <w:highlight w:val="white"/>
        </w:rPr>
      </w:pPr>
      <w:r>
        <w:rPr>
          <w:highlight w:val="white"/>
        </w:rPr>
        <w:t xml:space="preserve">                               </w:t>
      </w:r>
      <w:r w:rsidR="0051380F" w:rsidRPr="002851BF">
        <w:rPr>
          <w:highlight w:val="white"/>
        </w:rPr>
        <w:t xml:space="preserve"> resultOffset);</w:t>
      </w:r>
    </w:p>
    <w:p w14:paraId="6D25AD36" w14:textId="77777777" w:rsidR="0051380F" w:rsidRPr="002851BF" w:rsidRDefault="0051380F" w:rsidP="002851BF">
      <w:pPr>
        <w:pStyle w:val="Code"/>
        <w:rPr>
          <w:highlight w:val="white"/>
        </w:rPr>
      </w:pPr>
      <w:r w:rsidRPr="002851BF">
        <w:rPr>
          <w:highlight w:val="white"/>
        </w:rPr>
        <w:t xml:space="preserve">            Symbol resultSymbol = new Symbol(rightType, resultValue);</w:t>
      </w:r>
    </w:p>
    <w:p w14:paraId="5972ECD9"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28F520F7" w14:textId="77777777" w:rsidR="0051380F" w:rsidRPr="002851BF" w:rsidRDefault="0051380F" w:rsidP="002851BF">
      <w:pPr>
        <w:pStyle w:val="Code"/>
        <w:rPr>
          <w:highlight w:val="white"/>
        </w:rPr>
      </w:pPr>
      <w:r w:rsidRPr="002851BF">
        <w:rPr>
          <w:highlight w:val="white"/>
        </w:rPr>
        <w:t xml:space="preserve">          }</w:t>
      </w:r>
    </w:p>
    <w:p w14:paraId="5EFE7F4B" w14:textId="77777777" w:rsidR="0051380F" w:rsidRPr="002851BF" w:rsidRDefault="0051380F" w:rsidP="002851BF">
      <w:pPr>
        <w:pStyle w:val="Code"/>
        <w:rPr>
          <w:highlight w:val="white"/>
        </w:rPr>
      </w:pPr>
      <w:r w:rsidRPr="002851BF">
        <w:rPr>
          <w:highlight w:val="white"/>
        </w:rPr>
        <w:t xml:space="preserve">          break;</w:t>
      </w:r>
    </w:p>
    <w:p w14:paraId="646638BC" w14:textId="77777777" w:rsidR="0051380F" w:rsidRPr="002851BF" w:rsidRDefault="0051380F" w:rsidP="002851BF">
      <w:pPr>
        <w:pStyle w:val="Code"/>
        <w:rPr>
          <w:highlight w:val="white"/>
        </w:rPr>
      </w:pPr>
    </w:p>
    <w:p w14:paraId="409B71FE" w14:textId="02C99F55" w:rsidR="0051380F" w:rsidRPr="002851BF" w:rsidRDefault="0051380F" w:rsidP="002851BF">
      <w:pPr>
        <w:pStyle w:val="Code"/>
        <w:rPr>
          <w:highlight w:val="white"/>
        </w:rPr>
      </w:pPr>
      <w:r w:rsidRPr="002851BF">
        <w:rPr>
          <w:highlight w:val="white"/>
        </w:rPr>
        <w:t xml:space="preserve">        case MiddleOperator.BinarySubtract:</w:t>
      </w:r>
      <w:r w:rsidR="004168DD" w:rsidRPr="002851BF">
        <w:rPr>
          <w:highlight w:val="white"/>
        </w:rPr>
        <w:t xml:space="preserve"> // &amp;i - 2</w:t>
      </w:r>
    </w:p>
    <w:p w14:paraId="2670F41E" w14:textId="5C9844BD" w:rsidR="0051380F" w:rsidRPr="002851BF" w:rsidRDefault="0051380F" w:rsidP="002851BF">
      <w:pPr>
        <w:pStyle w:val="Code"/>
        <w:rPr>
          <w:highlight w:val="white"/>
        </w:rPr>
      </w:pPr>
      <w:r w:rsidRPr="002851BF">
        <w:rPr>
          <w:highlight w:val="white"/>
        </w:rPr>
        <w:t xml:space="preserve">          if ((leftValue is StaticAddress) &amp;&amp; (rightValue is BigInteger)) {</w:t>
      </w:r>
    </w:p>
    <w:p w14:paraId="5651EA61" w14:textId="77777777" w:rsidR="0051380F" w:rsidRPr="002851BF" w:rsidRDefault="0051380F" w:rsidP="002851BF">
      <w:pPr>
        <w:pStyle w:val="Code"/>
        <w:rPr>
          <w:highlight w:val="white"/>
        </w:rPr>
      </w:pPr>
      <w:r w:rsidRPr="002851BF">
        <w:rPr>
          <w:highlight w:val="white"/>
        </w:rPr>
        <w:t xml:space="preserve">            StaticAddress staticAddress = (StaticAddress) leftValue;</w:t>
      </w:r>
    </w:p>
    <w:p w14:paraId="1F997005" w14:textId="77777777" w:rsidR="0051380F" w:rsidRPr="002851BF" w:rsidRDefault="0051380F" w:rsidP="002851BF">
      <w:pPr>
        <w:pStyle w:val="Code"/>
        <w:rPr>
          <w:highlight w:val="white"/>
        </w:rPr>
      </w:pPr>
      <w:r w:rsidRPr="002851BF">
        <w:rPr>
          <w:highlight w:val="white"/>
        </w:rPr>
        <w:t xml:space="preserve">            int resultOffset = ((int) leftValue) * leftType.PointerType.Size();</w:t>
      </w:r>
    </w:p>
    <w:p w14:paraId="22B801EE" w14:textId="77777777" w:rsidR="00876A13" w:rsidRDefault="0051380F" w:rsidP="002851BF">
      <w:pPr>
        <w:pStyle w:val="Code"/>
        <w:rPr>
          <w:highlight w:val="white"/>
        </w:rPr>
      </w:pPr>
      <w:r w:rsidRPr="002851BF">
        <w:rPr>
          <w:highlight w:val="white"/>
        </w:rPr>
        <w:t xml:space="preserve">            object resultValue =</w:t>
      </w:r>
    </w:p>
    <w:p w14:paraId="17B3F620" w14:textId="77777777" w:rsidR="00876A13" w:rsidRDefault="00876A13" w:rsidP="002851BF">
      <w:pPr>
        <w:pStyle w:val="Code"/>
        <w:rPr>
          <w:highlight w:val="white"/>
        </w:rPr>
      </w:pPr>
      <w:r>
        <w:rPr>
          <w:highlight w:val="white"/>
        </w:rPr>
        <w:t xml:space="preserve">              </w:t>
      </w:r>
      <w:r w:rsidR="0051380F" w:rsidRPr="002851BF">
        <w:rPr>
          <w:highlight w:val="white"/>
        </w:rPr>
        <w:t>new StaticAddress(staticAddress.UniqueName,</w:t>
      </w:r>
    </w:p>
    <w:p w14:paraId="5C6B2F0E" w14:textId="039F370C" w:rsidR="0051380F" w:rsidRPr="002851BF" w:rsidRDefault="00876A13" w:rsidP="002851BF">
      <w:pPr>
        <w:pStyle w:val="Code"/>
        <w:rPr>
          <w:highlight w:val="white"/>
        </w:rPr>
      </w:pPr>
      <w:r>
        <w:rPr>
          <w:highlight w:val="white"/>
        </w:rPr>
        <w:t xml:space="preserve">                               </w:t>
      </w:r>
      <w:r w:rsidR="0051380F" w:rsidRPr="002851BF">
        <w:rPr>
          <w:highlight w:val="white"/>
        </w:rPr>
        <w:t xml:space="preserve"> staticAddress.Offset - resultOffset);</w:t>
      </w:r>
    </w:p>
    <w:p w14:paraId="16F9119E" w14:textId="77777777" w:rsidR="0051380F" w:rsidRPr="002851BF" w:rsidRDefault="0051380F" w:rsidP="002851BF">
      <w:pPr>
        <w:pStyle w:val="Code"/>
        <w:rPr>
          <w:highlight w:val="white"/>
        </w:rPr>
      </w:pPr>
      <w:r w:rsidRPr="002851BF">
        <w:rPr>
          <w:highlight w:val="white"/>
        </w:rPr>
        <w:lastRenderedPageBreak/>
        <w:t xml:space="preserve">            Symbol resultSymbol = new Symbol(leftType, resultValue);</w:t>
      </w:r>
    </w:p>
    <w:p w14:paraId="6C259298"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7875B3E5" w14:textId="77777777" w:rsidR="0051380F" w:rsidRPr="002851BF" w:rsidRDefault="0051380F" w:rsidP="002851BF">
      <w:pPr>
        <w:pStyle w:val="Code"/>
        <w:rPr>
          <w:highlight w:val="white"/>
        </w:rPr>
      </w:pPr>
      <w:r w:rsidRPr="002851BF">
        <w:rPr>
          <w:highlight w:val="white"/>
        </w:rPr>
        <w:t xml:space="preserve">          }</w:t>
      </w:r>
    </w:p>
    <w:p w14:paraId="568360EF" w14:textId="77777777" w:rsidR="0051380F" w:rsidRPr="002851BF" w:rsidRDefault="0051380F" w:rsidP="002851BF">
      <w:pPr>
        <w:pStyle w:val="Code"/>
        <w:rPr>
          <w:highlight w:val="white"/>
        </w:rPr>
      </w:pPr>
    </w:p>
    <w:p w14:paraId="4FB7882C" w14:textId="77777777" w:rsidR="004D417E" w:rsidRDefault="0051380F" w:rsidP="002851BF">
      <w:pPr>
        <w:pStyle w:val="Code"/>
        <w:rPr>
          <w:highlight w:val="white"/>
        </w:rPr>
      </w:pPr>
      <w:r w:rsidRPr="002851BF">
        <w:rPr>
          <w:highlight w:val="white"/>
        </w:rPr>
        <w:t xml:space="preserve">          if (leftExpression.Symbol.IsExternOrStatic() &amp;&amp; leftType.IsArray()</w:t>
      </w:r>
    </w:p>
    <w:p w14:paraId="092A9DB3" w14:textId="6377D56F" w:rsidR="0051380F" w:rsidRPr="002851BF" w:rsidRDefault="004D417E" w:rsidP="002851BF">
      <w:pPr>
        <w:pStyle w:val="Code"/>
        <w:rPr>
          <w:highlight w:val="white"/>
        </w:rPr>
      </w:pPr>
      <w:r>
        <w:rPr>
          <w:highlight w:val="white"/>
        </w:rPr>
        <w:t xml:space="preserve">             </w:t>
      </w:r>
      <w:r w:rsidR="0051380F" w:rsidRPr="002851BF">
        <w:rPr>
          <w:highlight w:val="white"/>
        </w:rPr>
        <w:t xml:space="preserve"> &amp;&amp; (rightValue is BigInteger)) { // a - 2</w:t>
      </w:r>
    </w:p>
    <w:p w14:paraId="42F08C95" w14:textId="77777777" w:rsidR="0051380F" w:rsidRPr="002851BF" w:rsidRDefault="0051380F" w:rsidP="002851BF">
      <w:pPr>
        <w:pStyle w:val="Code"/>
        <w:rPr>
          <w:highlight w:val="white"/>
        </w:rPr>
      </w:pPr>
      <w:r w:rsidRPr="002851BF">
        <w:rPr>
          <w:highlight w:val="white"/>
        </w:rPr>
        <w:t xml:space="preserve">            int resultOffset = ((int) rightValue) * leftType.ArrayType.Size();</w:t>
      </w:r>
    </w:p>
    <w:p w14:paraId="1EB0AC8C" w14:textId="77777777" w:rsidR="00CD478A" w:rsidRDefault="0051380F" w:rsidP="002851BF">
      <w:pPr>
        <w:pStyle w:val="Code"/>
        <w:rPr>
          <w:highlight w:val="white"/>
        </w:rPr>
      </w:pPr>
      <w:r w:rsidRPr="002851BF">
        <w:rPr>
          <w:highlight w:val="white"/>
        </w:rPr>
        <w:t xml:space="preserve">            object resultValue =</w:t>
      </w:r>
    </w:p>
    <w:p w14:paraId="0BAE9963" w14:textId="77777777" w:rsidR="00CD478A" w:rsidRDefault="00CD478A" w:rsidP="002851BF">
      <w:pPr>
        <w:pStyle w:val="Code"/>
        <w:rPr>
          <w:highlight w:val="white"/>
        </w:rPr>
      </w:pPr>
      <w:r>
        <w:rPr>
          <w:highlight w:val="white"/>
        </w:rPr>
        <w:t xml:space="preserve">             </w:t>
      </w:r>
      <w:r w:rsidR="0051380F" w:rsidRPr="002851BF">
        <w:rPr>
          <w:highlight w:val="white"/>
        </w:rPr>
        <w:t xml:space="preserve"> new StaticAddress(leftExpression.Symbol.UniqueName,</w:t>
      </w:r>
    </w:p>
    <w:p w14:paraId="214DFE95" w14:textId="5699ADB0" w:rsidR="0051380F" w:rsidRPr="002851BF" w:rsidRDefault="00CD478A" w:rsidP="002851BF">
      <w:pPr>
        <w:pStyle w:val="Code"/>
        <w:rPr>
          <w:highlight w:val="white"/>
        </w:rPr>
      </w:pPr>
      <w:r>
        <w:rPr>
          <w:highlight w:val="white"/>
        </w:rPr>
        <w:t xml:space="preserve">                               </w:t>
      </w:r>
      <w:r w:rsidR="0051380F" w:rsidRPr="002851BF">
        <w:rPr>
          <w:highlight w:val="white"/>
        </w:rPr>
        <w:t xml:space="preserve"> -resultOffset);</w:t>
      </w:r>
    </w:p>
    <w:p w14:paraId="482C546C" w14:textId="77777777" w:rsidR="0051380F" w:rsidRPr="002851BF" w:rsidRDefault="0051380F" w:rsidP="002851BF">
      <w:pPr>
        <w:pStyle w:val="Code"/>
        <w:rPr>
          <w:highlight w:val="white"/>
        </w:rPr>
      </w:pPr>
      <w:r w:rsidRPr="002851BF">
        <w:rPr>
          <w:highlight w:val="white"/>
        </w:rPr>
        <w:t xml:space="preserve">            Symbol resultSymbol = new Symbol(leftType, resultValue);</w:t>
      </w:r>
    </w:p>
    <w:p w14:paraId="67AF9936"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56958E9F" w14:textId="77777777" w:rsidR="0051380F" w:rsidRPr="002851BF" w:rsidRDefault="0051380F" w:rsidP="002851BF">
      <w:pPr>
        <w:pStyle w:val="Code"/>
        <w:rPr>
          <w:highlight w:val="white"/>
        </w:rPr>
      </w:pPr>
      <w:r w:rsidRPr="002851BF">
        <w:rPr>
          <w:highlight w:val="white"/>
        </w:rPr>
        <w:t xml:space="preserve">          }</w:t>
      </w:r>
    </w:p>
    <w:p w14:paraId="428D5A14" w14:textId="77777777" w:rsidR="0051380F" w:rsidRPr="002851BF" w:rsidRDefault="0051380F" w:rsidP="002851BF">
      <w:pPr>
        <w:pStyle w:val="Code"/>
        <w:rPr>
          <w:highlight w:val="white"/>
        </w:rPr>
      </w:pPr>
      <w:r w:rsidRPr="002851BF">
        <w:rPr>
          <w:highlight w:val="white"/>
        </w:rPr>
        <w:t xml:space="preserve">          break;</w:t>
      </w:r>
    </w:p>
    <w:p w14:paraId="43C595D2" w14:textId="77777777" w:rsidR="0051380F" w:rsidRPr="002851BF" w:rsidRDefault="0051380F" w:rsidP="002851BF">
      <w:pPr>
        <w:pStyle w:val="Code"/>
        <w:rPr>
          <w:highlight w:val="white"/>
        </w:rPr>
      </w:pPr>
    </w:p>
    <w:p w14:paraId="0E1169FD" w14:textId="77777777" w:rsidR="0051380F" w:rsidRPr="002851BF" w:rsidRDefault="0051380F" w:rsidP="002851BF">
      <w:pPr>
        <w:pStyle w:val="Code"/>
        <w:rPr>
          <w:highlight w:val="white"/>
        </w:rPr>
      </w:pPr>
      <w:r w:rsidRPr="002851BF">
        <w:rPr>
          <w:highlight w:val="white"/>
        </w:rPr>
        <w:t xml:space="preserve">        case MiddleOperator.Index:</w:t>
      </w:r>
    </w:p>
    <w:p w14:paraId="39E2A35A" w14:textId="77777777" w:rsidR="000F2B35" w:rsidRDefault="0051380F" w:rsidP="002851BF">
      <w:pPr>
        <w:pStyle w:val="Code"/>
        <w:rPr>
          <w:highlight w:val="white"/>
        </w:rPr>
      </w:pPr>
      <w:r w:rsidRPr="002851BF">
        <w:rPr>
          <w:highlight w:val="white"/>
        </w:rPr>
        <w:t xml:space="preserve">          if (leftExpression.Symbol.IsExternOrStatic() &amp;&amp; leftType.IsArray()</w:t>
      </w:r>
    </w:p>
    <w:p w14:paraId="4D1BDA70" w14:textId="457FF54D" w:rsidR="0051380F" w:rsidRPr="002851BF" w:rsidRDefault="000F2B35" w:rsidP="002851BF">
      <w:pPr>
        <w:pStyle w:val="Code"/>
        <w:rPr>
          <w:highlight w:val="white"/>
        </w:rPr>
      </w:pPr>
      <w:r>
        <w:rPr>
          <w:highlight w:val="white"/>
        </w:rPr>
        <w:t xml:space="preserve">             </w:t>
      </w:r>
      <w:r w:rsidR="0051380F" w:rsidRPr="002851BF">
        <w:rPr>
          <w:highlight w:val="white"/>
        </w:rPr>
        <w:t xml:space="preserve"> &amp;&amp; (rightValue is BigInteger)) { // a[2]</w:t>
      </w:r>
    </w:p>
    <w:p w14:paraId="4097D820" w14:textId="77777777" w:rsidR="0051380F" w:rsidRPr="002851BF" w:rsidRDefault="0051380F" w:rsidP="002851BF">
      <w:pPr>
        <w:pStyle w:val="Code"/>
        <w:rPr>
          <w:highlight w:val="white"/>
        </w:rPr>
      </w:pPr>
      <w:r w:rsidRPr="002851BF">
        <w:rPr>
          <w:highlight w:val="white"/>
        </w:rPr>
        <w:t xml:space="preserve">            int size = leftType.ArrayType.Size();</w:t>
      </w:r>
    </w:p>
    <w:p w14:paraId="1C4B0A82" w14:textId="77777777" w:rsidR="0051380F" w:rsidRPr="002851BF" w:rsidRDefault="0051380F" w:rsidP="002851BF">
      <w:pPr>
        <w:pStyle w:val="Code"/>
        <w:rPr>
          <w:highlight w:val="white"/>
        </w:rPr>
      </w:pPr>
      <w:r w:rsidRPr="002851BF">
        <w:rPr>
          <w:highlight w:val="white"/>
        </w:rPr>
        <w:t xml:space="preserve">            int offset = ((int) ((BigInteger) rightValue)) * size;</w:t>
      </w:r>
    </w:p>
    <w:p w14:paraId="1FB9773D" w14:textId="77777777" w:rsidR="00C70DF8" w:rsidRDefault="0051380F" w:rsidP="002851BF">
      <w:pPr>
        <w:pStyle w:val="Code"/>
        <w:rPr>
          <w:highlight w:val="white"/>
        </w:rPr>
      </w:pPr>
      <w:r w:rsidRPr="002851BF">
        <w:rPr>
          <w:highlight w:val="white"/>
        </w:rPr>
        <w:t xml:space="preserve">            StaticValue resultValue =</w:t>
      </w:r>
    </w:p>
    <w:p w14:paraId="05DEF0A0" w14:textId="633AC692" w:rsidR="0051380F" w:rsidRPr="002851BF" w:rsidRDefault="00C70DF8" w:rsidP="002851BF">
      <w:pPr>
        <w:pStyle w:val="Code"/>
        <w:rPr>
          <w:highlight w:val="white"/>
        </w:rPr>
      </w:pPr>
      <w:r>
        <w:rPr>
          <w:highlight w:val="white"/>
        </w:rPr>
        <w:t xml:space="preserve">              </w:t>
      </w:r>
      <w:r w:rsidR="0051380F" w:rsidRPr="002851BF">
        <w:rPr>
          <w:highlight w:val="white"/>
        </w:rPr>
        <w:t>new StaticValue(leftExpression.Symbol.UniqueName, offset);</w:t>
      </w:r>
    </w:p>
    <w:p w14:paraId="54C1E3F8" w14:textId="77777777" w:rsidR="0051380F" w:rsidRPr="002851BF" w:rsidRDefault="0051380F" w:rsidP="002851BF">
      <w:pPr>
        <w:pStyle w:val="Code"/>
        <w:rPr>
          <w:highlight w:val="white"/>
        </w:rPr>
      </w:pPr>
      <w:r w:rsidRPr="002851BF">
        <w:rPr>
          <w:highlight w:val="white"/>
        </w:rPr>
        <w:t xml:space="preserve">            Symbol resultSymbol = new Symbol(leftType, resultValue);</w:t>
      </w:r>
    </w:p>
    <w:p w14:paraId="2A9279AC" w14:textId="77777777" w:rsidR="00C70DF8" w:rsidRDefault="0051380F" w:rsidP="002851BF">
      <w:pPr>
        <w:pStyle w:val="Code"/>
        <w:rPr>
          <w:highlight w:val="white"/>
        </w:rPr>
      </w:pPr>
      <w:r w:rsidRPr="002851BF">
        <w:rPr>
          <w:highlight w:val="white"/>
        </w:rPr>
        <w:t xml:space="preserve">            resultSymbol.Addressable = !leftExpression.Symbol.IsRegister() &amp;&amp;</w:t>
      </w:r>
    </w:p>
    <w:p w14:paraId="2D5383A0" w14:textId="7B597F04" w:rsidR="0051380F" w:rsidRPr="002851BF" w:rsidRDefault="00C70DF8" w:rsidP="002851BF">
      <w:pPr>
        <w:pStyle w:val="Code"/>
        <w:rPr>
          <w:highlight w:val="white"/>
        </w:rPr>
      </w:pPr>
      <w:r>
        <w:rPr>
          <w:highlight w:val="white"/>
        </w:rPr>
        <w:t xml:space="preserve">                                      </w:t>
      </w:r>
      <w:r w:rsidR="0051380F" w:rsidRPr="002851BF">
        <w:rPr>
          <w:highlight w:val="white"/>
        </w:rPr>
        <w:t xml:space="preserve"> !leftType.ArrayType.IsBitfield();</w:t>
      </w:r>
    </w:p>
    <w:p w14:paraId="22443A3A" w14:textId="77777777" w:rsidR="00C70DF8" w:rsidRDefault="0051380F" w:rsidP="002851BF">
      <w:pPr>
        <w:pStyle w:val="Code"/>
        <w:rPr>
          <w:highlight w:val="white"/>
        </w:rPr>
      </w:pPr>
      <w:r w:rsidRPr="002851BF">
        <w:rPr>
          <w:highlight w:val="white"/>
        </w:rPr>
        <w:t xml:space="preserve">            resultSymbol.Assignable =</w:t>
      </w:r>
    </w:p>
    <w:p w14:paraId="77ED657E" w14:textId="2F2A2227" w:rsidR="0051380F" w:rsidRPr="002851BF" w:rsidRDefault="00C70DF8" w:rsidP="002851BF">
      <w:pPr>
        <w:pStyle w:val="Code"/>
        <w:rPr>
          <w:highlight w:val="white"/>
        </w:rPr>
      </w:pPr>
      <w:r>
        <w:rPr>
          <w:highlight w:val="white"/>
        </w:rPr>
        <w:t xml:space="preserve">             </w:t>
      </w:r>
      <w:r w:rsidR="0051380F" w:rsidRPr="002851BF">
        <w:rPr>
          <w:highlight w:val="white"/>
        </w:rPr>
        <w:t xml:space="preserve"> !leftType.ArrayType.IsConstantRecursive() &amp;&amp;</w:t>
      </w:r>
    </w:p>
    <w:p w14:paraId="695B80D7" w14:textId="0D521C6E" w:rsidR="0051380F" w:rsidRPr="002851BF" w:rsidRDefault="00EC5B9E" w:rsidP="002851BF">
      <w:pPr>
        <w:pStyle w:val="Code"/>
        <w:rPr>
          <w:highlight w:val="white"/>
        </w:rPr>
      </w:pPr>
      <w:r>
        <w:rPr>
          <w:highlight w:val="white"/>
        </w:rPr>
        <w:t xml:space="preserve">              </w:t>
      </w:r>
      <w:r w:rsidR="0051380F" w:rsidRPr="002851BF">
        <w:rPr>
          <w:highlight w:val="white"/>
        </w:rPr>
        <w:t>!leftType.ArrayType.IsArrayFunctionOrString();</w:t>
      </w:r>
    </w:p>
    <w:p w14:paraId="766AB1DC"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76364B7D" w14:textId="77777777" w:rsidR="0051380F" w:rsidRPr="002851BF" w:rsidRDefault="0051380F" w:rsidP="002851BF">
      <w:pPr>
        <w:pStyle w:val="Code"/>
        <w:rPr>
          <w:highlight w:val="white"/>
        </w:rPr>
      </w:pPr>
      <w:r w:rsidRPr="002851BF">
        <w:rPr>
          <w:highlight w:val="white"/>
        </w:rPr>
        <w:t xml:space="preserve">          }</w:t>
      </w:r>
    </w:p>
    <w:p w14:paraId="386BF0E0" w14:textId="77777777" w:rsidR="006772D9" w:rsidRDefault="0051380F" w:rsidP="002851BF">
      <w:pPr>
        <w:pStyle w:val="Code"/>
        <w:rPr>
          <w:highlight w:val="white"/>
        </w:rPr>
      </w:pPr>
      <w:r w:rsidRPr="002851BF">
        <w:rPr>
          <w:highlight w:val="white"/>
        </w:rPr>
        <w:t xml:space="preserve">          else if ((leftValue is BigInteger) &amp;&amp; </w:t>
      </w:r>
      <w:r w:rsidR="006772D9" w:rsidRPr="002851BF">
        <w:rPr>
          <w:highlight w:val="white"/>
        </w:rPr>
        <w:t>rightType.IsArray()</w:t>
      </w:r>
      <w:r w:rsidR="006772D9">
        <w:rPr>
          <w:highlight w:val="white"/>
        </w:rPr>
        <w:t xml:space="preserve"> &amp;&amp;</w:t>
      </w:r>
    </w:p>
    <w:p w14:paraId="1BFB034F" w14:textId="6F3CB040" w:rsidR="0051380F" w:rsidRPr="002851BF" w:rsidRDefault="006772D9" w:rsidP="002851BF">
      <w:pPr>
        <w:pStyle w:val="Code"/>
        <w:rPr>
          <w:highlight w:val="white"/>
        </w:rPr>
      </w:pPr>
      <w:r>
        <w:rPr>
          <w:highlight w:val="white"/>
        </w:rPr>
        <w:t xml:space="preserve">                   </w:t>
      </w:r>
      <w:r w:rsidR="0051380F" w:rsidRPr="002851BF">
        <w:rPr>
          <w:highlight w:val="white"/>
        </w:rPr>
        <w:t>rightExpression.Symbol.IsExternOrStatic()) { // [2]a</w:t>
      </w:r>
    </w:p>
    <w:p w14:paraId="07BA9BC9" w14:textId="77777777" w:rsidR="0051380F" w:rsidRPr="002851BF" w:rsidRDefault="0051380F" w:rsidP="002851BF">
      <w:pPr>
        <w:pStyle w:val="Code"/>
        <w:rPr>
          <w:highlight w:val="white"/>
        </w:rPr>
      </w:pPr>
      <w:r w:rsidRPr="002851BF">
        <w:rPr>
          <w:highlight w:val="white"/>
        </w:rPr>
        <w:t xml:space="preserve">            int size = rightType.ArrayType.Size();</w:t>
      </w:r>
    </w:p>
    <w:p w14:paraId="1CF71655" w14:textId="77777777" w:rsidR="0051380F" w:rsidRPr="002851BF" w:rsidRDefault="0051380F" w:rsidP="002851BF">
      <w:pPr>
        <w:pStyle w:val="Code"/>
        <w:rPr>
          <w:highlight w:val="white"/>
        </w:rPr>
      </w:pPr>
      <w:r w:rsidRPr="002851BF">
        <w:rPr>
          <w:highlight w:val="white"/>
        </w:rPr>
        <w:t xml:space="preserve">            int offset = ((int) ((BigInteger) leftValue)) * size;</w:t>
      </w:r>
    </w:p>
    <w:p w14:paraId="24D7845F" w14:textId="77777777" w:rsidR="00CA1177" w:rsidRDefault="0051380F" w:rsidP="002851BF">
      <w:pPr>
        <w:pStyle w:val="Code"/>
        <w:rPr>
          <w:highlight w:val="white"/>
        </w:rPr>
      </w:pPr>
      <w:r w:rsidRPr="002851BF">
        <w:rPr>
          <w:highlight w:val="white"/>
        </w:rPr>
        <w:t xml:space="preserve">            StaticValue resultValue =</w:t>
      </w:r>
    </w:p>
    <w:p w14:paraId="4E208A14" w14:textId="7FFD1B08" w:rsidR="0051380F" w:rsidRPr="002851BF" w:rsidRDefault="00CA1177" w:rsidP="002851BF">
      <w:pPr>
        <w:pStyle w:val="Code"/>
        <w:rPr>
          <w:highlight w:val="white"/>
        </w:rPr>
      </w:pPr>
      <w:r>
        <w:rPr>
          <w:highlight w:val="white"/>
        </w:rPr>
        <w:t xml:space="preserve">              </w:t>
      </w:r>
      <w:r w:rsidR="0051380F" w:rsidRPr="002851BF">
        <w:rPr>
          <w:highlight w:val="white"/>
        </w:rPr>
        <w:t>new StaticValue(rightExpression.Symbol.UniqueName, offset);</w:t>
      </w:r>
    </w:p>
    <w:p w14:paraId="515DFAE1" w14:textId="77777777" w:rsidR="0051380F" w:rsidRPr="002851BF" w:rsidRDefault="0051380F" w:rsidP="002851BF">
      <w:pPr>
        <w:pStyle w:val="Code"/>
        <w:rPr>
          <w:highlight w:val="white"/>
        </w:rPr>
      </w:pPr>
      <w:r w:rsidRPr="002851BF">
        <w:rPr>
          <w:highlight w:val="white"/>
        </w:rPr>
        <w:t xml:space="preserve">            Symbol resultSymbol = new Symbol(rightType, resultValue);</w:t>
      </w:r>
    </w:p>
    <w:p w14:paraId="0A8BBCE3" w14:textId="77777777" w:rsidR="00CA1177" w:rsidRDefault="0051380F" w:rsidP="002851BF">
      <w:pPr>
        <w:pStyle w:val="Code"/>
        <w:rPr>
          <w:highlight w:val="white"/>
        </w:rPr>
      </w:pPr>
      <w:r w:rsidRPr="002851BF">
        <w:rPr>
          <w:highlight w:val="white"/>
        </w:rPr>
        <w:t xml:space="preserve">            resultSymbol.Addressable = !leftExpression.Symbol.IsRegister() &amp;&amp;</w:t>
      </w:r>
    </w:p>
    <w:p w14:paraId="1D6E6CDF" w14:textId="70162BE9" w:rsidR="0051380F" w:rsidRPr="002851BF" w:rsidRDefault="00CA1177" w:rsidP="002851BF">
      <w:pPr>
        <w:pStyle w:val="Code"/>
        <w:rPr>
          <w:highlight w:val="white"/>
        </w:rPr>
      </w:pPr>
      <w:r>
        <w:rPr>
          <w:highlight w:val="white"/>
        </w:rPr>
        <w:t xml:space="preserve">                                      </w:t>
      </w:r>
      <w:r w:rsidR="0051380F" w:rsidRPr="002851BF">
        <w:rPr>
          <w:highlight w:val="white"/>
        </w:rPr>
        <w:t xml:space="preserve"> !leftType.ArrayType.IsBitfield();</w:t>
      </w:r>
    </w:p>
    <w:p w14:paraId="09533FCB" w14:textId="77777777" w:rsidR="00CA1177" w:rsidRDefault="0051380F" w:rsidP="002851BF">
      <w:pPr>
        <w:pStyle w:val="Code"/>
        <w:rPr>
          <w:highlight w:val="white"/>
        </w:rPr>
      </w:pPr>
      <w:r w:rsidRPr="002851BF">
        <w:rPr>
          <w:highlight w:val="white"/>
        </w:rPr>
        <w:t xml:space="preserve">            resultSymbol.Assignable =</w:t>
      </w:r>
    </w:p>
    <w:p w14:paraId="30536667" w14:textId="02F59B60" w:rsidR="0051380F" w:rsidRPr="002851BF" w:rsidRDefault="00CA1177" w:rsidP="002851BF">
      <w:pPr>
        <w:pStyle w:val="Code"/>
        <w:rPr>
          <w:highlight w:val="white"/>
        </w:rPr>
      </w:pPr>
      <w:r>
        <w:rPr>
          <w:highlight w:val="white"/>
        </w:rPr>
        <w:t xml:space="preserve">             </w:t>
      </w:r>
      <w:r w:rsidR="0051380F" w:rsidRPr="002851BF">
        <w:rPr>
          <w:highlight w:val="white"/>
        </w:rPr>
        <w:t xml:space="preserve"> !leftType.ArrayType.IsConstantRecursive() &amp;&amp;</w:t>
      </w:r>
    </w:p>
    <w:p w14:paraId="0A8C4A86" w14:textId="7A6D6FC2" w:rsidR="0051380F" w:rsidRPr="002851BF" w:rsidRDefault="00CA1177" w:rsidP="002851BF">
      <w:pPr>
        <w:pStyle w:val="Code"/>
        <w:rPr>
          <w:highlight w:val="white"/>
        </w:rPr>
      </w:pPr>
      <w:r>
        <w:rPr>
          <w:highlight w:val="white"/>
        </w:rPr>
        <w:t xml:space="preserve">              </w:t>
      </w:r>
      <w:r w:rsidR="0051380F" w:rsidRPr="002851BF">
        <w:rPr>
          <w:highlight w:val="white"/>
        </w:rPr>
        <w:t>!leftType.ArrayType.IsArrayFunctionOrString();</w:t>
      </w:r>
    </w:p>
    <w:p w14:paraId="4313A6A2"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63EC7848" w14:textId="77777777" w:rsidR="0051380F" w:rsidRPr="002851BF" w:rsidRDefault="0051380F" w:rsidP="002851BF">
      <w:pPr>
        <w:pStyle w:val="Code"/>
        <w:rPr>
          <w:highlight w:val="white"/>
        </w:rPr>
      </w:pPr>
      <w:r w:rsidRPr="002851BF">
        <w:rPr>
          <w:highlight w:val="white"/>
        </w:rPr>
        <w:t xml:space="preserve">          }</w:t>
      </w:r>
    </w:p>
    <w:p w14:paraId="01CF3D6C" w14:textId="77777777" w:rsidR="0051380F" w:rsidRPr="002851BF" w:rsidRDefault="0051380F" w:rsidP="002851BF">
      <w:pPr>
        <w:pStyle w:val="Code"/>
        <w:rPr>
          <w:highlight w:val="white"/>
        </w:rPr>
      </w:pPr>
      <w:r w:rsidRPr="002851BF">
        <w:rPr>
          <w:highlight w:val="white"/>
        </w:rPr>
        <w:t xml:space="preserve">          break;</w:t>
      </w:r>
    </w:p>
    <w:p w14:paraId="067414DB" w14:textId="77777777" w:rsidR="0051380F" w:rsidRPr="002851BF" w:rsidRDefault="0051380F" w:rsidP="002851BF">
      <w:pPr>
        <w:pStyle w:val="Code"/>
        <w:rPr>
          <w:highlight w:val="white"/>
        </w:rPr>
      </w:pPr>
    </w:p>
    <w:p w14:paraId="2E50C704" w14:textId="77777777" w:rsidR="0051380F" w:rsidRPr="002851BF" w:rsidRDefault="0051380F" w:rsidP="002851BF">
      <w:pPr>
        <w:pStyle w:val="Code"/>
        <w:rPr>
          <w:highlight w:val="white"/>
        </w:rPr>
      </w:pPr>
      <w:r w:rsidRPr="002851BF">
        <w:rPr>
          <w:highlight w:val="white"/>
        </w:rPr>
        <w:t xml:space="preserve">        case MiddleOperator.Dot:</w:t>
      </w:r>
    </w:p>
    <w:p w14:paraId="6BEFAA6D" w14:textId="77777777" w:rsidR="0051380F" w:rsidRPr="002851BF" w:rsidRDefault="0051380F" w:rsidP="002851BF">
      <w:pPr>
        <w:pStyle w:val="Code"/>
        <w:rPr>
          <w:highlight w:val="white"/>
        </w:rPr>
      </w:pPr>
      <w:r w:rsidRPr="002851BF">
        <w:rPr>
          <w:highlight w:val="white"/>
        </w:rPr>
        <w:t xml:space="preserve">          if (leftExpression.Symbol.IsExternOrStatic()) {</w:t>
      </w:r>
    </w:p>
    <w:p w14:paraId="4C8BA568" w14:textId="77777777" w:rsidR="002A5157" w:rsidRDefault="0051380F" w:rsidP="002851BF">
      <w:pPr>
        <w:pStyle w:val="Code"/>
        <w:rPr>
          <w:highlight w:val="white"/>
        </w:rPr>
      </w:pPr>
      <w:r w:rsidRPr="002851BF">
        <w:rPr>
          <w:highlight w:val="white"/>
        </w:rPr>
        <w:t xml:space="preserve">            object resultValue =</w:t>
      </w:r>
    </w:p>
    <w:p w14:paraId="39811327" w14:textId="77777777" w:rsidR="002A5157" w:rsidRDefault="002A5157" w:rsidP="002851BF">
      <w:pPr>
        <w:pStyle w:val="Code"/>
        <w:rPr>
          <w:highlight w:val="white"/>
        </w:rPr>
      </w:pPr>
      <w:r>
        <w:rPr>
          <w:highlight w:val="white"/>
        </w:rPr>
        <w:t xml:space="preserve">              </w:t>
      </w:r>
      <w:r w:rsidR="0051380F" w:rsidRPr="002851BF">
        <w:rPr>
          <w:highlight w:val="white"/>
        </w:rPr>
        <w:t>new StaticValue(leftExpression.Symbol.UniqueName,</w:t>
      </w:r>
    </w:p>
    <w:p w14:paraId="6469FB37" w14:textId="2505AF37" w:rsidR="0051380F" w:rsidRPr="002851BF" w:rsidRDefault="002A5157" w:rsidP="002851BF">
      <w:pPr>
        <w:pStyle w:val="Code"/>
        <w:rPr>
          <w:highlight w:val="white"/>
        </w:rPr>
      </w:pPr>
      <w:r>
        <w:rPr>
          <w:highlight w:val="white"/>
        </w:rPr>
        <w:t xml:space="preserve">                             </w:t>
      </w:r>
      <w:r w:rsidR="0051380F" w:rsidRPr="002851BF">
        <w:rPr>
          <w:highlight w:val="white"/>
        </w:rPr>
        <w:t xml:space="preserve"> rightExpression.Symbol.Offset); // s.i*/</w:t>
      </w:r>
    </w:p>
    <w:p w14:paraId="50D74685" w14:textId="77777777" w:rsidR="0051380F" w:rsidRPr="002851BF" w:rsidRDefault="0051380F" w:rsidP="002851BF">
      <w:pPr>
        <w:pStyle w:val="Code"/>
        <w:rPr>
          <w:highlight w:val="white"/>
        </w:rPr>
      </w:pPr>
      <w:r w:rsidRPr="002851BF">
        <w:rPr>
          <w:highlight w:val="white"/>
        </w:rPr>
        <w:t xml:space="preserve">            Symbol resultSymbol = new Symbol(leftType, resultValue);</w:t>
      </w:r>
    </w:p>
    <w:p w14:paraId="6DB9387A" w14:textId="77777777" w:rsidR="0051380F" w:rsidRPr="002851BF" w:rsidRDefault="0051380F" w:rsidP="002851BF">
      <w:pPr>
        <w:pStyle w:val="Code"/>
        <w:rPr>
          <w:highlight w:val="white"/>
        </w:rPr>
      </w:pPr>
      <w:r w:rsidRPr="002851BF">
        <w:rPr>
          <w:highlight w:val="white"/>
        </w:rPr>
        <w:t xml:space="preserve">            return (new Expression(resultSymbol, null, null));</w:t>
      </w:r>
    </w:p>
    <w:p w14:paraId="75B88A31" w14:textId="77777777" w:rsidR="0051380F" w:rsidRPr="002851BF" w:rsidRDefault="0051380F" w:rsidP="002851BF">
      <w:pPr>
        <w:pStyle w:val="Code"/>
        <w:rPr>
          <w:highlight w:val="white"/>
        </w:rPr>
      </w:pPr>
      <w:r w:rsidRPr="002851BF">
        <w:rPr>
          <w:highlight w:val="white"/>
        </w:rPr>
        <w:t xml:space="preserve">          }</w:t>
      </w:r>
    </w:p>
    <w:p w14:paraId="439A6CF7" w14:textId="77777777" w:rsidR="0051380F" w:rsidRPr="002851BF" w:rsidRDefault="0051380F" w:rsidP="002851BF">
      <w:pPr>
        <w:pStyle w:val="Code"/>
        <w:rPr>
          <w:highlight w:val="white"/>
        </w:rPr>
      </w:pPr>
      <w:r w:rsidRPr="002851BF">
        <w:rPr>
          <w:highlight w:val="white"/>
        </w:rPr>
        <w:t xml:space="preserve">          break;</w:t>
      </w:r>
    </w:p>
    <w:p w14:paraId="1653209E" w14:textId="77777777" w:rsidR="0051380F" w:rsidRPr="002851BF" w:rsidRDefault="0051380F" w:rsidP="002851BF">
      <w:pPr>
        <w:pStyle w:val="Code"/>
        <w:rPr>
          <w:highlight w:val="white"/>
        </w:rPr>
      </w:pPr>
      <w:r w:rsidRPr="002851BF">
        <w:rPr>
          <w:highlight w:val="white"/>
        </w:rPr>
        <w:t xml:space="preserve">      }</w:t>
      </w:r>
    </w:p>
    <w:p w14:paraId="0E16FB8F" w14:textId="77777777" w:rsidR="0051380F" w:rsidRPr="002851BF" w:rsidRDefault="0051380F" w:rsidP="002851BF">
      <w:pPr>
        <w:pStyle w:val="Code"/>
        <w:rPr>
          <w:highlight w:val="white"/>
        </w:rPr>
      </w:pPr>
      <w:r w:rsidRPr="002851BF">
        <w:rPr>
          <w:highlight w:val="white"/>
        </w:rPr>
        <w:t xml:space="preserve">    </w:t>
      </w:r>
    </w:p>
    <w:p w14:paraId="22BD4C3B" w14:textId="77777777" w:rsidR="0051380F" w:rsidRPr="002851BF" w:rsidRDefault="0051380F" w:rsidP="002851BF">
      <w:pPr>
        <w:pStyle w:val="Code"/>
        <w:rPr>
          <w:highlight w:val="white"/>
        </w:rPr>
      </w:pPr>
      <w:r w:rsidRPr="002851BF">
        <w:rPr>
          <w:highlight w:val="white"/>
        </w:rPr>
        <w:lastRenderedPageBreak/>
        <w:t xml:space="preserve">      return null;</w:t>
      </w:r>
    </w:p>
    <w:p w14:paraId="53223E83" w14:textId="77777777" w:rsidR="0051380F" w:rsidRPr="002851BF" w:rsidRDefault="0051380F" w:rsidP="002851BF">
      <w:pPr>
        <w:pStyle w:val="Code"/>
        <w:rPr>
          <w:highlight w:val="white"/>
        </w:rPr>
      </w:pPr>
      <w:r w:rsidRPr="002851BF">
        <w:rPr>
          <w:highlight w:val="white"/>
        </w:rPr>
        <w:t xml:space="preserve">    }  </w:t>
      </w:r>
    </w:p>
    <w:p w14:paraId="63C50194" w14:textId="77777777" w:rsidR="0051380F" w:rsidRPr="002851BF" w:rsidRDefault="0051380F" w:rsidP="002851BF">
      <w:pPr>
        <w:pStyle w:val="Code"/>
        <w:rPr>
          <w:highlight w:val="white"/>
        </w:rPr>
      </w:pPr>
    </w:p>
    <w:p w14:paraId="17DA6A60" w14:textId="77777777" w:rsidR="0051380F" w:rsidRPr="002851BF" w:rsidRDefault="0051380F" w:rsidP="002851BF">
      <w:pPr>
        <w:pStyle w:val="Code"/>
        <w:rPr>
          <w:highlight w:val="white"/>
        </w:rPr>
      </w:pPr>
      <w:r w:rsidRPr="002851BF">
        <w:rPr>
          <w:highlight w:val="white"/>
        </w:rPr>
        <w:t xml:space="preserve">    public static Symbol Unary(MiddleOperator middleOp, Symbol symbol) {</w:t>
      </w:r>
    </w:p>
    <w:p w14:paraId="312FB606" w14:textId="77777777" w:rsidR="0051380F" w:rsidRPr="002851BF" w:rsidRDefault="0051380F" w:rsidP="002851BF">
      <w:pPr>
        <w:pStyle w:val="Code"/>
        <w:rPr>
          <w:highlight w:val="white"/>
        </w:rPr>
      </w:pPr>
      <w:r w:rsidRPr="002851BF">
        <w:rPr>
          <w:highlight w:val="white"/>
        </w:rPr>
        <w:t xml:space="preserve">      Type type = symbol.Type;</w:t>
      </w:r>
    </w:p>
    <w:p w14:paraId="0E66D328" w14:textId="77777777" w:rsidR="0051380F" w:rsidRPr="002851BF" w:rsidRDefault="0051380F" w:rsidP="002851BF">
      <w:pPr>
        <w:pStyle w:val="Code"/>
        <w:rPr>
          <w:highlight w:val="white"/>
        </w:rPr>
      </w:pPr>
      <w:r w:rsidRPr="002851BF">
        <w:rPr>
          <w:highlight w:val="white"/>
        </w:rPr>
        <w:t xml:space="preserve">    </w:t>
      </w:r>
    </w:p>
    <w:p w14:paraId="19BF6A3E" w14:textId="77777777" w:rsidR="0051380F" w:rsidRPr="002851BF" w:rsidRDefault="0051380F" w:rsidP="002851BF">
      <w:pPr>
        <w:pStyle w:val="Code"/>
        <w:rPr>
          <w:highlight w:val="white"/>
        </w:rPr>
      </w:pPr>
      <w:r w:rsidRPr="002851BF">
        <w:rPr>
          <w:highlight w:val="white"/>
        </w:rPr>
        <w:t xml:space="preserve">      switch (middleOp) {</w:t>
      </w:r>
    </w:p>
    <w:p w14:paraId="5F5B95A7" w14:textId="77777777" w:rsidR="0051380F" w:rsidRPr="002851BF" w:rsidRDefault="0051380F" w:rsidP="002851BF">
      <w:pPr>
        <w:pStyle w:val="Code"/>
        <w:rPr>
          <w:highlight w:val="white"/>
        </w:rPr>
      </w:pPr>
      <w:r w:rsidRPr="002851BF">
        <w:rPr>
          <w:highlight w:val="white"/>
        </w:rPr>
        <w:t xml:space="preserve">        case MiddleOperator.Address:</w:t>
      </w:r>
    </w:p>
    <w:p w14:paraId="57890C4C" w14:textId="77777777" w:rsidR="0051380F" w:rsidRPr="002851BF" w:rsidRDefault="0051380F" w:rsidP="002851BF">
      <w:pPr>
        <w:pStyle w:val="Code"/>
        <w:rPr>
          <w:highlight w:val="white"/>
        </w:rPr>
      </w:pPr>
      <w:r w:rsidRPr="002851BF">
        <w:rPr>
          <w:highlight w:val="white"/>
        </w:rPr>
        <w:t xml:space="preserve">          if (symbol.Value is StaticValue) { // &amp;a[i], &amp;s.i</w:t>
      </w:r>
    </w:p>
    <w:p w14:paraId="3FA99747" w14:textId="77777777" w:rsidR="0051380F" w:rsidRPr="002851BF" w:rsidRDefault="0051380F" w:rsidP="002851BF">
      <w:pPr>
        <w:pStyle w:val="Code"/>
        <w:rPr>
          <w:highlight w:val="white"/>
        </w:rPr>
      </w:pPr>
      <w:r w:rsidRPr="002851BF">
        <w:rPr>
          <w:highlight w:val="white"/>
        </w:rPr>
        <w:t xml:space="preserve">            StaticValue staticValue = (StaticValue) symbol.Value;</w:t>
      </w:r>
    </w:p>
    <w:p w14:paraId="6D767864" w14:textId="77777777" w:rsidR="004D1859" w:rsidRDefault="0051380F" w:rsidP="002851BF">
      <w:pPr>
        <w:pStyle w:val="Code"/>
        <w:rPr>
          <w:highlight w:val="white"/>
        </w:rPr>
      </w:pPr>
      <w:r w:rsidRPr="002851BF">
        <w:rPr>
          <w:highlight w:val="white"/>
        </w:rPr>
        <w:t xml:space="preserve">            StaticAddress staticAddress =</w:t>
      </w:r>
    </w:p>
    <w:p w14:paraId="681D4633" w14:textId="6D51BF19" w:rsidR="0051380F" w:rsidRPr="002851BF" w:rsidRDefault="004D1859" w:rsidP="002851BF">
      <w:pPr>
        <w:pStyle w:val="Code"/>
        <w:rPr>
          <w:highlight w:val="white"/>
        </w:rPr>
      </w:pPr>
      <w:r>
        <w:rPr>
          <w:highlight w:val="white"/>
        </w:rPr>
        <w:t xml:space="preserve">              </w:t>
      </w:r>
      <w:r w:rsidR="0051380F" w:rsidRPr="002851BF">
        <w:rPr>
          <w:highlight w:val="white"/>
        </w:rPr>
        <w:t>new StaticAddress(staticValue.UniqueName, staticValue.Offset);</w:t>
      </w:r>
    </w:p>
    <w:p w14:paraId="461AF056" w14:textId="77777777" w:rsidR="0051380F" w:rsidRPr="002851BF" w:rsidRDefault="0051380F" w:rsidP="002851BF">
      <w:pPr>
        <w:pStyle w:val="Code"/>
        <w:rPr>
          <w:highlight w:val="white"/>
        </w:rPr>
      </w:pPr>
      <w:r w:rsidRPr="002851BF">
        <w:rPr>
          <w:highlight w:val="white"/>
        </w:rPr>
        <w:t xml:space="preserve">            return (new Symbol(new Type(type), staticAddress));</w:t>
      </w:r>
    </w:p>
    <w:p w14:paraId="1282FCF8" w14:textId="77777777" w:rsidR="0051380F" w:rsidRPr="002851BF" w:rsidRDefault="0051380F" w:rsidP="002851BF">
      <w:pPr>
        <w:pStyle w:val="Code"/>
        <w:rPr>
          <w:highlight w:val="white"/>
        </w:rPr>
      </w:pPr>
      <w:r w:rsidRPr="002851BF">
        <w:rPr>
          <w:highlight w:val="white"/>
        </w:rPr>
        <w:t xml:space="preserve">          }</w:t>
      </w:r>
    </w:p>
    <w:p w14:paraId="462F74E2" w14:textId="77777777" w:rsidR="0051380F" w:rsidRPr="002851BF" w:rsidRDefault="0051380F" w:rsidP="002851BF">
      <w:pPr>
        <w:pStyle w:val="Code"/>
        <w:rPr>
          <w:highlight w:val="white"/>
        </w:rPr>
      </w:pPr>
      <w:r w:rsidRPr="002851BF">
        <w:rPr>
          <w:highlight w:val="white"/>
        </w:rPr>
        <w:t xml:space="preserve">          else if (symbol.IsExternOrStatic()) { // &amp;i</w:t>
      </w:r>
    </w:p>
    <w:p w14:paraId="3C4F720A" w14:textId="77777777" w:rsidR="004D1859" w:rsidRDefault="0051380F" w:rsidP="002851BF">
      <w:pPr>
        <w:pStyle w:val="Code"/>
        <w:rPr>
          <w:highlight w:val="white"/>
        </w:rPr>
      </w:pPr>
      <w:r w:rsidRPr="002851BF">
        <w:rPr>
          <w:highlight w:val="white"/>
        </w:rPr>
        <w:t xml:space="preserve">            StaticAddress staticAddress =</w:t>
      </w:r>
    </w:p>
    <w:p w14:paraId="25A3E42F" w14:textId="7A591B51" w:rsidR="0051380F" w:rsidRPr="002851BF" w:rsidRDefault="004D1859" w:rsidP="002851BF">
      <w:pPr>
        <w:pStyle w:val="Code"/>
        <w:rPr>
          <w:highlight w:val="white"/>
        </w:rPr>
      </w:pPr>
      <w:r>
        <w:rPr>
          <w:highlight w:val="white"/>
        </w:rPr>
        <w:t xml:space="preserve">              </w:t>
      </w:r>
      <w:r w:rsidR="0051380F" w:rsidRPr="002851BF">
        <w:rPr>
          <w:highlight w:val="white"/>
        </w:rPr>
        <w:t>new StaticAddress(symbol.UniqueName, 0);</w:t>
      </w:r>
    </w:p>
    <w:p w14:paraId="1B75B000" w14:textId="77777777" w:rsidR="0051380F" w:rsidRPr="002851BF" w:rsidRDefault="0051380F" w:rsidP="002851BF">
      <w:pPr>
        <w:pStyle w:val="Code"/>
        <w:rPr>
          <w:highlight w:val="white"/>
        </w:rPr>
      </w:pPr>
      <w:r w:rsidRPr="002851BF">
        <w:rPr>
          <w:highlight w:val="white"/>
        </w:rPr>
        <w:t xml:space="preserve">            return (new Symbol(new Type(type), staticAddress));</w:t>
      </w:r>
    </w:p>
    <w:p w14:paraId="0CEDAA13" w14:textId="77777777" w:rsidR="0051380F" w:rsidRPr="002851BF" w:rsidRDefault="0051380F" w:rsidP="002851BF">
      <w:pPr>
        <w:pStyle w:val="Code"/>
        <w:rPr>
          <w:highlight w:val="white"/>
        </w:rPr>
      </w:pPr>
      <w:r w:rsidRPr="002851BF">
        <w:rPr>
          <w:highlight w:val="white"/>
        </w:rPr>
        <w:t xml:space="preserve">          }</w:t>
      </w:r>
    </w:p>
    <w:p w14:paraId="14A2459D" w14:textId="77777777" w:rsidR="0051380F" w:rsidRPr="002851BF" w:rsidRDefault="0051380F" w:rsidP="002851BF">
      <w:pPr>
        <w:pStyle w:val="Code"/>
        <w:rPr>
          <w:highlight w:val="white"/>
        </w:rPr>
      </w:pPr>
      <w:r w:rsidRPr="002851BF">
        <w:rPr>
          <w:highlight w:val="white"/>
        </w:rPr>
        <w:t xml:space="preserve">          break;</w:t>
      </w:r>
    </w:p>
    <w:p w14:paraId="3055600B" w14:textId="77777777" w:rsidR="0051380F" w:rsidRPr="002851BF" w:rsidRDefault="0051380F" w:rsidP="002851BF">
      <w:pPr>
        <w:pStyle w:val="Code"/>
        <w:rPr>
          <w:highlight w:val="white"/>
        </w:rPr>
      </w:pPr>
      <w:r w:rsidRPr="002851BF">
        <w:rPr>
          <w:highlight w:val="white"/>
        </w:rPr>
        <w:t xml:space="preserve">      }</w:t>
      </w:r>
    </w:p>
    <w:p w14:paraId="289289B8" w14:textId="77777777" w:rsidR="00CD6BA8" w:rsidRDefault="00CD6BA8" w:rsidP="002851BF">
      <w:pPr>
        <w:pStyle w:val="Code"/>
        <w:rPr>
          <w:highlight w:val="white"/>
        </w:rPr>
      </w:pPr>
    </w:p>
    <w:p w14:paraId="2EA6E3C6" w14:textId="5795CAD1" w:rsidR="0051380F" w:rsidRPr="002851BF" w:rsidRDefault="0051380F" w:rsidP="002851BF">
      <w:pPr>
        <w:pStyle w:val="Code"/>
        <w:rPr>
          <w:highlight w:val="white"/>
        </w:rPr>
      </w:pPr>
      <w:r w:rsidRPr="002851BF">
        <w:rPr>
          <w:highlight w:val="white"/>
        </w:rPr>
        <w:t xml:space="preserve">      return null;</w:t>
      </w:r>
    </w:p>
    <w:p w14:paraId="537CE4B7" w14:textId="77777777" w:rsidR="0051380F" w:rsidRPr="002851BF" w:rsidRDefault="0051380F" w:rsidP="002851BF">
      <w:pPr>
        <w:pStyle w:val="Code"/>
        <w:rPr>
          <w:highlight w:val="white"/>
        </w:rPr>
      </w:pPr>
      <w:r w:rsidRPr="002851BF">
        <w:rPr>
          <w:highlight w:val="white"/>
        </w:rPr>
        <w:t xml:space="preserve">    }  </w:t>
      </w:r>
    </w:p>
    <w:p w14:paraId="795F2CC0" w14:textId="77777777" w:rsidR="0051380F" w:rsidRPr="002851BF" w:rsidRDefault="0051380F" w:rsidP="002851BF">
      <w:pPr>
        <w:pStyle w:val="Code"/>
        <w:rPr>
          <w:highlight w:val="white"/>
        </w:rPr>
      </w:pPr>
      <w:r w:rsidRPr="002851BF">
        <w:rPr>
          <w:highlight w:val="white"/>
        </w:rPr>
        <w:t xml:space="preserve">  }</w:t>
      </w:r>
    </w:p>
    <w:p w14:paraId="1652BF67" w14:textId="5344ADA5" w:rsidR="0011007F" w:rsidRPr="002851BF" w:rsidRDefault="0051380F" w:rsidP="002851BF">
      <w:pPr>
        <w:pStyle w:val="Code"/>
      </w:pPr>
      <w:r w:rsidRPr="002851BF">
        <w:rPr>
          <w:highlight w:val="white"/>
        </w:rPr>
        <w:t>}</w:t>
      </w:r>
    </w:p>
    <w:p w14:paraId="1C69A70D" w14:textId="77777777" w:rsidR="00B838C8" w:rsidRPr="00B838C8" w:rsidRDefault="00B838C8" w:rsidP="00B838C8"/>
    <w:p w14:paraId="240CCCC5" w14:textId="1A0BCB6D" w:rsidR="00EF74E4" w:rsidRDefault="00485A24" w:rsidP="00485A24">
      <w:pPr>
        <w:pStyle w:val="Rubrik1"/>
      </w:pPr>
      <w:r>
        <w:lastRenderedPageBreak/>
        <w:t>Initialization</w:t>
      </w:r>
    </w:p>
    <w:p w14:paraId="5187DC74" w14:textId="62715102" w:rsidR="002C3770" w:rsidRPr="00E03072" w:rsidRDefault="00E03072" w:rsidP="00E03072">
      <w:pPr>
        <w:pStyle w:val="CodeHeader"/>
      </w:pPr>
      <w:proofErr w:type="spellStart"/>
      <w:r>
        <w:rPr>
          <w:highlight w:val="white"/>
          <w:lang w:val="sv-SE"/>
        </w:rPr>
        <w:t>GenerateAutoInitializer</w:t>
      </w:r>
      <w:r>
        <w:rPr>
          <w:lang w:val="sv-SE"/>
        </w:rPr>
        <w:t>.cs</w:t>
      </w:r>
      <w:proofErr w:type="spellEnd"/>
    </w:p>
    <w:p w14:paraId="36F93F0A" w14:textId="77777777" w:rsidR="00E03072" w:rsidRPr="00E03072" w:rsidRDefault="00E03072" w:rsidP="00E03072">
      <w:pPr>
        <w:pStyle w:val="Code"/>
        <w:rPr>
          <w:highlight w:val="white"/>
        </w:rPr>
      </w:pPr>
      <w:r w:rsidRPr="00E03072">
        <w:rPr>
          <w:highlight w:val="white"/>
        </w:rPr>
        <w:t>using System;</w:t>
      </w:r>
    </w:p>
    <w:p w14:paraId="12F43E46" w14:textId="77777777" w:rsidR="00E03072" w:rsidRPr="00E03072" w:rsidRDefault="00E03072" w:rsidP="00E03072">
      <w:pPr>
        <w:pStyle w:val="Code"/>
        <w:rPr>
          <w:highlight w:val="white"/>
        </w:rPr>
      </w:pPr>
      <w:r w:rsidRPr="00E03072">
        <w:rPr>
          <w:highlight w:val="white"/>
        </w:rPr>
        <w:t>using System.Linq;</w:t>
      </w:r>
    </w:p>
    <w:p w14:paraId="3F05BC87" w14:textId="77777777" w:rsidR="00E03072" w:rsidRPr="00E03072" w:rsidRDefault="00E03072" w:rsidP="00E03072">
      <w:pPr>
        <w:pStyle w:val="Code"/>
        <w:rPr>
          <w:highlight w:val="white"/>
        </w:rPr>
      </w:pPr>
      <w:r w:rsidRPr="00E03072">
        <w:rPr>
          <w:highlight w:val="white"/>
        </w:rPr>
        <w:t>using System.Text;</w:t>
      </w:r>
    </w:p>
    <w:p w14:paraId="5A1E4A41" w14:textId="77777777" w:rsidR="00E03072" w:rsidRPr="00E03072" w:rsidRDefault="00E03072" w:rsidP="00E03072">
      <w:pPr>
        <w:pStyle w:val="Code"/>
        <w:rPr>
          <w:highlight w:val="white"/>
        </w:rPr>
      </w:pPr>
      <w:r w:rsidRPr="00E03072">
        <w:rPr>
          <w:highlight w:val="white"/>
        </w:rPr>
        <w:t>using System.Numerics;</w:t>
      </w:r>
    </w:p>
    <w:p w14:paraId="571376D4" w14:textId="77777777" w:rsidR="00E03072" w:rsidRPr="00E03072" w:rsidRDefault="00E03072" w:rsidP="00E03072">
      <w:pPr>
        <w:pStyle w:val="Code"/>
        <w:rPr>
          <w:highlight w:val="white"/>
        </w:rPr>
      </w:pPr>
      <w:r w:rsidRPr="00E03072">
        <w:rPr>
          <w:highlight w:val="white"/>
        </w:rPr>
        <w:t>using System.Threading.Tasks;</w:t>
      </w:r>
    </w:p>
    <w:p w14:paraId="20C28D57" w14:textId="77777777" w:rsidR="00E03072" w:rsidRPr="00E03072" w:rsidRDefault="00E03072" w:rsidP="00E03072">
      <w:pPr>
        <w:pStyle w:val="Code"/>
        <w:rPr>
          <w:highlight w:val="white"/>
        </w:rPr>
      </w:pPr>
      <w:r w:rsidRPr="00E03072">
        <w:rPr>
          <w:highlight w:val="white"/>
        </w:rPr>
        <w:t>using System.Collections.Generic;</w:t>
      </w:r>
    </w:p>
    <w:p w14:paraId="62B512C7" w14:textId="77777777" w:rsidR="00E03072" w:rsidRPr="00E03072" w:rsidRDefault="00E03072" w:rsidP="00E03072">
      <w:pPr>
        <w:pStyle w:val="Code"/>
        <w:rPr>
          <w:highlight w:val="white"/>
        </w:rPr>
      </w:pPr>
    </w:p>
    <w:p w14:paraId="579E43C5" w14:textId="77777777" w:rsidR="00E03072" w:rsidRPr="00E03072" w:rsidRDefault="00E03072" w:rsidP="00E03072">
      <w:pPr>
        <w:pStyle w:val="Code"/>
        <w:rPr>
          <w:highlight w:val="white"/>
        </w:rPr>
      </w:pPr>
      <w:r w:rsidRPr="00E03072">
        <w:rPr>
          <w:highlight w:val="white"/>
        </w:rPr>
        <w:t>namespace CCompiler {</w:t>
      </w:r>
    </w:p>
    <w:p w14:paraId="6D9AB07C" w14:textId="77777777" w:rsidR="00E03072" w:rsidRPr="00E03072" w:rsidRDefault="00E03072" w:rsidP="00E03072">
      <w:pPr>
        <w:pStyle w:val="Code"/>
        <w:rPr>
          <w:highlight w:val="white"/>
        </w:rPr>
      </w:pPr>
      <w:r w:rsidRPr="00E03072">
        <w:rPr>
          <w:highlight w:val="white"/>
        </w:rPr>
        <w:t xml:space="preserve">  class GenerateAutoInitializer {</w:t>
      </w:r>
    </w:p>
    <w:p w14:paraId="77D6A35C" w14:textId="77777777" w:rsidR="00422FCD" w:rsidRDefault="00E03072" w:rsidP="00E03072">
      <w:pPr>
        <w:pStyle w:val="Code"/>
        <w:rPr>
          <w:highlight w:val="white"/>
        </w:rPr>
      </w:pPr>
      <w:r w:rsidRPr="00E03072">
        <w:rPr>
          <w:highlight w:val="white"/>
        </w:rPr>
        <w:t xml:space="preserve">    public static List&lt;MiddleCode&gt; GenerateAuto(Symbol toSymbol,</w:t>
      </w:r>
    </w:p>
    <w:p w14:paraId="62716FAB" w14:textId="539707E9" w:rsidR="00E03072" w:rsidRPr="00E03072" w:rsidRDefault="00422FCD" w:rsidP="00E03072">
      <w:pPr>
        <w:pStyle w:val="Code"/>
        <w:rPr>
          <w:highlight w:val="white"/>
        </w:rPr>
      </w:pPr>
      <w:r>
        <w:rPr>
          <w:highlight w:val="white"/>
        </w:rPr>
        <w:t xml:space="preserve">                                               </w:t>
      </w:r>
      <w:r w:rsidR="00E03072" w:rsidRPr="00E03072">
        <w:rPr>
          <w:highlight w:val="white"/>
        </w:rPr>
        <w:t xml:space="preserve"> object fromInit) {</w:t>
      </w:r>
    </w:p>
    <w:p w14:paraId="34D5DF3E" w14:textId="77777777" w:rsidR="00E03072" w:rsidRPr="00E03072" w:rsidRDefault="00E03072" w:rsidP="00E03072">
      <w:pPr>
        <w:pStyle w:val="Code"/>
        <w:rPr>
          <w:highlight w:val="white"/>
        </w:rPr>
      </w:pPr>
      <w:r w:rsidRPr="00E03072">
        <w:rPr>
          <w:highlight w:val="white"/>
        </w:rPr>
        <w:t xml:space="preserve">      List&lt;MiddleCode&gt; codeList = new List&lt;MiddleCode&gt;();</w:t>
      </w:r>
    </w:p>
    <w:p w14:paraId="0BE22B7D" w14:textId="77777777" w:rsidR="00E03072" w:rsidRPr="00E03072" w:rsidRDefault="00E03072" w:rsidP="00E03072">
      <w:pPr>
        <w:pStyle w:val="Code"/>
        <w:rPr>
          <w:highlight w:val="white"/>
        </w:rPr>
      </w:pPr>
      <w:r w:rsidRPr="00E03072">
        <w:rPr>
          <w:highlight w:val="white"/>
        </w:rPr>
        <w:t xml:space="preserve">      Type toType = toSymbol.Type;</w:t>
      </w:r>
    </w:p>
    <w:p w14:paraId="7EAB0557" w14:textId="77777777" w:rsidR="00E03072" w:rsidRPr="00E03072" w:rsidRDefault="00E03072" w:rsidP="00E03072">
      <w:pPr>
        <w:pStyle w:val="Code"/>
        <w:rPr>
          <w:highlight w:val="white"/>
        </w:rPr>
      </w:pPr>
      <w:r w:rsidRPr="00E03072">
        <w:rPr>
          <w:highlight w:val="white"/>
        </w:rPr>
        <w:t xml:space="preserve">    </w:t>
      </w:r>
    </w:p>
    <w:p w14:paraId="01F8DDE2" w14:textId="77777777" w:rsidR="00E03072" w:rsidRPr="00E03072" w:rsidRDefault="00E03072" w:rsidP="00E03072">
      <w:pPr>
        <w:pStyle w:val="Code"/>
        <w:rPr>
          <w:highlight w:val="white"/>
        </w:rPr>
      </w:pPr>
      <w:r w:rsidRPr="00E03072">
        <w:rPr>
          <w:highlight w:val="white"/>
        </w:rPr>
        <w:t xml:space="preserve">      if (toType.IsArray() &amp;&amp; toType.ArrayType.IsChar() &amp;&amp;</w:t>
      </w:r>
    </w:p>
    <w:p w14:paraId="7078D560" w14:textId="77777777" w:rsidR="00422FCD" w:rsidRDefault="00E03072" w:rsidP="00E03072">
      <w:pPr>
        <w:pStyle w:val="Code"/>
        <w:rPr>
          <w:highlight w:val="white"/>
        </w:rPr>
      </w:pPr>
      <w:r w:rsidRPr="00E03072">
        <w:rPr>
          <w:highlight w:val="white"/>
        </w:rPr>
        <w:t xml:space="preserve">          (fromInit is Expression) &amp;&amp;</w:t>
      </w:r>
    </w:p>
    <w:p w14:paraId="4364E392" w14:textId="1526CB7D" w:rsidR="00E03072" w:rsidRPr="00E03072" w:rsidRDefault="00422FCD" w:rsidP="00E03072">
      <w:pPr>
        <w:pStyle w:val="Code"/>
        <w:rPr>
          <w:highlight w:val="white"/>
        </w:rPr>
      </w:pPr>
      <w:r>
        <w:rPr>
          <w:highlight w:val="white"/>
        </w:rPr>
        <w:t xml:space="preserve">         </w:t>
      </w:r>
      <w:r w:rsidR="00E03072" w:rsidRPr="00E03072">
        <w:rPr>
          <w:highlight w:val="white"/>
        </w:rPr>
        <w:t xml:space="preserve"> ((Expression) fromInit).Symbol.Type.IsString()) {</w:t>
      </w:r>
    </w:p>
    <w:p w14:paraId="107B21ED" w14:textId="77777777" w:rsidR="00E03072" w:rsidRPr="00E03072" w:rsidRDefault="00E03072" w:rsidP="00E03072">
      <w:pPr>
        <w:pStyle w:val="Code"/>
        <w:rPr>
          <w:highlight w:val="white"/>
        </w:rPr>
      </w:pPr>
      <w:r w:rsidRPr="00E03072">
        <w:rPr>
          <w:highlight w:val="white"/>
        </w:rPr>
        <w:t xml:space="preserve">        string text = (string) ((Expression) fromInit).Symbol.Value;</w:t>
      </w:r>
    </w:p>
    <w:p w14:paraId="5ED128F5" w14:textId="77777777" w:rsidR="00E03072" w:rsidRPr="00E03072" w:rsidRDefault="00E03072" w:rsidP="00E03072">
      <w:pPr>
        <w:pStyle w:val="Code"/>
        <w:rPr>
          <w:highlight w:val="white"/>
        </w:rPr>
      </w:pPr>
    </w:p>
    <w:p w14:paraId="191D311F" w14:textId="77777777" w:rsidR="00E03072" w:rsidRPr="00E03072" w:rsidRDefault="00E03072" w:rsidP="00E03072">
      <w:pPr>
        <w:pStyle w:val="Code"/>
        <w:rPr>
          <w:highlight w:val="white"/>
        </w:rPr>
      </w:pPr>
      <w:r w:rsidRPr="00E03072">
        <w:rPr>
          <w:highlight w:val="white"/>
        </w:rPr>
        <w:t xml:space="preserve">        if (toType.ArraySize == 0) {</w:t>
      </w:r>
    </w:p>
    <w:p w14:paraId="0FF23E3E" w14:textId="77777777" w:rsidR="00E03072" w:rsidRPr="00E03072" w:rsidRDefault="00E03072" w:rsidP="00E03072">
      <w:pPr>
        <w:pStyle w:val="Code"/>
        <w:rPr>
          <w:highlight w:val="white"/>
        </w:rPr>
      </w:pPr>
      <w:r w:rsidRPr="00E03072">
        <w:rPr>
          <w:highlight w:val="white"/>
        </w:rPr>
        <w:t xml:space="preserve">          toType.ArraySize = text.Length + 1;</w:t>
      </w:r>
    </w:p>
    <w:p w14:paraId="5B4A8B0B" w14:textId="77777777" w:rsidR="00E03072" w:rsidRPr="00E03072" w:rsidRDefault="00E03072" w:rsidP="00E03072">
      <w:pPr>
        <w:pStyle w:val="Code"/>
        <w:rPr>
          <w:highlight w:val="white"/>
        </w:rPr>
      </w:pPr>
      <w:r w:rsidRPr="00E03072">
        <w:rPr>
          <w:highlight w:val="white"/>
        </w:rPr>
        <w:t xml:space="preserve">        }</w:t>
      </w:r>
    </w:p>
    <w:p w14:paraId="55C4F984" w14:textId="77777777" w:rsidR="00E03072" w:rsidRPr="00E03072" w:rsidRDefault="00E03072" w:rsidP="00E03072">
      <w:pPr>
        <w:pStyle w:val="Code"/>
        <w:rPr>
          <w:highlight w:val="white"/>
        </w:rPr>
      </w:pPr>
      <w:r w:rsidRPr="00E03072">
        <w:rPr>
          <w:highlight w:val="white"/>
        </w:rPr>
        <w:t xml:space="preserve">        else {</w:t>
      </w:r>
    </w:p>
    <w:p w14:paraId="00A5129A" w14:textId="77777777" w:rsidR="00E03072" w:rsidRPr="00E03072" w:rsidRDefault="00E03072" w:rsidP="00E03072">
      <w:pPr>
        <w:pStyle w:val="Code"/>
        <w:rPr>
          <w:highlight w:val="white"/>
        </w:rPr>
      </w:pPr>
      <w:r w:rsidRPr="00E03072">
        <w:rPr>
          <w:highlight w:val="white"/>
        </w:rPr>
        <w:t xml:space="preserve">          Assert.Error(text.Length &lt; toType.ArraySize, toSymbol,</w:t>
      </w:r>
    </w:p>
    <w:p w14:paraId="57C742A9" w14:textId="77777777" w:rsidR="00E03072" w:rsidRPr="00E03072" w:rsidRDefault="00E03072" w:rsidP="00E03072">
      <w:pPr>
        <w:pStyle w:val="Code"/>
        <w:rPr>
          <w:highlight w:val="white"/>
        </w:rPr>
      </w:pPr>
      <w:r w:rsidRPr="00E03072">
        <w:rPr>
          <w:highlight w:val="white"/>
        </w:rPr>
        <w:t xml:space="preserve">                       Message.String_does_not_fit_in_array);</w:t>
      </w:r>
    </w:p>
    <w:p w14:paraId="12552763" w14:textId="77777777" w:rsidR="00E03072" w:rsidRPr="00E03072" w:rsidRDefault="00E03072" w:rsidP="00E03072">
      <w:pPr>
        <w:pStyle w:val="Code"/>
        <w:rPr>
          <w:highlight w:val="white"/>
        </w:rPr>
      </w:pPr>
      <w:r w:rsidRPr="00E03072">
        <w:rPr>
          <w:highlight w:val="white"/>
        </w:rPr>
        <w:t xml:space="preserve">        }</w:t>
      </w:r>
    </w:p>
    <w:p w14:paraId="67D4C5AC" w14:textId="77777777" w:rsidR="00E03072" w:rsidRPr="00E03072" w:rsidRDefault="00E03072" w:rsidP="00E03072">
      <w:pPr>
        <w:pStyle w:val="Code"/>
        <w:rPr>
          <w:highlight w:val="white"/>
        </w:rPr>
      </w:pPr>
      <w:r w:rsidRPr="00E03072">
        <w:rPr>
          <w:highlight w:val="white"/>
        </w:rPr>
        <w:t xml:space="preserve">        List&lt;object&gt; list = new List&lt;object&gt;();</w:t>
      </w:r>
    </w:p>
    <w:p w14:paraId="68B046FA" w14:textId="77777777" w:rsidR="00E03072" w:rsidRPr="00E03072" w:rsidRDefault="00E03072" w:rsidP="00E03072">
      <w:pPr>
        <w:pStyle w:val="Code"/>
        <w:rPr>
          <w:highlight w:val="white"/>
        </w:rPr>
      </w:pPr>
    </w:p>
    <w:p w14:paraId="4D9FC973" w14:textId="77777777" w:rsidR="00E03072" w:rsidRPr="00E03072" w:rsidRDefault="00E03072" w:rsidP="00E03072">
      <w:pPr>
        <w:pStyle w:val="Code"/>
        <w:rPr>
          <w:highlight w:val="white"/>
        </w:rPr>
      </w:pPr>
      <w:r w:rsidRPr="00E03072">
        <w:rPr>
          <w:highlight w:val="white"/>
        </w:rPr>
        <w:t xml:space="preserve">        for (int index = 0; index &lt; text.Length; ++index) {</w:t>
      </w:r>
    </w:p>
    <w:p w14:paraId="06001873" w14:textId="77777777" w:rsidR="00E03072" w:rsidRPr="00E03072" w:rsidRDefault="00E03072" w:rsidP="00E03072">
      <w:pPr>
        <w:pStyle w:val="Code"/>
        <w:rPr>
          <w:highlight w:val="white"/>
        </w:rPr>
      </w:pPr>
      <w:r w:rsidRPr="00E03072">
        <w:rPr>
          <w:highlight w:val="white"/>
        </w:rPr>
        <w:t xml:space="preserve">          Symbol toCharSymbol = new Symbol(toType.ArrayType, true);</w:t>
      </w:r>
    </w:p>
    <w:p w14:paraId="4CB694D2" w14:textId="77777777" w:rsidR="00E03072" w:rsidRPr="00E03072" w:rsidRDefault="00E03072" w:rsidP="00E03072">
      <w:pPr>
        <w:pStyle w:val="Code"/>
        <w:rPr>
          <w:highlight w:val="white"/>
        </w:rPr>
      </w:pPr>
      <w:r w:rsidRPr="00E03072">
        <w:rPr>
          <w:highlight w:val="white"/>
        </w:rPr>
        <w:t xml:space="preserve">          toCharSymbol.Name = toSymbol.Name + "[" + index + "]";</w:t>
      </w:r>
    </w:p>
    <w:p w14:paraId="57220E07" w14:textId="77777777" w:rsidR="00422FCD" w:rsidRDefault="00E03072" w:rsidP="00E03072">
      <w:pPr>
        <w:pStyle w:val="Code"/>
        <w:rPr>
          <w:highlight w:val="white"/>
        </w:rPr>
      </w:pPr>
      <w:r w:rsidRPr="00E03072">
        <w:rPr>
          <w:highlight w:val="white"/>
        </w:rPr>
        <w:t xml:space="preserve">          toCharSymbol.Offset = toSymbol.Offset +</w:t>
      </w:r>
    </w:p>
    <w:p w14:paraId="13781A1A" w14:textId="16FDCD62" w:rsidR="00E03072" w:rsidRPr="00E03072" w:rsidRDefault="00422FCD" w:rsidP="00E03072">
      <w:pPr>
        <w:pStyle w:val="Code"/>
        <w:rPr>
          <w:highlight w:val="white"/>
        </w:rPr>
      </w:pPr>
      <w:r>
        <w:rPr>
          <w:highlight w:val="white"/>
        </w:rPr>
        <w:t xml:space="preserve">                               </w:t>
      </w:r>
      <w:r w:rsidR="00E03072" w:rsidRPr="00E03072">
        <w:rPr>
          <w:highlight w:val="white"/>
        </w:rPr>
        <w:t xml:space="preserve"> (index * toType.ArrayType.Size());</w:t>
      </w:r>
    </w:p>
    <w:p w14:paraId="34041BFC" w14:textId="77777777" w:rsidR="00422FCD" w:rsidRDefault="00E03072" w:rsidP="00E03072">
      <w:pPr>
        <w:pStyle w:val="Code"/>
        <w:rPr>
          <w:highlight w:val="white"/>
        </w:rPr>
      </w:pPr>
      <w:r w:rsidRPr="00E03072">
        <w:rPr>
          <w:highlight w:val="white"/>
        </w:rPr>
        <w:t xml:space="preserve">          Symbol fromCharSymbol = new Symbol(toType.ArrayType,</w:t>
      </w:r>
    </w:p>
    <w:p w14:paraId="018E1ACF" w14:textId="69750FB8" w:rsidR="00E03072" w:rsidRPr="00E03072" w:rsidRDefault="00422FCD" w:rsidP="00E03072">
      <w:pPr>
        <w:pStyle w:val="Code"/>
        <w:rPr>
          <w:highlight w:val="white"/>
        </w:rPr>
      </w:pPr>
      <w:r>
        <w:rPr>
          <w:highlight w:val="white"/>
        </w:rPr>
        <w:t xml:space="preserve">                                            </w:t>
      </w:r>
      <w:r w:rsidR="00E03072" w:rsidRPr="00E03072">
        <w:rPr>
          <w:highlight w:val="white"/>
        </w:rPr>
        <w:t xml:space="preserve"> (BigInteger) text[index]);</w:t>
      </w:r>
    </w:p>
    <w:p w14:paraId="66E06B17" w14:textId="77777777" w:rsidR="00422FCD" w:rsidRDefault="00E03072" w:rsidP="00E03072">
      <w:pPr>
        <w:pStyle w:val="Code"/>
        <w:rPr>
          <w:highlight w:val="white"/>
        </w:rPr>
      </w:pPr>
      <w:r w:rsidRPr="00E03072">
        <w:rPr>
          <w:highlight w:val="white"/>
        </w:rPr>
        <w:t xml:space="preserve">          codeList.Add(new MiddleCode(MiddleOperator.Assign,</w:t>
      </w:r>
    </w:p>
    <w:p w14:paraId="43A735FD" w14:textId="4D40AAFB" w:rsidR="00E03072" w:rsidRPr="00E03072" w:rsidRDefault="00422FCD" w:rsidP="00E03072">
      <w:pPr>
        <w:pStyle w:val="Code"/>
        <w:rPr>
          <w:highlight w:val="white"/>
        </w:rPr>
      </w:pPr>
      <w:r>
        <w:rPr>
          <w:highlight w:val="white"/>
        </w:rPr>
        <w:t xml:space="preserve">                      </w:t>
      </w:r>
      <w:r w:rsidR="00E03072" w:rsidRPr="00E03072">
        <w:rPr>
          <w:highlight w:val="white"/>
        </w:rPr>
        <w:t xml:space="preserve"> toCharSymbol, fromCharSymbol));</w:t>
      </w:r>
    </w:p>
    <w:p w14:paraId="00CF0CFF" w14:textId="77777777" w:rsidR="00E03072" w:rsidRPr="00E03072" w:rsidRDefault="00E03072" w:rsidP="00E03072">
      <w:pPr>
        <w:pStyle w:val="Code"/>
        <w:rPr>
          <w:highlight w:val="white"/>
        </w:rPr>
      </w:pPr>
      <w:r w:rsidRPr="00E03072">
        <w:rPr>
          <w:highlight w:val="white"/>
        </w:rPr>
        <w:t xml:space="preserve">        }</w:t>
      </w:r>
    </w:p>
    <w:p w14:paraId="223248AA" w14:textId="77777777" w:rsidR="00E03072" w:rsidRPr="00E03072" w:rsidRDefault="00E03072" w:rsidP="00E03072">
      <w:pPr>
        <w:pStyle w:val="Code"/>
        <w:rPr>
          <w:highlight w:val="white"/>
        </w:rPr>
      </w:pPr>
    </w:p>
    <w:p w14:paraId="7E1A53CF" w14:textId="77777777" w:rsidR="00E03072" w:rsidRPr="00E03072" w:rsidRDefault="00E03072" w:rsidP="00E03072">
      <w:pPr>
        <w:pStyle w:val="Code"/>
        <w:rPr>
          <w:highlight w:val="white"/>
        </w:rPr>
      </w:pPr>
      <w:r w:rsidRPr="00E03072">
        <w:rPr>
          <w:highlight w:val="white"/>
        </w:rPr>
        <w:t xml:space="preserve">        { Symbol toCharSymbol = new Symbol(toType.ArrayType, true);</w:t>
      </w:r>
    </w:p>
    <w:p w14:paraId="530E1E6D" w14:textId="77777777" w:rsidR="00E03072" w:rsidRPr="00E03072" w:rsidRDefault="00E03072" w:rsidP="00E03072">
      <w:pPr>
        <w:pStyle w:val="Code"/>
        <w:rPr>
          <w:highlight w:val="white"/>
        </w:rPr>
      </w:pPr>
      <w:r w:rsidRPr="00E03072">
        <w:rPr>
          <w:highlight w:val="white"/>
        </w:rPr>
        <w:t xml:space="preserve">          toCharSymbol.Name = toSymbol.Name + "[" + text.Length + "]";</w:t>
      </w:r>
    </w:p>
    <w:p w14:paraId="67BF55DC" w14:textId="77777777" w:rsidR="00422FCD" w:rsidRDefault="00E03072" w:rsidP="00E03072">
      <w:pPr>
        <w:pStyle w:val="Code"/>
        <w:rPr>
          <w:highlight w:val="white"/>
        </w:rPr>
      </w:pPr>
      <w:r w:rsidRPr="00E03072">
        <w:rPr>
          <w:highlight w:val="white"/>
        </w:rPr>
        <w:t xml:space="preserve">          toCharSymbol.Offset = toSymbol.Offset +</w:t>
      </w:r>
    </w:p>
    <w:p w14:paraId="5FB22552" w14:textId="6F0A5067" w:rsidR="00E03072" w:rsidRPr="00E03072" w:rsidRDefault="00422FCD" w:rsidP="00E03072">
      <w:pPr>
        <w:pStyle w:val="Code"/>
        <w:rPr>
          <w:highlight w:val="white"/>
        </w:rPr>
      </w:pPr>
      <w:r>
        <w:rPr>
          <w:highlight w:val="white"/>
        </w:rPr>
        <w:t xml:space="preserve">                               </w:t>
      </w:r>
      <w:r w:rsidR="00E03072" w:rsidRPr="00E03072">
        <w:rPr>
          <w:highlight w:val="white"/>
        </w:rPr>
        <w:t xml:space="preserve"> (text.Length * toType.ArrayType.Size());</w:t>
      </w:r>
    </w:p>
    <w:p w14:paraId="28557182" w14:textId="77777777" w:rsidR="00422FCD" w:rsidRDefault="00E03072" w:rsidP="00E03072">
      <w:pPr>
        <w:pStyle w:val="Code"/>
        <w:rPr>
          <w:highlight w:val="white"/>
        </w:rPr>
      </w:pPr>
      <w:r w:rsidRPr="00E03072">
        <w:rPr>
          <w:highlight w:val="white"/>
        </w:rPr>
        <w:t xml:space="preserve">          Symbol fromCharSymbol = new Symbol(toType.ArrayType,</w:t>
      </w:r>
    </w:p>
    <w:p w14:paraId="504E9FF1" w14:textId="094DEB93" w:rsidR="00E03072" w:rsidRPr="00E03072" w:rsidRDefault="00422FCD" w:rsidP="00E03072">
      <w:pPr>
        <w:pStyle w:val="Code"/>
        <w:rPr>
          <w:highlight w:val="white"/>
        </w:rPr>
      </w:pPr>
      <w:r>
        <w:rPr>
          <w:highlight w:val="white"/>
        </w:rPr>
        <w:t xml:space="preserve">                                            </w:t>
      </w:r>
      <w:r w:rsidR="00E03072" w:rsidRPr="00E03072">
        <w:rPr>
          <w:highlight w:val="white"/>
        </w:rPr>
        <w:t xml:space="preserve"> (BigInteger) '\0');</w:t>
      </w:r>
    </w:p>
    <w:p w14:paraId="4A28667C" w14:textId="77777777" w:rsidR="00422FCD" w:rsidRDefault="00E03072" w:rsidP="00E03072">
      <w:pPr>
        <w:pStyle w:val="Code"/>
        <w:rPr>
          <w:highlight w:val="white"/>
        </w:rPr>
      </w:pPr>
      <w:r w:rsidRPr="00E03072">
        <w:rPr>
          <w:highlight w:val="white"/>
        </w:rPr>
        <w:t xml:space="preserve">          codeList.Add(new MiddleCode(MiddleOperator.Assign,</w:t>
      </w:r>
    </w:p>
    <w:p w14:paraId="735AC2A1" w14:textId="740E7C7C" w:rsidR="00E03072" w:rsidRPr="00E03072" w:rsidRDefault="00422FCD" w:rsidP="00E03072">
      <w:pPr>
        <w:pStyle w:val="Code"/>
        <w:rPr>
          <w:highlight w:val="white"/>
        </w:rPr>
      </w:pPr>
      <w:r>
        <w:rPr>
          <w:highlight w:val="white"/>
        </w:rPr>
        <w:t xml:space="preserve">                                     </w:t>
      </w:r>
      <w:r w:rsidR="00E03072" w:rsidRPr="00E03072">
        <w:rPr>
          <w:highlight w:val="white"/>
        </w:rPr>
        <w:t xml:space="preserve"> toCharSymbol, fromCharSymbol));</w:t>
      </w:r>
    </w:p>
    <w:p w14:paraId="7BE991C5" w14:textId="77777777" w:rsidR="00E03072" w:rsidRPr="00E03072" w:rsidRDefault="00E03072" w:rsidP="00E03072">
      <w:pPr>
        <w:pStyle w:val="Code"/>
        <w:rPr>
          <w:highlight w:val="white"/>
        </w:rPr>
      </w:pPr>
      <w:r w:rsidRPr="00E03072">
        <w:rPr>
          <w:highlight w:val="white"/>
        </w:rPr>
        <w:t xml:space="preserve">        }</w:t>
      </w:r>
    </w:p>
    <w:p w14:paraId="4A8A395D" w14:textId="77777777" w:rsidR="00E03072" w:rsidRPr="00E03072" w:rsidRDefault="00E03072" w:rsidP="00E03072">
      <w:pPr>
        <w:pStyle w:val="Code"/>
        <w:rPr>
          <w:highlight w:val="white"/>
        </w:rPr>
      </w:pPr>
      <w:r w:rsidRPr="00E03072">
        <w:rPr>
          <w:highlight w:val="white"/>
        </w:rPr>
        <w:t xml:space="preserve">      }</w:t>
      </w:r>
    </w:p>
    <w:p w14:paraId="33C775EF" w14:textId="77777777" w:rsidR="00E03072" w:rsidRPr="00E03072" w:rsidRDefault="00E03072" w:rsidP="00E03072">
      <w:pPr>
        <w:pStyle w:val="Code"/>
        <w:rPr>
          <w:highlight w:val="white"/>
        </w:rPr>
      </w:pPr>
      <w:r w:rsidRPr="00E03072">
        <w:rPr>
          <w:highlight w:val="white"/>
        </w:rPr>
        <w:t xml:space="preserve">      else if (fromInit is Expression) {</w:t>
      </w:r>
    </w:p>
    <w:p w14:paraId="5EBF2A3C" w14:textId="77777777" w:rsidR="00D3268D" w:rsidRDefault="00E03072" w:rsidP="00E03072">
      <w:pPr>
        <w:pStyle w:val="Code"/>
        <w:rPr>
          <w:highlight w:val="white"/>
        </w:rPr>
      </w:pPr>
      <w:r w:rsidRPr="00E03072">
        <w:rPr>
          <w:highlight w:val="white"/>
        </w:rPr>
        <w:t xml:space="preserve">        Expression initExpression =</w:t>
      </w:r>
    </w:p>
    <w:p w14:paraId="060420CD" w14:textId="2AEFF84F" w:rsidR="00E03072" w:rsidRPr="00E03072" w:rsidRDefault="00D3268D" w:rsidP="00E03072">
      <w:pPr>
        <w:pStyle w:val="Code"/>
        <w:rPr>
          <w:highlight w:val="white"/>
        </w:rPr>
      </w:pPr>
      <w:r>
        <w:rPr>
          <w:highlight w:val="white"/>
        </w:rPr>
        <w:t xml:space="preserve">         </w:t>
      </w:r>
      <w:r w:rsidR="00E03072" w:rsidRPr="00E03072">
        <w:rPr>
          <w:highlight w:val="white"/>
        </w:rPr>
        <w:t xml:space="preserve"> TypeCast.ImplicitCast((Expression) fromInit, toType);</w:t>
      </w:r>
    </w:p>
    <w:p w14:paraId="676B1D2E" w14:textId="77777777" w:rsidR="00E03072" w:rsidRPr="00E03072" w:rsidRDefault="00E03072" w:rsidP="00E03072">
      <w:pPr>
        <w:pStyle w:val="Code"/>
        <w:rPr>
          <w:highlight w:val="white"/>
        </w:rPr>
      </w:pPr>
      <w:r w:rsidRPr="00E03072">
        <w:rPr>
          <w:highlight w:val="white"/>
        </w:rPr>
        <w:lastRenderedPageBreak/>
        <w:t xml:space="preserve">        codeList.AddRange(initExpression.LongList);      </w:t>
      </w:r>
    </w:p>
    <w:p w14:paraId="134B5D35" w14:textId="77777777" w:rsidR="00E03072" w:rsidRPr="00E03072" w:rsidRDefault="00E03072" w:rsidP="00E03072">
      <w:pPr>
        <w:pStyle w:val="Code"/>
        <w:rPr>
          <w:highlight w:val="white"/>
        </w:rPr>
      </w:pPr>
      <w:r w:rsidRPr="00E03072">
        <w:rPr>
          <w:highlight w:val="white"/>
        </w:rPr>
        <w:t xml:space="preserve">      </w:t>
      </w:r>
    </w:p>
    <w:p w14:paraId="4D437885" w14:textId="77777777" w:rsidR="00E03072" w:rsidRPr="00E03072" w:rsidRDefault="00E03072" w:rsidP="00E03072">
      <w:pPr>
        <w:pStyle w:val="Code"/>
        <w:rPr>
          <w:highlight w:val="white"/>
        </w:rPr>
      </w:pPr>
      <w:r w:rsidRPr="00E03072">
        <w:rPr>
          <w:highlight w:val="white"/>
        </w:rPr>
        <w:t xml:space="preserve">        if (toType.IsFloating()) {</w:t>
      </w:r>
    </w:p>
    <w:p w14:paraId="30735DFC" w14:textId="77777777" w:rsidR="00E03072" w:rsidRPr="00E03072" w:rsidRDefault="00E03072" w:rsidP="00E03072">
      <w:pPr>
        <w:pStyle w:val="Code"/>
        <w:rPr>
          <w:highlight w:val="white"/>
        </w:rPr>
      </w:pPr>
      <w:r w:rsidRPr="00E03072">
        <w:rPr>
          <w:highlight w:val="white"/>
        </w:rPr>
        <w:t xml:space="preserve">          codeList.Add(new MiddleCode(MiddleOperator.PopFloat, toSymbol));</w:t>
      </w:r>
    </w:p>
    <w:p w14:paraId="54E953F4" w14:textId="77777777" w:rsidR="00E03072" w:rsidRPr="00E03072" w:rsidRDefault="00E03072" w:rsidP="00E03072">
      <w:pPr>
        <w:pStyle w:val="Code"/>
        <w:rPr>
          <w:highlight w:val="white"/>
        </w:rPr>
      </w:pPr>
      <w:r w:rsidRPr="00E03072">
        <w:rPr>
          <w:highlight w:val="white"/>
        </w:rPr>
        <w:t xml:space="preserve">        }</w:t>
      </w:r>
    </w:p>
    <w:p w14:paraId="16469574" w14:textId="77777777" w:rsidR="00E03072" w:rsidRPr="00E03072" w:rsidRDefault="00E03072" w:rsidP="00E03072">
      <w:pPr>
        <w:pStyle w:val="Code"/>
        <w:rPr>
          <w:highlight w:val="white"/>
        </w:rPr>
      </w:pPr>
      <w:r w:rsidRPr="00E03072">
        <w:rPr>
          <w:highlight w:val="white"/>
        </w:rPr>
        <w:t xml:space="preserve">        else {</w:t>
      </w:r>
    </w:p>
    <w:p w14:paraId="6F245486" w14:textId="77777777" w:rsidR="00DF6137" w:rsidRDefault="00E03072" w:rsidP="00E03072">
      <w:pPr>
        <w:pStyle w:val="Code"/>
        <w:rPr>
          <w:highlight w:val="white"/>
        </w:rPr>
      </w:pPr>
      <w:r w:rsidRPr="00E03072">
        <w:rPr>
          <w:highlight w:val="white"/>
        </w:rPr>
        <w:t xml:space="preserve">          codeList.Add(new MiddleCode(MiddleOperator.Assign, toSymbol,</w:t>
      </w:r>
    </w:p>
    <w:p w14:paraId="2CE04681" w14:textId="67E7D115" w:rsidR="00E03072" w:rsidRPr="00E03072" w:rsidRDefault="00DF6137" w:rsidP="00E03072">
      <w:pPr>
        <w:pStyle w:val="Code"/>
        <w:rPr>
          <w:highlight w:val="white"/>
        </w:rPr>
      </w:pPr>
      <w:r>
        <w:rPr>
          <w:highlight w:val="white"/>
        </w:rPr>
        <w:t xml:space="preserve">                                     </w:t>
      </w:r>
      <w:r w:rsidR="00E03072" w:rsidRPr="00E03072">
        <w:rPr>
          <w:highlight w:val="white"/>
        </w:rPr>
        <w:t xml:space="preserve"> initExpression.Symbol));</w:t>
      </w:r>
    </w:p>
    <w:p w14:paraId="32FD81A8" w14:textId="77777777" w:rsidR="00E03072" w:rsidRPr="00E03072" w:rsidRDefault="00E03072" w:rsidP="00E03072">
      <w:pPr>
        <w:pStyle w:val="Code"/>
        <w:rPr>
          <w:highlight w:val="white"/>
        </w:rPr>
      </w:pPr>
      <w:r w:rsidRPr="00E03072">
        <w:rPr>
          <w:highlight w:val="white"/>
        </w:rPr>
        <w:t xml:space="preserve">        }</w:t>
      </w:r>
    </w:p>
    <w:p w14:paraId="4263C5C0" w14:textId="77777777" w:rsidR="00E03072" w:rsidRPr="00E03072" w:rsidRDefault="00E03072" w:rsidP="00E03072">
      <w:pPr>
        <w:pStyle w:val="Code"/>
        <w:rPr>
          <w:highlight w:val="white"/>
        </w:rPr>
      </w:pPr>
      <w:r w:rsidRPr="00E03072">
        <w:rPr>
          <w:highlight w:val="white"/>
        </w:rPr>
        <w:t xml:space="preserve">      }</w:t>
      </w:r>
    </w:p>
    <w:p w14:paraId="08A627AD" w14:textId="77777777" w:rsidR="00E03072" w:rsidRPr="00E03072" w:rsidRDefault="00E03072" w:rsidP="00E03072">
      <w:pPr>
        <w:pStyle w:val="Code"/>
        <w:rPr>
          <w:highlight w:val="white"/>
        </w:rPr>
      </w:pPr>
      <w:r w:rsidRPr="00E03072">
        <w:rPr>
          <w:highlight w:val="white"/>
        </w:rPr>
        <w:t xml:space="preserve">      else {</w:t>
      </w:r>
    </w:p>
    <w:p w14:paraId="694CD1EA" w14:textId="77777777" w:rsidR="00E03072" w:rsidRPr="00E03072" w:rsidRDefault="00E03072" w:rsidP="00E03072">
      <w:pPr>
        <w:pStyle w:val="Code"/>
        <w:rPr>
          <w:highlight w:val="white"/>
        </w:rPr>
      </w:pPr>
      <w:r w:rsidRPr="00E03072">
        <w:rPr>
          <w:highlight w:val="white"/>
        </w:rPr>
        <w:t xml:space="preserve">        List&lt;object&gt; fromList = (List&lt;object&gt;) fromInit;</w:t>
      </w:r>
    </w:p>
    <w:p w14:paraId="431DF572" w14:textId="77777777" w:rsidR="00E03072" w:rsidRPr="00E03072" w:rsidRDefault="00E03072" w:rsidP="00E03072">
      <w:pPr>
        <w:pStyle w:val="Code"/>
        <w:rPr>
          <w:highlight w:val="white"/>
        </w:rPr>
      </w:pPr>
      <w:r w:rsidRPr="00E03072">
        <w:rPr>
          <w:highlight w:val="white"/>
        </w:rPr>
        <w:t xml:space="preserve">      </w:t>
      </w:r>
    </w:p>
    <w:p w14:paraId="6F5DDE6B" w14:textId="77777777" w:rsidR="00E03072" w:rsidRPr="00E03072" w:rsidRDefault="00E03072" w:rsidP="00E03072">
      <w:pPr>
        <w:pStyle w:val="Code"/>
        <w:rPr>
          <w:highlight w:val="white"/>
        </w:rPr>
      </w:pPr>
      <w:r w:rsidRPr="00E03072">
        <w:rPr>
          <w:highlight w:val="white"/>
        </w:rPr>
        <w:t xml:space="preserve">        switch (toType.Sort) {</w:t>
      </w:r>
    </w:p>
    <w:p w14:paraId="7F2A9E10" w14:textId="77777777" w:rsidR="00E03072" w:rsidRPr="00E03072" w:rsidRDefault="00E03072" w:rsidP="00E03072">
      <w:pPr>
        <w:pStyle w:val="Code"/>
        <w:rPr>
          <w:highlight w:val="white"/>
        </w:rPr>
      </w:pPr>
      <w:r w:rsidRPr="00E03072">
        <w:rPr>
          <w:highlight w:val="white"/>
        </w:rPr>
        <w:t xml:space="preserve">          case Sort.Array: {</w:t>
      </w:r>
    </w:p>
    <w:p w14:paraId="20FEBAEF" w14:textId="77777777" w:rsidR="00E03072" w:rsidRPr="00E03072" w:rsidRDefault="00E03072" w:rsidP="00E03072">
      <w:pPr>
        <w:pStyle w:val="Code"/>
        <w:rPr>
          <w:highlight w:val="white"/>
        </w:rPr>
      </w:pPr>
      <w:r w:rsidRPr="00E03072">
        <w:rPr>
          <w:highlight w:val="white"/>
        </w:rPr>
        <w:t xml:space="preserve">              if (toType.ArraySize == 0) {</w:t>
      </w:r>
    </w:p>
    <w:p w14:paraId="675624AF" w14:textId="77777777" w:rsidR="00E03072" w:rsidRPr="00E03072" w:rsidRDefault="00E03072" w:rsidP="00E03072">
      <w:pPr>
        <w:pStyle w:val="Code"/>
        <w:rPr>
          <w:highlight w:val="white"/>
        </w:rPr>
      </w:pPr>
      <w:r w:rsidRPr="00E03072">
        <w:rPr>
          <w:highlight w:val="white"/>
        </w:rPr>
        <w:t xml:space="preserve">                toType.ArraySize = fromList.Count;</w:t>
      </w:r>
    </w:p>
    <w:p w14:paraId="6ECA40D0" w14:textId="77777777" w:rsidR="00E03072" w:rsidRPr="00E03072" w:rsidRDefault="00E03072" w:rsidP="00E03072">
      <w:pPr>
        <w:pStyle w:val="Code"/>
        <w:rPr>
          <w:highlight w:val="white"/>
        </w:rPr>
      </w:pPr>
      <w:r w:rsidRPr="00E03072">
        <w:rPr>
          <w:highlight w:val="white"/>
        </w:rPr>
        <w:t xml:space="preserve">              }</w:t>
      </w:r>
    </w:p>
    <w:p w14:paraId="60255356" w14:textId="77777777" w:rsidR="00E03072" w:rsidRPr="00E03072" w:rsidRDefault="00E03072" w:rsidP="00E03072">
      <w:pPr>
        <w:pStyle w:val="Code"/>
        <w:rPr>
          <w:highlight w:val="white"/>
        </w:rPr>
      </w:pPr>
    </w:p>
    <w:p w14:paraId="133D324B" w14:textId="77777777" w:rsidR="006725F0" w:rsidRDefault="00E03072" w:rsidP="00E03072">
      <w:pPr>
        <w:pStyle w:val="Code"/>
        <w:rPr>
          <w:highlight w:val="white"/>
        </w:rPr>
      </w:pPr>
      <w:r w:rsidRPr="00E03072">
        <w:rPr>
          <w:highlight w:val="white"/>
        </w:rPr>
        <w:t xml:space="preserve">              Assert.Error(!(fromList.Count &gt; toType.ArraySize),</w:t>
      </w:r>
    </w:p>
    <w:p w14:paraId="12FAFA1D" w14:textId="24C6904C" w:rsidR="00E03072" w:rsidRPr="00E03072" w:rsidRDefault="006725F0" w:rsidP="00E03072">
      <w:pPr>
        <w:pStyle w:val="Code"/>
        <w:rPr>
          <w:highlight w:val="white"/>
        </w:rPr>
      </w:pPr>
      <w:r>
        <w:rPr>
          <w:highlight w:val="white"/>
        </w:rPr>
        <w:t xml:space="preserve">                          </w:t>
      </w:r>
      <w:r w:rsidR="00E03072" w:rsidRPr="00E03072">
        <w:rPr>
          <w:highlight w:val="white"/>
        </w:rPr>
        <w:t xml:space="preserve"> toType, Message.Too_many_initializers);</w:t>
      </w:r>
    </w:p>
    <w:p w14:paraId="30BDBE38" w14:textId="77777777" w:rsidR="00E03072" w:rsidRPr="00E03072" w:rsidRDefault="00E03072" w:rsidP="00E03072">
      <w:pPr>
        <w:pStyle w:val="Code"/>
        <w:rPr>
          <w:highlight w:val="white"/>
        </w:rPr>
      </w:pPr>
      <w:r w:rsidRPr="00E03072">
        <w:rPr>
          <w:highlight w:val="white"/>
        </w:rPr>
        <w:t xml:space="preserve">            </w:t>
      </w:r>
    </w:p>
    <w:p w14:paraId="7A37339F" w14:textId="77777777" w:rsidR="00E03072" w:rsidRPr="00E03072" w:rsidRDefault="00E03072" w:rsidP="00E03072">
      <w:pPr>
        <w:pStyle w:val="Code"/>
        <w:rPr>
          <w:highlight w:val="white"/>
        </w:rPr>
      </w:pPr>
      <w:r w:rsidRPr="00E03072">
        <w:rPr>
          <w:highlight w:val="white"/>
        </w:rPr>
        <w:t xml:space="preserve">              for (int index = 0; index &lt; fromList.Count; ++index) {</w:t>
      </w:r>
    </w:p>
    <w:p w14:paraId="32C44D54" w14:textId="77777777" w:rsidR="00E03072" w:rsidRPr="00E03072" w:rsidRDefault="00E03072" w:rsidP="00E03072">
      <w:pPr>
        <w:pStyle w:val="Code"/>
        <w:rPr>
          <w:highlight w:val="white"/>
        </w:rPr>
      </w:pPr>
      <w:r w:rsidRPr="00E03072">
        <w:rPr>
          <w:highlight w:val="white"/>
        </w:rPr>
        <w:t xml:space="preserve">                Symbol subSymbol = new Symbol(toType.ArrayType, true);</w:t>
      </w:r>
    </w:p>
    <w:p w14:paraId="71C46262" w14:textId="77777777" w:rsidR="006725F0" w:rsidRDefault="00E03072" w:rsidP="00E03072">
      <w:pPr>
        <w:pStyle w:val="Code"/>
        <w:rPr>
          <w:highlight w:val="white"/>
        </w:rPr>
      </w:pPr>
      <w:r w:rsidRPr="00E03072">
        <w:rPr>
          <w:highlight w:val="white"/>
        </w:rPr>
        <w:t xml:space="preserve">                subSymbol.Offset = toSymbol.Offset +</w:t>
      </w:r>
    </w:p>
    <w:p w14:paraId="2FD75F04" w14:textId="2C99ED07" w:rsidR="00E03072" w:rsidRPr="00E03072" w:rsidRDefault="006725F0" w:rsidP="00E03072">
      <w:pPr>
        <w:pStyle w:val="Code"/>
        <w:rPr>
          <w:highlight w:val="white"/>
        </w:rPr>
      </w:pPr>
      <w:r>
        <w:rPr>
          <w:highlight w:val="white"/>
        </w:rPr>
        <w:t xml:space="preserve">                                  </w:t>
      </w:r>
      <w:r w:rsidR="00E03072" w:rsidRPr="00E03072">
        <w:rPr>
          <w:highlight w:val="white"/>
        </w:rPr>
        <w:t xml:space="preserve"> (index * toType.ArrayType.Size());</w:t>
      </w:r>
    </w:p>
    <w:p w14:paraId="7464EB93" w14:textId="77777777" w:rsidR="00E03072" w:rsidRPr="00E03072" w:rsidRDefault="00E03072" w:rsidP="00E03072">
      <w:pPr>
        <w:pStyle w:val="Code"/>
        <w:rPr>
          <w:highlight w:val="white"/>
        </w:rPr>
      </w:pPr>
      <w:r w:rsidRPr="00E03072">
        <w:rPr>
          <w:highlight w:val="white"/>
        </w:rPr>
        <w:t xml:space="preserve">                subSymbol.Name = toSymbol.Name + "[" + index + "]";</w:t>
      </w:r>
    </w:p>
    <w:p w14:paraId="5EAE5F69" w14:textId="77777777" w:rsidR="00E03072" w:rsidRPr="00E03072" w:rsidRDefault="00E03072" w:rsidP="00E03072">
      <w:pPr>
        <w:pStyle w:val="Code"/>
        <w:rPr>
          <w:highlight w:val="white"/>
        </w:rPr>
      </w:pPr>
      <w:r w:rsidRPr="00E03072">
        <w:rPr>
          <w:highlight w:val="white"/>
        </w:rPr>
        <w:t xml:space="preserve">                codeList.AddRange(GenerateAuto(subSymbol, fromList[index]));</w:t>
      </w:r>
    </w:p>
    <w:p w14:paraId="628F2678" w14:textId="77777777" w:rsidR="00E03072" w:rsidRPr="00E03072" w:rsidRDefault="00E03072" w:rsidP="00E03072">
      <w:pPr>
        <w:pStyle w:val="Code"/>
        <w:rPr>
          <w:highlight w:val="white"/>
        </w:rPr>
      </w:pPr>
      <w:r w:rsidRPr="00E03072">
        <w:rPr>
          <w:highlight w:val="white"/>
        </w:rPr>
        <w:t xml:space="preserve">              }</w:t>
      </w:r>
    </w:p>
    <w:p w14:paraId="28C3B5F1" w14:textId="77777777" w:rsidR="00E03072" w:rsidRPr="00E03072" w:rsidRDefault="00E03072" w:rsidP="00E03072">
      <w:pPr>
        <w:pStyle w:val="Code"/>
        <w:rPr>
          <w:highlight w:val="white"/>
        </w:rPr>
      </w:pPr>
      <w:r w:rsidRPr="00E03072">
        <w:rPr>
          <w:highlight w:val="white"/>
        </w:rPr>
        <w:t xml:space="preserve">            }</w:t>
      </w:r>
    </w:p>
    <w:p w14:paraId="7727AB0D" w14:textId="77777777" w:rsidR="00E03072" w:rsidRPr="00E03072" w:rsidRDefault="00E03072" w:rsidP="00E03072">
      <w:pPr>
        <w:pStyle w:val="Code"/>
        <w:rPr>
          <w:highlight w:val="white"/>
        </w:rPr>
      </w:pPr>
      <w:r w:rsidRPr="00E03072">
        <w:rPr>
          <w:highlight w:val="white"/>
        </w:rPr>
        <w:t xml:space="preserve">            break;</w:t>
      </w:r>
    </w:p>
    <w:p w14:paraId="47D9FD05" w14:textId="77777777" w:rsidR="00E03072" w:rsidRPr="00E03072" w:rsidRDefault="00E03072" w:rsidP="00E03072">
      <w:pPr>
        <w:pStyle w:val="Code"/>
        <w:rPr>
          <w:highlight w:val="white"/>
        </w:rPr>
      </w:pPr>
      <w:r w:rsidRPr="00E03072">
        <w:rPr>
          <w:highlight w:val="white"/>
        </w:rPr>
        <w:t xml:space="preserve">          </w:t>
      </w:r>
    </w:p>
    <w:p w14:paraId="10CC86DB" w14:textId="77777777" w:rsidR="00E03072" w:rsidRPr="00E03072" w:rsidRDefault="00E03072" w:rsidP="00E03072">
      <w:pPr>
        <w:pStyle w:val="Code"/>
        <w:rPr>
          <w:highlight w:val="white"/>
        </w:rPr>
      </w:pPr>
      <w:r w:rsidRPr="00E03072">
        <w:rPr>
          <w:highlight w:val="white"/>
        </w:rPr>
        <w:t xml:space="preserve">          case Sort.Struct: {</w:t>
      </w:r>
    </w:p>
    <w:p w14:paraId="115E3177" w14:textId="77777777" w:rsidR="00E03072" w:rsidRPr="00E03072" w:rsidRDefault="00E03072" w:rsidP="00E03072">
      <w:pPr>
        <w:pStyle w:val="Code"/>
        <w:rPr>
          <w:highlight w:val="white"/>
        </w:rPr>
      </w:pPr>
      <w:r w:rsidRPr="00E03072">
        <w:rPr>
          <w:highlight w:val="white"/>
        </w:rPr>
        <w:t xml:space="preserve">              IDictionary&lt;string,Symbol&gt; memberMap = toType.MemberMap;            </w:t>
      </w:r>
    </w:p>
    <w:p w14:paraId="77548FFC" w14:textId="77777777" w:rsidR="006725F0" w:rsidRDefault="00E03072" w:rsidP="00E03072">
      <w:pPr>
        <w:pStyle w:val="Code"/>
        <w:rPr>
          <w:highlight w:val="white"/>
        </w:rPr>
      </w:pPr>
      <w:r w:rsidRPr="00E03072">
        <w:rPr>
          <w:highlight w:val="white"/>
        </w:rPr>
        <w:t xml:space="preserve">              Assert.Error(!(fromList.Count &gt; memberMap.Count),</w:t>
      </w:r>
    </w:p>
    <w:p w14:paraId="659C54A8" w14:textId="6D19EC04" w:rsidR="00E03072" w:rsidRPr="00E03072" w:rsidRDefault="006725F0" w:rsidP="00E03072">
      <w:pPr>
        <w:pStyle w:val="Code"/>
        <w:rPr>
          <w:highlight w:val="white"/>
        </w:rPr>
      </w:pPr>
      <w:r>
        <w:rPr>
          <w:highlight w:val="white"/>
        </w:rPr>
        <w:t xml:space="preserve">                          </w:t>
      </w:r>
      <w:r w:rsidR="00E03072" w:rsidRPr="00E03072">
        <w:rPr>
          <w:highlight w:val="white"/>
        </w:rPr>
        <w:t xml:space="preserve"> toType, Message.Too_many_initializers);</w:t>
      </w:r>
    </w:p>
    <w:p w14:paraId="50CB0929" w14:textId="77777777" w:rsidR="006725F0" w:rsidRDefault="00E03072" w:rsidP="00E03072">
      <w:pPr>
        <w:pStyle w:val="Code"/>
        <w:rPr>
          <w:highlight w:val="white"/>
        </w:rPr>
      </w:pPr>
      <w:r w:rsidRPr="00E03072">
        <w:rPr>
          <w:highlight w:val="white"/>
        </w:rPr>
        <w:t xml:space="preserve">              Assert.Error(!(fromList.Count &lt; memberMap.Count),</w:t>
      </w:r>
    </w:p>
    <w:p w14:paraId="3968943D" w14:textId="4B765791" w:rsidR="00E03072" w:rsidRPr="00E03072" w:rsidRDefault="006725F0" w:rsidP="00E03072">
      <w:pPr>
        <w:pStyle w:val="Code"/>
        <w:rPr>
          <w:highlight w:val="white"/>
        </w:rPr>
      </w:pPr>
      <w:r>
        <w:rPr>
          <w:highlight w:val="white"/>
        </w:rPr>
        <w:t xml:space="preserve">                          </w:t>
      </w:r>
      <w:r w:rsidR="00E03072" w:rsidRPr="00E03072">
        <w:rPr>
          <w:highlight w:val="white"/>
        </w:rPr>
        <w:t xml:space="preserve"> toType, Message.Too_few_initializers);</w:t>
      </w:r>
    </w:p>
    <w:p w14:paraId="1D9D25D9" w14:textId="77777777" w:rsidR="006725F0" w:rsidRDefault="00E03072" w:rsidP="00E03072">
      <w:pPr>
        <w:pStyle w:val="Code"/>
        <w:rPr>
          <w:highlight w:val="white"/>
        </w:rPr>
      </w:pPr>
      <w:r w:rsidRPr="00E03072">
        <w:rPr>
          <w:highlight w:val="white"/>
        </w:rPr>
        <w:t xml:space="preserve">              KeyValuePair&lt;string, Symbol&gt;[] memberArray =</w:t>
      </w:r>
    </w:p>
    <w:p w14:paraId="7C0BAE84" w14:textId="66D5F6B9" w:rsidR="00E03072" w:rsidRPr="00E03072" w:rsidRDefault="006725F0" w:rsidP="00E03072">
      <w:pPr>
        <w:pStyle w:val="Code"/>
        <w:rPr>
          <w:highlight w:val="white"/>
        </w:rPr>
      </w:pPr>
      <w:r>
        <w:rPr>
          <w:highlight w:val="white"/>
        </w:rPr>
        <w:t xml:space="preserve">               </w:t>
      </w:r>
      <w:r w:rsidR="00E03072" w:rsidRPr="00E03072">
        <w:rPr>
          <w:highlight w:val="white"/>
        </w:rPr>
        <w:t xml:space="preserve"> new KeyValuePair&lt;string, Symbol&gt;[memberMap.Count];</w:t>
      </w:r>
    </w:p>
    <w:p w14:paraId="6732ED4B" w14:textId="77777777" w:rsidR="00E03072" w:rsidRPr="00E03072" w:rsidRDefault="00E03072" w:rsidP="00E03072">
      <w:pPr>
        <w:pStyle w:val="Code"/>
        <w:rPr>
          <w:highlight w:val="white"/>
        </w:rPr>
      </w:pPr>
      <w:r w:rsidRPr="00E03072">
        <w:rPr>
          <w:highlight w:val="white"/>
        </w:rPr>
        <w:t xml:space="preserve">              memberMap.CopyTo(memberArray, 0);</w:t>
      </w:r>
    </w:p>
    <w:p w14:paraId="27C65374" w14:textId="77777777" w:rsidR="00E03072" w:rsidRPr="00E03072" w:rsidRDefault="00E03072" w:rsidP="00E03072">
      <w:pPr>
        <w:pStyle w:val="Code"/>
        <w:rPr>
          <w:highlight w:val="white"/>
        </w:rPr>
      </w:pPr>
      <w:r w:rsidRPr="00E03072">
        <w:rPr>
          <w:highlight w:val="white"/>
        </w:rPr>
        <w:t xml:space="preserve">              </w:t>
      </w:r>
    </w:p>
    <w:p w14:paraId="7E7C509E" w14:textId="77777777" w:rsidR="00E03072" w:rsidRPr="00E03072" w:rsidRDefault="00E03072" w:rsidP="00E03072">
      <w:pPr>
        <w:pStyle w:val="Code"/>
        <w:rPr>
          <w:highlight w:val="white"/>
        </w:rPr>
      </w:pPr>
      <w:r w:rsidRPr="00E03072">
        <w:rPr>
          <w:highlight w:val="white"/>
        </w:rPr>
        <w:t xml:space="preserve">              for (int index = 0; index &lt; fromList.Count; ++index) {</w:t>
      </w:r>
    </w:p>
    <w:p w14:paraId="022DC88B" w14:textId="77777777" w:rsidR="00E03072" w:rsidRPr="00E03072" w:rsidRDefault="00E03072" w:rsidP="00E03072">
      <w:pPr>
        <w:pStyle w:val="Code"/>
        <w:rPr>
          <w:highlight w:val="white"/>
        </w:rPr>
      </w:pPr>
      <w:r w:rsidRPr="00E03072">
        <w:rPr>
          <w:highlight w:val="white"/>
        </w:rPr>
        <w:t xml:space="preserve">                Symbol memberSymbol = memberArray[index].Value;</w:t>
      </w:r>
    </w:p>
    <w:p w14:paraId="31733BD0" w14:textId="77777777" w:rsidR="00E03072" w:rsidRPr="00E03072" w:rsidRDefault="00E03072" w:rsidP="00E03072">
      <w:pPr>
        <w:pStyle w:val="Code"/>
        <w:rPr>
          <w:highlight w:val="white"/>
        </w:rPr>
      </w:pPr>
      <w:r w:rsidRPr="00E03072">
        <w:rPr>
          <w:highlight w:val="white"/>
        </w:rPr>
        <w:t xml:space="preserve">                Symbol subSymbol = new Symbol(memberSymbol.Type, true);</w:t>
      </w:r>
    </w:p>
    <w:p w14:paraId="3E14A134" w14:textId="77777777" w:rsidR="006725F0" w:rsidRDefault="00E03072" w:rsidP="00E03072">
      <w:pPr>
        <w:pStyle w:val="Code"/>
        <w:rPr>
          <w:highlight w:val="white"/>
        </w:rPr>
      </w:pPr>
      <w:r w:rsidRPr="00E03072">
        <w:rPr>
          <w:highlight w:val="white"/>
        </w:rPr>
        <w:t xml:space="preserve">                subSymbol.Name = toSymbol.Name + Symbol.SeparatorDot +</w:t>
      </w:r>
    </w:p>
    <w:p w14:paraId="2CCA60B3" w14:textId="509329DC" w:rsidR="00E03072" w:rsidRPr="00E03072" w:rsidRDefault="006725F0" w:rsidP="00E03072">
      <w:pPr>
        <w:pStyle w:val="Code"/>
        <w:rPr>
          <w:highlight w:val="white"/>
        </w:rPr>
      </w:pPr>
      <w:r>
        <w:rPr>
          <w:highlight w:val="white"/>
        </w:rPr>
        <w:t xml:space="preserve">                                </w:t>
      </w:r>
      <w:r w:rsidR="00E03072" w:rsidRPr="00E03072">
        <w:rPr>
          <w:highlight w:val="white"/>
        </w:rPr>
        <w:t xml:space="preserve"> memberSymbol.Name;</w:t>
      </w:r>
    </w:p>
    <w:p w14:paraId="6AEC7E1A" w14:textId="77777777" w:rsidR="00E03072" w:rsidRPr="00E03072" w:rsidRDefault="00E03072" w:rsidP="00E03072">
      <w:pPr>
        <w:pStyle w:val="Code"/>
        <w:rPr>
          <w:highlight w:val="white"/>
        </w:rPr>
      </w:pPr>
      <w:r w:rsidRPr="00E03072">
        <w:rPr>
          <w:highlight w:val="white"/>
        </w:rPr>
        <w:t xml:space="preserve">                subSymbol.Offset = toSymbol.Offset + memberSymbol.Offset;</w:t>
      </w:r>
    </w:p>
    <w:p w14:paraId="0DAEABCD" w14:textId="77777777" w:rsidR="00E03072" w:rsidRPr="00E03072" w:rsidRDefault="00E03072" w:rsidP="00E03072">
      <w:pPr>
        <w:pStyle w:val="Code"/>
        <w:rPr>
          <w:highlight w:val="white"/>
        </w:rPr>
      </w:pPr>
      <w:r w:rsidRPr="00E03072">
        <w:rPr>
          <w:highlight w:val="white"/>
        </w:rPr>
        <w:t xml:space="preserve">                codeList.AddRange(GenerateAuto(subSymbol, fromList[index]));</w:t>
      </w:r>
    </w:p>
    <w:p w14:paraId="010190CC" w14:textId="77777777" w:rsidR="00E03072" w:rsidRPr="00E03072" w:rsidRDefault="00E03072" w:rsidP="00E03072">
      <w:pPr>
        <w:pStyle w:val="Code"/>
        <w:rPr>
          <w:highlight w:val="white"/>
        </w:rPr>
      </w:pPr>
      <w:r w:rsidRPr="00E03072">
        <w:rPr>
          <w:highlight w:val="white"/>
        </w:rPr>
        <w:t xml:space="preserve">              }</w:t>
      </w:r>
    </w:p>
    <w:p w14:paraId="341C93DD" w14:textId="77777777" w:rsidR="00E03072" w:rsidRPr="00E03072" w:rsidRDefault="00E03072" w:rsidP="00E03072">
      <w:pPr>
        <w:pStyle w:val="Code"/>
        <w:rPr>
          <w:highlight w:val="white"/>
        </w:rPr>
      </w:pPr>
      <w:r w:rsidRPr="00E03072">
        <w:rPr>
          <w:highlight w:val="white"/>
        </w:rPr>
        <w:t xml:space="preserve">            }</w:t>
      </w:r>
    </w:p>
    <w:p w14:paraId="47615024" w14:textId="77777777" w:rsidR="00E03072" w:rsidRPr="00E03072" w:rsidRDefault="00E03072" w:rsidP="00E03072">
      <w:pPr>
        <w:pStyle w:val="Code"/>
        <w:rPr>
          <w:highlight w:val="white"/>
        </w:rPr>
      </w:pPr>
      <w:r w:rsidRPr="00E03072">
        <w:rPr>
          <w:highlight w:val="white"/>
        </w:rPr>
        <w:t xml:space="preserve">            break;</w:t>
      </w:r>
    </w:p>
    <w:p w14:paraId="7B4C45A9" w14:textId="77777777" w:rsidR="00E03072" w:rsidRPr="00E03072" w:rsidRDefault="00E03072" w:rsidP="00E03072">
      <w:pPr>
        <w:pStyle w:val="Code"/>
        <w:rPr>
          <w:highlight w:val="white"/>
        </w:rPr>
      </w:pPr>
      <w:r w:rsidRPr="00E03072">
        <w:rPr>
          <w:highlight w:val="white"/>
        </w:rPr>
        <w:t xml:space="preserve">          </w:t>
      </w:r>
    </w:p>
    <w:p w14:paraId="38195EFA" w14:textId="77777777" w:rsidR="00E03072" w:rsidRPr="00E03072" w:rsidRDefault="00E03072" w:rsidP="00E03072">
      <w:pPr>
        <w:pStyle w:val="Code"/>
        <w:rPr>
          <w:highlight w:val="white"/>
        </w:rPr>
      </w:pPr>
      <w:r w:rsidRPr="00E03072">
        <w:rPr>
          <w:highlight w:val="white"/>
        </w:rPr>
        <w:t xml:space="preserve">          case Sort.Union: {</w:t>
      </w:r>
    </w:p>
    <w:p w14:paraId="4ABBA4F2" w14:textId="77777777" w:rsidR="006725F0" w:rsidRDefault="00E03072" w:rsidP="00E03072">
      <w:pPr>
        <w:pStyle w:val="Code"/>
        <w:rPr>
          <w:highlight w:val="white"/>
        </w:rPr>
      </w:pPr>
      <w:r w:rsidRPr="00E03072">
        <w:rPr>
          <w:highlight w:val="white"/>
        </w:rPr>
        <w:t xml:space="preserve">              Assert.Error(fromList.Count == 1, toType,</w:t>
      </w:r>
    </w:p>
    <w:p w14:paraId="405D7CF4" w14:textId="0568D522" w:rsidR="00E03072" w:rsidRPr="00E03072" w:rsidRDefault="006725F0" w:rsidP="00E03072">
      <w:pPr>
        <w:pStyle w:val="Code"/>
        <w:rPr>
          <w:highlight w:val="white"/>
        </w:rPr>
      </w:pPr>
      <w:r>
        <w:rPr>
          <w:highlight w:val="white"/>
        </w:rPr>
        <w:t xml:space="preserve">                      </w:t>
      </w:r>
      <w:r w:rsidR="00E03072" w:rsidRPr="00E03072">
        <w:rPr>
          <w:highlight w:val="white"/>
        </w:rPr>
        <w:t xml:space="preserve"> Message.A_union_can_be_initalized_by_one_value_only);</w:t>
      </w:r>
    </w:p>
    <w:p w14:paraId="5D8F7834" w14:textId="77777777" w:rsidR="00E03072" w:rsidRPr="00E03072" w:rsidRDefault="00E03072" w:rsidP="00E03072">
      <w:pPr>
        <w:pStyle w:val="Code"/>
        <w:rPr>
          <w:highlight w:val="white"/>
        </w:rPr>
      </w:pPr>
      <w:r w:rsidRPr="00E03072">
        <w:rPr>
          <w:highlight w:val="white"/>
        </w:rPr>
        <w:t xml:space="preserve">              IDictionary&lt;string, Symbol&gt; memberMap = toType.MemberMap;</w:t>
      </w:r>
    </w:p>
    <w:p w14:paraId="64033B61" w14:textId="77777777" w:rsidR="00E03072" w:rsidRPr="00E03072" w:rsidRDefault="00E03072" w:rsidP="00E03072">
      <w:pPr>
        <w:pStyle w:val="Code"/>
        <w:rPr>
          <w:highlight w:val="white"/>
        </w:rPr>
      </w:pPr>
      <w:r w:rsidRPr="00E03072">
        <w:rPr>
          <w:highlight w:val="white"/>
        </w:rPr>
        <w:lastRenderedPageBreak/>
        <w:t xml:space="preserve">              Symbol firstSymbol = memberMap.Values.GetEnumerator().Current;</w:t>
      </w:r>
    </w:p>
    <w:p w14:paraId="6B09E5EE" w14:textId="77777777" w:rsidR="00E03072" w:rsidRPr="00E03072" w:rsidRDefault="00E03072" w:rsidP="00E03072">
      <w:pPr>
        <w:pStyle w:val="Code"/>
        <w:rPr>
          <w:highlight w:val="white"/>
        </w:rPr>
      </w:pPr>
      <w:r w:rsidRPr="00E03072">
        <w:rPr>
          <w:highlight w:val="white"/>
        </w:rPr>
        <w:t xml:space="preserve">              Symbol subSymbol = new Symbol(firstSymbol.Type, true);</w:t>
      </w:r>
    </w:p>
    <w:p w14:paraId="22A945F6" w14:textId="77777777" w:rsidR="006725F0" w:rsidRDefault="00E03072" w:rsidP="00E03072">
      <w:pPr>
        <w:pStyle w:val="Code"/>
        <w:rPr>
          <w:highlight w:val="white"/>
        </w:rPr>
      </w:pPr>
      <w:r w:rsidRPr="00E03072">
        <w:rPr>
          <w:highlight w:val="white"/>
        </w:rPr>
        <w:t xml:space="preserve">              subSymbol.Name = toSymbol.Name + Symbol.SeparatorId +</w:t>
      </w:r>
    </w:p>
    <w:p w14:paraId="75C6D8AA" w14:textId="71599698" w:rsidR="00E03072" w:rsidRPr="00E03072" w:rsidRDefault="006725F0" w:rsidP="00E03072">
      <w:pPr>
        <w:pStyle w:val="Code"/>
        <w:rPr>
          <w:highlight w:val="white"/>
        </w:rPr>
      </w:pPr>
      <w:r>
        <w:rPr>
          <w:highlight w:val="white"/>
        </w:rPr>
        <w:t xml:space="preserve">                              </w:t>
      </w:r>
      <w:r w:rsidR="00E03072" w:rsidRPr="00E03072">
        <w:rPr>
          <w:highlight w:val="white"/>
        </w:rPr>
        <w:t xml:space="preserve"> firstSymbol.Name;</w:t>
      </w:r>
    </w:p>
    <w:p w14:paraId="6872DFAD" w14:textId="77777777" w:rsidR="00E03072" w:rsidRPr="00E03072" w:rsidRDefault="00E03072" w:rsidP="00E03072">
      <w:pPr>
        <w:pStyle w:val="Code"/>
        <w:rPr>
          <w:highlight w:val="white"/>
        </w:rPr>
      </w:pPr>
      <w:r w:rsidRPr="00E03072">
        <w:rPr>
          <w:highlight w:val="white"/>
        </w:rPr>
        <w:t xml:space="preserve">              subSymbol.Offset = toSymbol.Offset;</w:t>
      </w:r>
    </w:p>
    <w:p w14:paraId="19FBDBAC" w14:textId="77777777" w:rsidR="00E03072" w:rsidRPr="00E03072" w:rsidRDefault="00E03072" w:rsidP="00E03072">
      <w:pPr>
        <w:pStyle w:val="Code"/>
        <w:rPr>
          <w:highlight w:val="white"/>
        </w:rPr>
      </w:pPr>
      <w:r w:rsidRPr="00E03072">
        <w:rPr>
          <w:highlight w:val="white"/>
        </w:rPr>
        <w:t xml:space="preserve">              codeList.AddRange(GenerateAuto(subSymbol, fromList[0]));</w:t>
      </w:r>
    </w:p>
    <w:p w14:paraId="6E271792" w14:textId="77777777" w:rsidR="00E03072" w:rsidRPr="00E03072" w:rsidRDefault="00E03072" w:rsidP="00E03072">
      <w:pPr>
        <w:pStyle w:val="Code"/>
        <w:rPr>
          <w:highlight w:val="white"/>
        </w:rPr>
      </w:pPr>
      <w:r w:rsidRPr="00E03072">
        <w:rPr>
          <w:highlight w:val="white"/>
        </w:rPr>
        <w:t xml:space="preserve">            }</w:t>
      </w:r>
    </w:p>
    <w:p w14:paraId="6CC01DD1" w14:textId="77777777" w:rsidR="00E03072" w:rsidRPr="00E03072" w:rsidRDefault="00E03072" w:rsidP="00E03072">
      <w:pPr>
        <w:pStyle w:val="Code"/>
        <w:rPr>
          <w:highlight w:val="white"/>
        </w:rPr>
      </w:pPr>
      <w:r w:rsidRPr="00E03072">
        <w:rPr>
          <w:highlight w:val="white"/>
        </w:rPr>
        <w:t xml:space="preserve">            break;</w:t>
      </w:r>
    </w:p>
    <w:p w14:paraId="2144DCC7" w14:textId="77777777" w:rsidR="00E03072" w:rsidRPr="00E03072" w:rsidRDefault="00E03072" w:rsidP="00E03072">
      <w:pPr>
        <w:pStyle w:val="Code"/>
        <w:rPr>
          <w:highlight w:val="white"/>
        </w:rPr>
      </w:pPr>
    </w:p>
    <w:p w14:paraId="69D68FE3" w14:textId="77777777" w:rsidR="00E03072" w:rsidRPr="00E03072" w:rsidRDefault="00E03072" w:rsidP="00E03072">
      <w:pPr>
        <w:pStyle w:val="Code"/>
        <w:rPr>
          <w:highlight w:val="white"/>
        </w:rPr>
      </w:pPr>
      <w:r w:rsidRPr="00E03072">
        <w:rPr>
          <w:highlight w:val="white"/>
        </w:rPr>
        <w:t xml:space="preserve">          default:</w:t>
      </w:r>
    </w:p>
    <w:p w14:paraId="513CEEB1" w14:textId="77777777" w:rsidR="006725F0" w:rsidRDefault="00E03072" w:rsidP="00E03072">
      <w:pPr>
        <w:pStyle w:val="Code"/>
        <w:rPr>
          <w:highlight w:val="white"/>
        </w:rPr>
      </w:pPr>
      <w:r w:rsidRPr="00E03072">
        <w:rPr>
          <w:highlight w:val="white"/>
        </w:rPr>
        <w:t xml:space="preserve">            Assert.Error(toType,</w:t>
      </w:r>
    </w:p>
    <w:p w14:paraId="675AF03F" w14:textId="31D64CA9" w:rsidR="00E03072" w:rsidRPr="00E03072" w:rsidRDefault="006725F0" w:rsidP="00E03072">
      <w:pPr>
        <w:pStyle w:val="Code"/>
        <w:rPr>
          <w:highlight w:val="white"/>
        </w:rPr>
      </w:pPr>
      <w:r>
        <w:rPr>
          <w:highlight w:val="white"/>
        </w:rPr>
        <w:t xml:space="preserve">           </w:t>
      </w:r>
      <w:r w:rsidR="00E03072" w:rsidRPr="00E03072">
        <w:rPr>
          <w:highlight w:val="white"/>
        </w:rPr>
        <w:t xml:space="preserve"> Message.Only_array_struct_or_union_can_be_initialized_by_a_list);</w:t>
      </w:r>
    </w:p>
    <w:p w14:paraId="26BF9999" w14:textId="77777777" w:rsidR="00E03072" w:rsidRPr="00E03072" w:rsidRDefault="00E03072" w:rsidP="00E03072">
      <w:pPr>
        <w:pStyle w:val="Code"/>
        <w:rPr>
          <w:highlight w:val="white"/>
        </w:rPr>
      </w:pPr>
      <w:r w:rsidRPr="00E03072">
        <w:rPr>
          <w:highlight w:val="white"/>
        </w:rPr>
        <w:t xml:space="preserve">            break;</w:t>
      </w:r>
    </w:p>
    <w:p w14:paraId="1F744DF6" w14:textId="77777777" w:rsidR="00E03072" w:rsidRPr="00E03072" w:rsidRDefault="00E03072" w:rsidP="00E03072">
      <w:pPr>
        <w:pStyle w:val="Code"/>
        <w:rPr>
          <w:highlight w:val="white"/>
        </w:rPr>
      </w:pPr>
      <w:r w:rsidRPr="00E03072">
        <w:rPr>
          <w:highlight w:val="white"/>
        </w:rPr>
        <w:t xml:space="preserve">        }</w:t>
      </w:r>
    </w:p>
    <w:p w14:paraId="4BDFA5DE" w14:textId="77777777" w:rsidR="00E03072" w:rsidRPr="00E03072" w:rsidRDefault="00E03072" w:rsidP="00E03072">
      <w:pPr>
        <w:pStyle w:val="Code"/>
        <w:rPr>
          <w:highlight w:val="white"/>
        </w:rPr>
      </w:pPr>
      <w:r w:rsidRPr="00E03072">
        <w:rPr>
          <w:highlight w:val="white"/>
        </w:rPr>
        <w:t xml:space="preserve">      }</w:t>
      </w:r>
    </w:p>
    <w:p w14:paraId="5DEB04C5" w14:textId="77777777" w:rsidR="00E03072" w:rsidRPr="00E03072" w:rsidRDefault="00E03072" w:rsidP="00E03072">
      <w:pPr>
        <w:pStyle w:val="Code"/>
        <w:rPr>
          <w:highlight w:val="white"/>
        </w:rPr>
      </w:pPr>
    </w:p>
    <w:p w14:paraId="1C22F294" w14:textId="77777777" w:rsidR="00E03072" w:rsidRPr="00E03072" w:rsidRDefault="00E03072" w:rsidP="00E03072">
      <w:pPr>
        <w:pStyle w:val="Code"/>
        <w:rPr>
          <w:highlight w:val="white"/>
        </w:rPr>
      </w:pPr>
      <w:r w:rsidRPr="00E03072">
        <w:rPr>
          <w:highlight w:val="white"/>
        </w:rPr>
        <w:t xml:space="preserve">      return codeList;</w:t>
      </w:r>
    </w:p>
    <w:p w14:paraId="03C0D8A8" w14:textId="77777777" w:rsidR="00E03072" w:rsidRPr="00E03072" w:rsidRDefault="00E03072" w:rsidP="00E03072">
      <w:pPr>
        <w:pStyle w:val="Code"/>
        <w:rPr>
          <w:highlight w:val="white"/>
        </w:rPr>
      </w:pPr>
      <w:r w:rsidRPr="00E03072">
        <w:rPr>
          <w:highlight w:val="white"/>
        </w:rPr>
        <w:t xml:space="preserve">    }</w:t>
      </w:r>
    </w:p>
    <w:p w14:paraId="1844640C" w14:textId="77777777" w:rsidR="00E03072" w:rsidRPr="00E03072" w:rsidRDefault="00E03072" w:rsidP="00E03072">
      <w:pPr>
        <w:pStyle w:val="Code"/>
        <w:rPr>
          <w:highlight w:val="white"/>
        </w:rPr>
      </w:pPr>
      <w:r w:rsidRPr="00E03072">
        <w:rPr>
          <w:highlight w:val="white"/>
        </w:rPr>
        <w:t xml:space="preserve">  }</w:t>
      </w:r>
    </w:p>
    <w:p w14:paraId="12BEF0FC" w14:textId="77777777" w:rsidR="00E03072" w:rsidRPr="00E03072" w:rsidRDefault="00E03072" w:rsidP="00E03072">
      <w:pPr>
        <w:pStyle w:val="Code"/>
        <w:rPr>
          <w:highlight w:val="white"/>
        </w:rPr>
      </w:pPr>
      <w:r w:rsidRPr="00E03072">
        <w:rPr>
          <w:highlight w:val="white"/>
        </w:rPr>
        <w:t>}</w:t>
      </w:r>
    </w:p>
    <w:p w14:paraId="303DAF97" w14:textId="23AEBD07" w:rsidR="00E03072" w:rsidRDefault="00E03072" w:rsidP="00E03072">
      <w:pPr>
        <w:pStyle w:val="CodeHeader"/>
        <w:rPr>
          <w:lang w:val="sv-SE"/>
        </w:rPr>
      </w:pPr>
      <w:proofErr w:type="spellStart"/>
      <w:r>
        <w:rPr>
          <w:highlight w:val="white"/>
          <w:lang w:val="sv-SE"/>
        </w:rPr>
        <w:t>GenerateStaticInitializer</w:t>
      </w:r>
      <w:r>
        <w:rPr>
          <w:lang w:val="sv-SE"/>
        </w:rPr>
        <w:t>.cs</w:t>
      </w:r>
      <w:proofErr w:type="spellEnd"/>
    </w:p>
    <w:p w14:paraId="1D0B1BC6" w14:textId="77777777" w:rsidR="00E03072" w:rsidRPr="00E03072" w:rsidRDefault="00E03072" w:rsidP="00E03072">
      <w:pPr>
        <w:pStyle w:val="Code"/>
        <w:rPr>
          <w:highlight w:val="white"/>
        </w:rPr>
      </w:pPr>
      <w:r w:rsidRPr="00E03072">
        <w:rPr>
          <w:highlight w:val="white"/>
        </w:rPr>
        <w:t>using System;</w:t>
      </w:r>
    </w:p>
    <w:p w14:paraId="4E353E5D" w14:textId="77777777" w:rsidR="00E03072" w:rsidRPr="00E03072" w:rsidRDefault="00E03072" w:rsidP="00E03072">
      <w:pPr>
        <w:pStyle w:val="Code"/>
        <w:rPr>
          <w:highlight w:val="white"/>
        </w:rPr>
      </w:pPr>
      <w:r w:rsidRPr="00E03072">
        <w:rPr>
          <w:highlight w:val="white"/>
        </w:rPr>
        <w:t>using System.Text;</w:t>
      </w:r>
    </w:p>
    <w:p w14:paraId="6BA661E8" w14:textId="77777777" w:rsidR="00E03072" w:rsidRPr="00E03072" w:rsidRDefault="00E03072" w:rsidP="00E03072">
      <w:pPr>
        <w:pStyle w:val="Code"/>
        <w:rPr>
          <w:highlight w:val="white"/>
        </w:rPr>
      </w:pPr>
      <w:r w:rsidRPr="00E03072">
        <w:rPr>
          <w:highlight w:val="white"/>
        </w:rPr>
        <w:t>using System.Globalization;</w:t>
      </w:r>
    </w:p>
    <w:p w14:paraId="6906DF3D" w14:textId="77777777" w:rsidR="00E03072" w:rsidRPr="00E03072" w:rsidRDefault="00E03072" w:rsidP="00E03072">
      <w:pPr>
        <w:pStyle w:val="Code"/>
        <w:rPr>
          <w:highlight w:val="white"/>
        </w:rPr>
      </w:pPr>
      <w:r w:rsidRPr="00E03072">
        <w:rPr>
          <w:highlight w:val="white"/>
        </w:rPr>
        <w:t>using System.Collections.Generic;</w:t>
      </w:r>
    </w:p>
    <w:p w14:paraId="47AF1EF8" w14:textId="77777777" w:rsidR="00E03072" w:rsidRPr="00E03072" w:rsidRDefault="00E03072" w:rsidP="00E03072">
      <w:pPr>
        <w:pStyle w:val="Code"/>
        <w:rPr>
          <w:highlight w:val="white"/>
        </w:rPr>
      </w:pPr>
    </w:p>
    <w:p w14:paraId="2443FAF2" w14:textId="77777777" w:rsidR="00E03072" w:rsidRPr="00E03072" w:rsidRDefault="00E03072" w:rsidP="00E03072">
      <w:pPr>
        <w:pStyle w:val="Code"/>
        <w:rPr>
          <w:highlight w:val="white"/>
        </w:rPr>
      </w:pPr>
      <w:r w:rsidRPr="00E03072">
        <w:rPr>
          <w:highlight w:val="white"/>
        </w:rPr>
        <w:t>namespace CCompiler {</w:t>
      </w:r>
    </w:p>
    <w:p w14:paraId="5EFECA23" w14:textId="77777777" w:rsidR="00E03072" w:rsidRPr="00E03072" w:rsidRDefault="00E03072" w:rsidP="00E03072">
      <w:pPr>
        <w:pStyle w:val="Code"/>
        <w:rPr>
          <w:highlight w:val="white"/>
        </w:rPr>
      </w:pPr>
      <w:r w:rsidRPr="00E03072">
        <w:rPr>
          <w:highlight w:val="white"/>
        </w:rPr>
        <w:t xml:space="preserve">  public class GenerateStaticInitializer {</w:t>
      </w:r>
    </w:p>
    <w:p w14:paraId="6F9D91B4" w14:textId="77777777" w:rsidR="00E03072" w:rsidRPr="00E03072" w:rsidRDefault="00E03072" w:rsidP="00E03072">
      <w:pPr>
        <w:pStyle w:val="Code"/>
        <w:rPr>
          <w:highlight w:val="white"/>
        </w:rPr>
      </w:pPr>
      <w:r w:rsidRPr="00E03072">
        <w:rPr>
          <w:highlight w:val="white"/>
        </w:rPr>
        <w:t xml:space="preserve">    public static List&lt;MiddleCode&gt; GenerateStatic(Type toType, object fromInit) {      </w:t>
      </w:r>
    </w:p>
    <w:p w14:paraId="0AEBA34D" w14:textId="77777777" w:rsidR="00E03072" w:rsidRPr="00E03072" w:rsidRDefault="00E03072" w:rsidP="00E03072">
      <w:pPr>
        <w:pStyle w:val="Code"/>
        <w:rPr>
          <w:highlight w:val="white"/>
        </w:rPr>
      </w:pPr>
      <w:r w:rsidRPr="00E03072">
        <w:rPr>
          <w:highlight w:val="white"/>
        </w:rPr>
        <w:t xml:space="preserve">      List&lt;MiddleCode&gt; middleCodeList = new List&lt;MiddleCode&gt;();</w:t>
      </w:r>
    </w:p>
    <w:p w14:paraId="0CE46CA9" w14:textId="77777777" w:rsidR="00E03072" w:rsidRPr="00E03072" w:rsidRDefault="00E03072" w:rsidP="00E03072">
      <w:pPr>
        <w:pStyle w:val="Code"/>
        <w:rPr>
          <w:highlight w:val="white"/>
        </w:rPr>
      </w:pPr>
    </w:p>
    <w:p w14:paraId="32293EE6" w14:textId="77777777" w:rsidR="00E03072" w:rsidRPr="00E03072" w:rsidRDefault="00E03072" w:rsidP="00E03072">
      <w:pPr>
        <w:pStyle w:val="Code"/>
        <w:rPr>
          <w:highlight w:val="white"/>
        </w:rPr>
      </w:pPr>
      <w:r w:rsidRPr="00E03072">
        <w:rPr>
          <w:highlight w:val="white"/>
        </w:rPr>
        <w:t xml:space="preserve">      if (fromInit is Expression) {</w:t>
      </w:r>
    </w:p>
    <w:p w14:paraId="735EDD89" w14:textId="77777777" w:rsidR="00E03072" w:rsidRPr="00E03072" w:rsidRDefault="00E03072" w:rsidP="00E03072">
      <w:pPr>
        <w:pStyle w:val="Code"/>
        <w:rPr>
          <w:highlight w:val="white"/>
        </w:rPr>
      </w:pPr>
      <w:r w:rsidRPr="00E03072">
        <w:rPr>
          <w:highlight w:val="white"/>
        </w:rPr>
        <w:t xml:space="preserve">        Expression fromExpression = (Expression) fromInit;</w:t>
      </w:r>
    </w:p>
    <w:p w14:paraId="1965C4C3" w14:textId="77777777" w:rsidR="00E03072" w:rsidRPr="00E03072" w:rsidRDefault="00E03072" w:rsidP="00E03072">
      <w:pPr>
        <w:pStyle w:val="Code"/>
        <w:rPr>
          <w:highlight w:val="white"/>
        </w:rPr>
      </w:pPr>
      <w:r w:rsidRPr="00E03072">
        <w:rPr>
          <w:highlight w:val="white"/>
        </w:rPr>
        <w:t xml:space="preserve">        Symbol fromSymbol = ((Expression) fromInit).Symbol;</w:t>
      </w:r>
    </w:p>
    <w:p w14:paraId="2E5050D9" w14:textId="77777777" w:rsidR="006725F0" w:rsidRDefault="00E03072" w:rsidP="00E03072">
      <w:pPr>
        <w:pStyle w:val="Code"/>
        <w:rPr>
          <w:highlight w:val="white"/>
        </w:rPr>
      </w:pPr>
      <w:r w:rsidRPr="00E03072">
        <w:rPr>
          <w:highlight w:val="white"/>
        </w:rPr>
        <w:t xml:space="preserve">        Assert.Error(fromSymbol.IsExternOrStatic(), fromSymbol,</w:t>
      </w:r>
    </w:p>
    <w:p w14:paraId="703A2735" w14:textId="07C2C219" w:rsidR="00E03072" w:rsidRPr="00E03072" w:rsidRDefault="006725F0" w:rsidP="00E03072">
      <w:pPr>
        <w:pStyle w:val="Code"/>
        <w:rPr>
          <w:highlight w:val="white"/>
        </w:rPr>
      </w:pPr>
      <w:r>
        <w:rPr>
          <w:highlight w:val="white"/>
        </w:rPr>
        <w:t xml:space="preserve">                    </w:t>
      </w:r>
      <w:r w:rsidR="00E03072" w:rsidRPr="00E03072">
        <w:rPr>
          <w:highlight w:val="white"/>
        </w:rPr>
        <w:t xml:space="preserve"> Message.Non__static_initializer);</w:t>
      </w:r>
    </w:p>
    <w:p w14:paraId="01FF0934" w14:textId="77777777" w:rsidR="00E03072" w:rsidRPr="00E03072" w:rsidRDefault="00E03072" w:rsidP="00E03072">
      <w:pPr>
        <w:pStyle w:val="Code"/>
        <w:rPr>
          <w:highlight w:val="white"/>
        </w:rPr>
      </w:pPr>
      <w:r w:rsidRPr="00E03072">
        <w:rPr>
          <w:highlight w:val="white"/>
        </w:rPr>
        <w:t xml:space="preserve">        Type fromType = fromSymbol.Type;</w:t>
      </w:r>
    </w:p>
    <w:p w14:paraId="3010C790" w14:textId="77777777" w:rsidR="00E03072" w:rsidRPr="00E03072" w:rsidRDefault="00E03072" w:rsidP="00E03072">
      <w:pPr>
        <w:pStyle w:val="Code"/>
        <w:rPr>
          <w:highlight w:val="white"/>
        </w:rPr>
      </w:pPr>
      <w:r w:rsidRPr="00E03072">
        <w:rPr>
          <w:highlight w:val="white"/>
        </w:rPr>
        <w:t xml:space="preserve">        object fromValue = fromSymbol.Value;</w:t>
      </w:r>
    </w:p>
    <w:p w14:paraId="0EC4B795" w14:textId="77777777" w:rsidR="00E03072" w:rsidRPr="00E03072" w:rsidRDefault="00E03072" w:rsidP="00E03072">
      <w:pPr>
        <w:pStyle w:val="Code"/>
        <w:rPr>
          <w:highlight w:val="white"/>
        </w:rPr>
      </w:pPr>
    </w:p>
    <w:p w14:paraId="2BC3988F" w14:textId="77777777" w:rsidR="00E03072" w:rsidRPr="00E03072" w:rsidRDefault="00E03072" w:rsidP="00E03072">
      <w:pPr>
        <w:pStyle w:val="Code"/>
        <w:rPr>
          <w:highlight w:val="white"/>
        </w:rPr>
      </w:pPr>
      <w:r w:rsidRPr="00E03072">
        <w:rPr>
          <w:highlight w:val="white"/>
        </w:rPr>
        <w:t xml:space="preserve">        if (toType.IsArray() &amp;&amp; fromType.IsString()) {</w:t>
      </w:r>
    </w:p>
    <w:p w14:paraId="09C08017" w14:textId="77777777" w:rsidR="00E03072" w:rsidRPr="00E03072" w:rsidRDefault="00E03072" w:rsidP="00E03072">
      <w:pPr>
        <w:pStyle w:val="Code"/>
        <w:rPr>
          <w:highlight w:val="white"/>
        </w:rPr>
      </w:pPr>
      <w:r w:rsidRPr="00E03072">
        <w:rPr>
          <w:highlight w:val="white"/>
        </w:rPr>
        <w:t xml:space="preserve">          Assert.ErrorA(toType.ArrayType.IsChar());</w:t>
      </w:r>
    </w:p>
    <w:p w14:paraId="38FEB98A" w14:textId="77777777" w:rsidR="00E03072" w:rsidRPr="00E03072" w:rsidRDefault="00E03072" w:rsidP="00E03072">
      <w:pPr>
        <w:pStyle w:val="Code"/>
        <w:rPr>
          <w:highlight w:val="white"/>
        </w:rPr>
      </w:pPr>
      <w:r w:rsidRPr="00E03072">
        <w:rPr>
          <w:highlight w:val="white"/>
        </w:rPr>
        <w:t xml:space="preserve">          string text = (string) fromSymbol.Value;</w:t>
      </w:r>
    </w:p>
    <w:p w14:paraId="02A45F2C" w14:textId="77777777" w:rsidR="006725F0" w:rsidRDefault="00E03072" w:rsidP="00E03072">
      <w:pPr>
        <w:pStyle w:val="Code"/>
        <w:rPr>
          <w:highlight w:val="white"/>
        </w:rPr>
      </w:pPr>
      <w:r w:rsidRPr="00E03072">
        <w:rPr>
          <w:highlight w:val="white"/>
        </w:rPr>
        <w:t xml:space="preserve">          middleCodeList.Add(new MiddleCode(MiddleOperator.Init,</w:t>
      </w:r>
    </w:p>
    <w:p w14:paraId="1F20AC0A" w14:textId="34F4780D" w:rsidR="00E03072" w:rsidRPr="00E03072" w:rsidRDefault="006725F0" w:rsidP="00E03072">
      <w:pPr>
        <w:pStyle w:val="Code"/>
        <w:rPr>
          <w:highlight w:val="white"/>
        </w:rPr>
      </w:pPr>
      <w:r>
        <w:rPr>
          <w:highlight w:val="white"/>
        </w:rPr>
        <w:t xml:space="preserve">                                    </w:t>
      </w:r>
      <w:r w:rsidR="00E03072" w:rsidRPr="00E03072">
        <w:rPr>
          <w:highlight w:val="white"/>
        </w:rPr>
        <w:t xml:space="preserve"> fromSymbol.Type.Sort, fromSymbol.Value));</w:t>
      </w:r>
    </w:p>
    <w:p w14:paraId="4374CB5B" w14:textId="77777777" w:rsidR="00E03072" w:rsidRPr="00E03072" w:rsidRDefault="00E03072" w:rsidP="00E03072">
      <w:pPr>
        <w:pStyle w:val="Code"/>
        <w:rPr>
          <w:highlight w:val="white"/>
        </w:rPr>
      </w:pPr>
      <w:r w:rsidRPr="00E03072">
        <w:rPr>
          <w:highlight w:val="white"/>
        </w:rPr>
        <w:t xml:space="preserve">        }</w:t>
      </w:r>
    </w:p>
    <w:p w14:paraId="72AA4616" w14:textId="77777777" w:rsidR="00E03072" w:rsidRPr="00E03072" w:rsidRDefault="00E03072" w:rsidP="00E03072">
      <w:pPr>
        <w:pStyle w:val="Code"/>
        <w:rPr>
          <w:highlight w:val="white"/>
        </w:rPr>
      </w:pPr>
      <w:r w:rsidRPr="00E03072">
        <w:rPr>
          <w:highlight w:val="white"/>
        </w:rPr>
        <w:t xml:space="preserve">        else if (toType.IsPointer() &amp;&amp; fromType.IsString()) {</w:t>
      </w:r>
    </w:p>
    <w:p w14:paraId="094FA6A4" w14:textId="77777777" w:rsidR="00E03072" w:rsidRPr="00E03072" w:rsidRDefault="00E03072" w:rsidP="00E03072">
      <w:pPr>
        <w:pStyle w:val="Code"/>
        <w:rPr>
          <w:highlight w:val="white"/>
        </w:rPr>
      </w:pPr>
      <w:r w:rsidRPr="00E03072">
        <w:rPr>
          <w:highlight w:val="white"/>
        </w:rPr>
        <w:t xml:space="preserve">          Assert.ErrorA(toType.PointerType.IsChar());</w:t>
      </w:r>
    </w:p>
    <w:p w14:paraId="4FB8A3BD" w14:textId="77777777" w:rsidR="00E03072" w:rsidRPr="00E03072" w:rsidRDefault="00E03072" w:rsidP="00E03072">
      <w:pPr>
        <w:pStyle w:val="Code"/>
        <w:rPr>
          <w:highlight w:val="white"/>
        </w:rPr>
      </w:pPr>
      <w:r w:rsidRPr="00E03072">
        <w:rPr>
          <w:highlight w:val="white"/>
        </w:rPr>
        <w:t xml:space="preserve">          middleCodeList.Add(new MiddleCode(MiddleOperator.Init, Sort.Pointer,</w:t>
      </w:r>
    </w:p>
    <w:p w14:paraId="796E7268" w14:textId="77777777" w:rsidR="00E03072" w:rsidRPr="00E03072" w:rsidRDefault="00E03072" w:rsidP="00E03072">
      <w:pPr>
        <w:pStyle w:val="Code"/>
        <w:rPr>
          <w:highlight w:val="white"/>
        </w:rPr>
      </w:pPr>
      <w:r w:rsidRPr="00E03072">
        <w:rPr>
          <w:highlight w:val="white"/>
        </w:rPr>
        <w:t xml:space="preserve">                             Symbol.ValueName(toType, fromSymbol.Value)));</w:t>
      </w:r>
    </w:p>
    <w:p w14:paraId="1D27FD70" w14:textId="77777777" w:rsidR="00E03072" w:rsidRPr="00E03072" w:rsidRDefault="00E03072" w:rsidP="00E03072">
      <w:pPr>
        <w:pStyle w:val="Code"/>
        <w:rPr>
          <w:highlight w:val="white"/>
        </w:rPr>
      </w:pPr>
      <w:r w:rsidRPr="00E03072">
        <w:rPr>
          <w:highlight w:val="white"/>
        </w:rPr>
        <w:t xml:space="preserve">        }</w:t>
      </w:r>
    </w:p>
    <w:p w14:paraId="22327CB1" w14:textId="77777777" w:rsidR="00E03072" w:rsidRPr="00E03072" w:rsidRDefault="00E03072" w:rsidP="00E03072">
      <w:pPr>
        <w:pStyle w:val="Code"/>
        <w:rPr>
          <w:highlight w:val="white"/>
        </w:rPr>
      </w:pPr>
      <w:r w:rsidRPr="00E03072">
        <w:rPr>
          <w:highlight w:val="white"/>
        </w:rPr>
        <w:t xml:space="preserve">        else if (toType.IsPointer() &amp;&amp; (fromSymbol.Value is StaticAddress)) {</w:t>
      </w:r>
    </w:p>
    <w:p w14:paraId="05E66553" w14:textId="77777777" w:rsidR="00E03072" w:rsidRPr="00E03072" w:rsidRDefault="00E03072" w:rsidP="00E03072">
      <w:pPr>
        <w:pStyle w:val="Code"/>
        <w:rPr>
          <w:highlight w:val="white"/>
        </w:rPr>
      </w:pPr>
      <w:r w:rsidRPr="00E03072">
        <w:rPr>
          <w:highlight w:val="white"/>
        </w:rPr>
        <w:t xml:space="preserve">          Assert.ErrorA(fromType.IsPointer()  &amp;&amp; toType.IsPointer());</w:t>
      </w:r>
    </w:p>
    <w:p w14:paraId="6396D249" w14:textId="77777777" w:rsidR="002C2806" w:rsidRDefault="00E03072" w:rsidP="00E03072">
      <w:pPr>
        <w:pStyle w:val="Code"/>
        <w:rPr>
          <w:highlight w:val="white"/>
        </w:rPr>
      </w:pPr>
      <w:r w:rsidRPr="00E03072">
        <w:rPr>
          <w:highlight w:val="white"/>
        </w:rPr>
        <w:t xml:space="preserve">          middleCodeList.Add(new MiddleCode(MiddleOperator.Init, toType.Sort,</w:t>
      </w:r>
    </w:p>
    <w:p w14:paraId="72C9DE84" w14:textId="4BAFA3A6" w:rsidR="00E03072" w:rsidRPr="00E03072" w:rsidRDefault="002C2806" w:rsidP="00E03072">
      <w:pPr>
        <w:pStyle w:val="Code"/>
        <w:rPr>
          <w:highlight w:val="white"/>
        </w:rPr>
      </w:pPr>
      <w:r>
        <w:rPr>
          <w:highlight w:val="white"/>
        </w:rPr>
        <w:t xml:space="preserve">                                           </w:t>
      </w:r>
      <w:r w:rsidR="00E03072" w:rsidRPr="00E03072">
        <w:rPr>
          <w:highlight w:val="white"/>
        </w:rPr>
        <w:t xml:space="preserve"> fromSymbol.Value));</w:t>
      </w:r>
    </w:p>
    <w:p w14:paraId="456A6517" w14:textId="77777777" w:rsidR="00E03072" w:rsidRPr="00E03072" w:rsidRDefault="00E03072" w:rsidP="00E03072">
      <w:pPr>
        <w:pStyle w:val="Code"/>
        <w:rPr>
          <w:highlight w:val="white"/>
        </w:rPr>
      </w:pPr>
      <w:r w:rsidRPr="00E03072">
        <w:rPr>
          <w:highlight w:val="white"/>
        </w:rPr>
        <w:t xml:space="preserve">        }</w:t>
      </w:r>
    </w:p>
    <w:p w14:paraId="1DB4F601" w14:textId="77777777" w:rsidR="00E03072" w:rsidRPr="00E03072" w:rsidRDefault="00E03072" w:rsidP="00E03072">
      <w:pPr>
        <w:pStyle w:val="Code"/>
        <w:rPr>
          <w:highlight w:val="white"/>
        </w:rPr>
      </w:pPr>
      <w:r w:rsidRPr="00E03072">
        <w:rPr>
          <w:highlight w:val="white"/>
        </w:rPr>
        <w:lastRenderedPageBreak/>
        <w:t xml:space="preserve">        else if (toType.IsPointer() &amp;&amp; fromType.IsArrayFunctionOrString()) {</w:t>
      </w:r>
    </w:p>
    <w:p w14:paraId="4DA2F659" w14:textId="77777777" w:rsidR="00337F95" w:rsidRDefault="00E03072" w:rsidP="00E03072">
      <w:pPr>
        <w:pStyle w:val="Code"/>
        <w:rPr>
          <w:highlight w:val="white"/>
        </w:rPr>
      </w:pPr>
      <w:r w:rsidRPr="00E03072">
        <w:rPr>
          <w:highlight w:val="white"/>
        </w:rPr>
        <w:t xml:space="preserve">          Assert.ErrorA((fromType.IsString() &amp;&amp; toType.PointerType.IsChar())</w:t>
      </w:r>
    </w:p>
    <w:p w14:paraId="4672EC2F" w14:textId="7685C187" w:rsidR="002C2806" w:rsidRDefault="00337F95" w:rsidP="00E03072">
      <w:pPr>
        <w:pStyle w:val="Code"/>
        <w:rPr>
          <w:highlight w:val="white"/>
        </w:rPr>
      </w:pPr>
      <w:r>
        <w:rPr>
          <w:highlight w:val="white"/>
        </w:rPr>
        <w:t xml:space="preserve">                      </w:t>
      </w:r>
      <w:r w:rsidR="00E03072" w:rsidRPr="00E03072">
        <w:rPr>
          <w:highlight w:val="white"/>
        </w:rPr>
        <w:t xml:space="preserve"> </w:t>
      </w:r>
      <w:r>
        <w:rPr>
          <w:highlight w:val="white"/>
        </w:rPr>
        <w:t xml:space="preserve"> </w:t>
      </w:r>
      <w:r w:rsidR="00E03072" w:rsidRPr="00E03072">
        <w:rPr>
          <w:highlight w:val="white"/>
        </w:rPr>
        <w:t>||(fromType.IsArray() &amp;&amp;</w:t>
      </w:r>
    </w:p>
    <w:p w14:paraId="4FC38DA1" w14:textId="1D120148" w:rsidR="00E03072" w:rsidRPr="00E03072" w:rsidRDefault="002C2806" w:rsidP="00E03072">
      <w:pPr>
        <w:pStyle w:val="Code"/>
        <w:rPr>
          <w:highlight w:val="white"/>
        </w:rPr>
      </w:pPr>
      <w:r>
        <w:rPr>
          <w:highlight w:val="white"/>
        </w:rPr>
        <w:t xml:space="preserve">                       </w:t>
      </w:r>
      <w:r w:rsidR="00173577">
        <w:rPr>
          <w:highlight w:val="white"/>
        </w:rPr>
        <w:t xml:space="preserve">   </w:t>
      </w:r>
      <w:r w:rsidR="00E03072" w:rsidRPr="00E03072">
        <w:rPr>
          <w:highlight w:val="white"/>
        </w:rPr>
        <w:t xml:space="preserve"> fromType.ArrayType.Equals(toType.PointerType)) ||</w:t>
      </w:r>
    </w:p>
    <w:p w14:paraId="193D8A11" w14:textId="4EE0AC54" w:rsidR="002C2806" w:rsidRDefault="00E03072" w:rsidP="00E03072">
      <w:pPr>
        <w:pStyle w:val="Code"/>
        <w:rPr>
          <w:highlight w:val="white"/>
        </w:rPr>
      </w:pPr>
      <w:r w:rsidRPr="00E03072">
        <w:rPr>
          <w:highlight w:val="white"/>
        </w:rPr>
        <w:t xml:space="preserve">                       </w:t>
      </w:r>
      <w:r w:rsidR="000067F4">
        <w:rPr>
          <w:highlight w:val="white"/>
        </w:rPr>
        <w:t xml:space="preserve"> </w:t>
      </w:r>
      <w:r w:rsidRPr="00E03072">
        <w:rPr>
          <w:highlight w:val="white"/>
        </w:rPr>
        <w:t>(fromType.IsFunction() &amp;&amp;</w:t>
      </w:r>
    </w:p>
    <w:p w14:paraId="1C1D2A1D" w14:textId="1C3FF5E0" w:rsidR="00E03072" w:rsidRPr="00E03072" w:rsidRDefault="002C2806" w:rsidP="00E03072">
      <w:pPr>
        <w:pStyle w:val="Code"/>
        <w:rPr>
          <w:highlight w:val="white"/>
        </w:rPr>
      </w:pPr>
      <w:r>
        <w:rPr>
          <w:highlight w:val="white"/>
        </w:rPr>
        <w:t xml:space="preserve">                       </w:t>
      </w:r>
      <w:r w:rsidR="00E03072" w:rsidRPr="00E03072">
        <w:rPr>
          <w:highlight w:val="white"/>
        </w:rPr>
        <w:t xml:space="preserve"> </w:t>
      </w:r>
      <w:r w:rsidR="000067F4">
        <w:rPr>
          <w:highlight w:val="white"/>
        </w:rPr>
        <w:t xml:space="preserve"> </w:t>
      </w:r>
      <w:r w:rsidR="00E03072" w:rsidRPr="00E03072">
        <w:rPr>
          <w:highlight w:val="white"/>
        </w:rPr>
        <w:t>fromType.Equals(toType.PointerType)));</w:t>
      </w:r>
    </w:p>
    <w:p w14:paraId="25E55F19" w14:textId="77777777" w:rsidR="00E03072" w:rsidRPr="00E03072" w:rsidRDefault="00E03072" w:rsidP="00E03072">
      <w:pPr>
        <w:pStyle w:val="Code"/>
        <w:rPr>
          <w:highlight w:val="white"/>
        </w:rPr>
      </w:pPr>
      <w:r w:rsidRPr="00E03072">
        <w:rPr>
          <w:highlight w:val="white"/>
        </w:rPr>
        <w:t xml:space="preserve">          if (fromType.IsArray()) {</w:t>
      </w:r>
    </w:p>
    <w:p w14:paraId="61106D55" w14:textId="77777777" w:rsidR="002C2806" w:rsidRDefault="00E03072" w:rsidP="00E03072">
      <w:pPr>
        <w:pStyle w:val="Code"/>
        <w:rPr>
          <w:highlight w:val="white"/>
        </w:rPr>
      </w:pPr>
      <w:r w:rsidRPr="00E03072">
        <w:rPr>
          <w:highlight w:val="white"/>
        </w:rPr>
        <w:t xml:space="preserve">            StaticAddress staticAddress =</w:t>
      </w:r>
    </w:p>
    <w:p w14:paraId="6B7DFD46" w14:textId="1EC50A21" w:rsidR="00E03072" w:rsidRPr="00E03072" w:rsidRDefault="002C2806" w:rsidP="00E03072">
      <w:pPr>
        <w:pStyle w:val="Code"/>
        <w:rPr>
          <w:highlight w:val="white"/>
        </w:rPr>
      </w:pPr>
      <w:r>
        <w:rPr>
          <w:highlight w:val="white"/>
        </w:rPr>
        <w:t xml:space="preserve">              </w:t>
      </w:r>
      <w:r w:rsidR="00E03072" w:rsidRPr="00E03072">
        <w:rPr>
          <w:highlight w:val="white"/>
        </w:rPr>
        <w:t>new StaticAddress(fromSymbol.UniqueName, 0);</w:t>
      </w:r>
    </w:p>
    <w:p w14:paraId="268F6CBB" w14:textId="77777777" w:rsidR="002C2806" w:rsidRDefault="00E03072" w:rsidP="00E03072">
      <w:pPr>
        <w:pStyle w:val="Code"/>
        <w:rPr>
          <w:highlight w:val="white"/>
        </w:rPr>
      </w:pPr>
      <w:r w:rsidRPr="00E03072">
        <w:rPr>
          <w:highlight w:val="white"/>
        </w:rPr>
        <w:t xml:space="preserve">            middleCodeList.Add(new MiddleCode(MiddleOperator.Init,</w:t>
      </w:r>
    </w:p>
    <w:p w14:paraId="5B6A534D" w14:textId="238C8AA7" w:rsidR="00E03072" w:rsidRPr="00E03072" w:rsidRDefault="002C2806" w:rsidP="00E03072">
      <w:pPr>
        <w:pStyle w:val="Code"/>
        <w:rPr>
          <w:highlight w:val="white"/>
        </w:rPr>
      </w:pPr>
      <w:r>
        <w:rPr>
          <w:highlight w:val="white"/>
        </w:rPr>
        <w:t xml:space="preserve">                                             </w:t>
      </w:r>
      <w:r w:rsidR="00E03072" w:rsidRPr="00E03072">
        <w:rPr>
          <w:highlight w:val="white"/>
        </w:rPr>
        <w:t xml:space="preserve"> toType.Sort, staticAddress));</w:t>
      </w:r>
    </w:p>
    <w:p w14:paraId="190A87F8" w14:textId="77777777" w:rsidR="00E03072" w:rsidRPr="00E03072" w:rsidRDefault="00E03072" w:rsidP="00E03072">
      <w:pPr>
        <w:pStyle w:val="Code"/>
        <w:rPr>
          <w:highlight w:val="white"/>
        </w:rPr>
      </w:pPr>
      <w:r w:rsidRPr="00E03072">
        <w:rPr>
          <w:highlight w:val="white"/>
        </w:rPr>
        <w:t xml:space="preserve">          }</w:t>
      </w:r>
    </w:p>
    <w:p w14:paraId="440EE426" w14:textId="77777777" w:rsidR="00E03072" w:rsidRPr="00E03072" w:rsidRDefault="00E03072" w:rsidP="00E03072">
      <w:pPr>
        <w:pStyle w:val="Code"/>
        <w:rPr>
          <w:highlight w:val="white"/>
        </w:rPr>
      </w:pPr>
      <w:r w:rsidRPr="00E03072">
        <w:rPr>
          <w:highlight w:val="white"/>
        </w:rPr>
        <w:t xml:space="preserve">          else {</w:t>
      </w:r>
    </w:p>
    <w:p w14:paraId="37BC0E24" w14:textId="77777777" w:rsidR="002C2806" w:rsidRDefault="00E03072" w:rsidP="00E03072">
      <w:pPr>
        <w:pStyle w:val="Code"/>
        <w:rPr>
          <w:highlight w:val="white"/>
        </w:rPr>
      </w:pPr>
      <w:r w:rsidRPr="00E03072">
        <w:rPr>
          <w:highlight w:val="white"/>
        </w:rPr>
        <w:t xml:space="preserve">            middleCodeList.Add(new MiddleCode(MiddleOperator.Init,</w:t>
      </w:r>
    </w:p>
    <w:p w14:paraId="0A536258" w14:textId="434FD47B" w:rsidR="00E03072" w:rsidRPr="00E03072" w:rsidRDefault="002C2806" w:rsidP="00E03072">
      <w:pPr>
        <w:pStyle w:val="Code"/>
        <w:rPr>
          <w:highlight w:val="white"/>
        </w:rPr>
      </w:pPr>
      <w:r>
        <w:rPr>
          <w:highlight w:val="white"/>
        </w:rPr>
        <w:t xml:space="preserve">                                             </w:t>
      </w:r>
      <w:r w:rsidR="00E03072" w:rsidRPr="00E03072">
        <w:rPr>
          <w:highlight w:val="white"/>
        </w:rPr>
        <w:t xml:space="preserve"> toType.Sort, fromSymbol.Value));</w:t>
      </w:r>
    </w:p>
    <w:p w14:paraId="3BF089F5" w14:textId="77777777" w:rsidR="00E03072" w:rsidRPr="00E03072" w:rsidRDefault="00E03072" w:rsidP="00E03072">
      <w:pPr>
        <w:pStyle w:val="Code"/>
        <w:rPr>
          <w:highlight w:val="white"/>
        </w:rPr>
      </w:pPr>
      <w:r w:rsidRPr="00E03072">
        <w:rPr>
          <w:highlight w:val="white"/>
        </w:rPr>
        <w:t xml:space="preserve">          }</w:t>
      </w:r>
    </w:p>
    <w:p w14:paraId="15E95A7E" w14:textId="77777777" w:rsidR="00E03072" w:rsidRPr="00E03072" w:rsidRDefault="00E03072" w:rsidP="00E03072">
      <w:pPr>
        <w:pStyle w:val="Code"/>
        <w:rPr>
          <w:highlight w:val="white"/>
        </w:rPr>
      </w:pPr>
      <w:r w:rsidRPr="00E03072">
        <w:rPr>
          <w:highlight w:val="white"/>
        </w:rPr>
        <w:t xml:space="preserve">        }</w:t>
      </w:r>
    </w:p>
    <w:p w14:paraId="34414920" w14:textId="77777777" w:rsidR="00E03072" w:rsidRPr="00E03072" w:rsidRDefault="00E03072" w:rsidP="00E03072">
      <w:pPr>
        <w:pStyle w:val="Code"/>
        <w:rPr>
          <w:highlight w:val="white"/>
        </w:rPr>
      </w:pPr>
      <w:r w:rsidRPr="00E03072">
        <w:rPr>
          <w:highlight w:val="white"/>
        </w:rPr>
        <w:t xml:space="preserve">        else {</w:t>
      </w:r>
    </w:p>
    <w:p w14:paraId="18DC40DB" w14:textId="77777777" w:rsidR="002C2806" w:rsidRDefault="00E03072" w:rsidP="00E03072">
      <w:pPr>
        <w:pStyle w:val="Code"/>
        <w:rPr>
          <w:highlight w:val="white"/>
        </w:rPr>
      </w:pPr>
      <w:r w:rsidRPr="00E03072">
        <w:rPr>
          <w:highlight w:val="white"/>
        </w:rPr>
        <w:t xml:space="preserve">          Expression toExpression =</w:t>
      </w:r>
    </w:p>
    <w:p w14:paraId="479F10B0" w14:textId="7A4ABC6B" w:rsidR="00E03072" w:rsidRPr="00E03072" w:rsidRDefault="002C2806" w:rsidP="00E03072">
      <w:pPr>
        <w:pStyle w:val="Code"/>
        <w:rPr>
          <w:highlight w:val="white"/>
        </w:rPr>
      </w:pPr>
      <w:r>
        <w:rPr>
          <w:highlight w:val="white"/>
        </w:rPr>
        <w:t xml:space="preserve">           </w:t>
      </w:r>
      <w:r w:rsidR="00E03072" w:rsidRPr="00E03072">
        <w:rPr>
          <w:highlight w:val="white"/>
        </w:rPr>
        <w:t xml:space="preserve"> TypeCast.ImplicitCast(fromExpression, toType);</w:t>
      </w:r>
    </w:p>
    <w:p w14:paraId="3C501564" w14:textId="77777777" w:rsidR="00E03072" w:rsidRPr="00E03072" w:rsidRDefault="00E03072" w:rsidP="00E03072">
      <w:pPr>
        <w:pStyle w:val="Code"/>
        <w:rPr>
          <w:highlight w:val="white"/>
        </w:rPr>
      </w:pPr>
      <w:r w:rsidRPr="00E03072">
        <w:rPr>
          <w:highlight w:val="white"/>
        </w:rPr>
        <w:t xml:space="preserve">          Symbol toSymbol = toExpression.Symbol;</w:t>
      </w:r>
    </w:p>
    <w:p w14:paraId="360492C3" w14:textId="77777777" w:rsidR="002C2806" w:rsidRDefault="00E03072" w:rsidP="00E03072">
      <w:pPr>
        <w:pStyle w:val="Code"/>
        <w:rPr>
          <w:highlight w:val="white"/>
        </w:rPr>
      </w:pPr>
      <w:r w:rsidRPr="00E03072">
        <w:rPr>
          <w:highlight w:val="white"/>
        </w:rPr>
        <w:t xml:space="preserve">          Assert.Error(toSymbol.Value != null, toSymbol,</w:t>
      </w:r>
    </w:p>
    <w:p w14:paraId="675174EB" w14:textId="5BA2A39C" w:rsidR="00E03072" w:rsidRPr="00E03072" w:rsidRDefault="002C2806" w:rsidP="00E03072">
      <w:pPr>
        <w:pStyle w:val="Code"/>
        <w:rPr>
          <w:highlight w:val="white"/>
        </w:rPr>
      </w:pPr>
      <w:r>
        <w:rPr>
          <w:highlight w:val="white"/>
        </w:rPr>
        <w:t xml:space="preserve">                      </w:t>
      </w:r>
      <w:r w:rsidR="00E03072" w:rsidRPr="00E03072">
        <w:rPr>
          <w:highlight w:val="white"/>
        </w:rPr>
        <w:t xml:space="preserve"> Message.Non__constant_expression);</w:t>
      </w:r>
    </w:p>
    <w:p w14:paraId="7D2A5B03" w14:textId="77777777" w:rsidR="002C2806" w:rsidRDefault="00E03072" w:rsidP="00E03072">
      <w:pPr>
        <w:pStyle w:val="Code"/>
        <w:rPr>
          <w:highlight w:val="white"/>
        </w:rPr>
      </w:pPr>
      <w:r w:rsidRPr="00E03072">
        <w:rPr>
          <w:highlight w:val="white"/>
        </w:rPr>
        <w:t xml:space="preserve">          middleCodeList.Add(new MiddleCode(MiddleOperator.Init,</w:t>
      </w:r>
    </w:p>
    <w:p w14:paraId="3AFF422C" w14:textId="78A23598" w:rsidR="00E03072" w:rsidRPr="00E03072" w:rsidRDefault="002C2806" w:rsidP="00E03072">
      <w:pPr>
        <w:pStyle w:val="Code"/>
        <w:rPr>
          <w:highlight w:val="white"/>
        </w:rPr>
      </w:pPr>
      <w:r>
        <w:rPr>
          <w:highlight w:val="white"/>
        </w:rPr>
        <w:t xml:space="preserve">                                    </w:t>
      </w:r>
      <w:r w:rsidR="00E03072" w:rsidRPr="00E03072">
        <w:rPr>
          <w:highlight w:val="white"/>
        </w:rPr>
        <w:t xml:space="preserve"> fromSymbol.Type.Sort, fromSymbol.Value));</w:t>
      </w:r>
    </w:p>
    <w:p w14:paraId="6D9A73EA" w14:textId="77777777" w:rsidR="00E03072" w:rsidRPr="00E03072" w:rsidRDefault="00E03072" w:rsidP="00E03072">
      <w:pPr>
        <w:pStyle w:val="Code"/>
        <w:rPr>
          <w:highlight w:val="white"/>
        </w:rPr>
      </w:pPr>
      <w:r w:rsidRPr="00E03072">
        <w:rPr>
          <w:highlight w:val="white"/>
        </w:rPr>
        <w:t xml:space="preserve">        }</w:t>
      </w:r>
    </w:p>
    <w:p w14:paraId="595DC15B" w14:textId="77777777" w:rsidR="00E03072" w:rsidRPr="00E03072" w:rsidRDefault="00E03072" w:rsidP="00E03072">
      <w:pPr>
        <w:pStyle w:val="Code"/>
        <w:rPr>
          <w:highlight w:val="white"/>
        </w:rPr>
      </w:pPr>
      <w:r w:rsidRPr="00E03072">
        <w:rPr>
          <w:highlight w:val="white"/>
        </w:rPr>
        <w:t xml:space="preserve">      }</w:t>
      </w:r>
    </w:p>
    <w:p w14:paraId="7CCFA8E1" w14:textId="77777777" w:rsidR="00E03072" w:rsidRPr="00E03072" w:rsidRDefault="00E03072" w:rsidP="00E03072">
      <w:pPr>
        <w:pStyle w:val="Code"/>
        <w:rPr>
          <w:highlight w:val="white"/>
        </w:rPr>
      </w:pPr>
      <w:r w:rsidRPr="00E03072">
        <w:rPr>
          <w:highlight w:val="white"/>
        </w:rPr>
        <w:t xml:space="preserve">      else {</w:t>
      </w:r>
    </w:p>
    <w:p w14:paraId="458EC45D" w14:textId="77777777" w:rsidR="00E03072" w:rsidRPr="00E03072" w:rsidRDefault="00E03072" w:rsidP="00E03072">
      <w:pPr>
        <w:pStyle w:val="Code"/>
        <w:rPr>
          <w:highlight w:val="white"/>
        </w:rPr>
      </w:pPr>
      <w:r w:rsidRPr="00E03072">
        <w:rPr>
          <w:highlight w:val="white"/>
        </w:rPr>
        <w:t xml:space="preserve">        List&lt;object&gt; fromList = (List&lt;object&gt;) fromInit;</w:t>
      </w:r>
    </w:p>
    <w:p w14:paraId="110FEABF" w14:textId="77777777" w:rsidR="00E03072" w:rsidRPr="00E03072" w:rsidRDefault="00E03072" w:rsidP="00E03072">
      <w:pPr>
        <w:pStyle w:val="Code"/>
        <w:rPr>
          <w:highlight w:val="white"/>
        </w:rPr>
      </w:pPr>
      <w:r w:rsidRPr="00E03072">
        <w:rPr>
          <w:highlight w:val="white"/>
        </w:rPr>
        <w:t xml:space="preserve">      </w:t>
      </w:r>
    </w:p>
    <w:p w14:paraId="2AAD5563" w14:textId="77777777" w:rsidR="00E03072" w:rsidRPr="00E03072" w:rsidRDefault="00E03072" w:rsidP="00E03072">
      <w:pPr>
        <w:pStyle w:val="Code"/>
        <w:rPr>
          <w:highlight w:val="white"/>
        </w:rPr>
      </w:pPr>
      <w:r w:rsidRPr="00E03072">
        <w:rPr>
          <w:highlight w:val="white"/>
        </w:rPr>
        <w:t xml:space="preserve">        switch (toType.Sort) {</w:t>
      </w:r>
    </w:p>
    <w:p w14:paraId="56B1930D" w14:textId="77777777" w:rsidR="00E03072" w:rsidRPr="00E03072" w:rsidRDefault="00E03072" w:rsidP="00E03072">
      <w:pPr>
        <w:pStyle w:val="Code"/>
        <w:rPr>
          <w:highlight w:val="white"/>
        </w:rPr>
      </w:pPr>
      <w:r w:rsidRPr="00E03072">
        <w:rPr>
          <w:highlight w:val="white"/>
        </w:rPr>
        <w:t xml:space="preserve">          case Sort.Array: {</w:t>
      </w:r>
    </w:p>
    <w:p w14:paraId="75633CA0" w14:textId="77777777" w:rsidR="00E03072" w:rsidRPr="00E03072" w:rsidRDefault="00E03072" w:rsidP="00E03072">
      <w:pPr>
        <w:pStyle w:val="Code"/>
        <w:rPr>
          <w:highlight w:val="white"/>
        </w:rPr>
      </w:pPr>
      <w:r w:rsidRPr="00E03072">
        <w:rPr>
          <w:highlight w:val="white"/>
        </w:rPr>
        <w:t xml:space="preserve">              if (toType.ArraySize == 0) {</w:t>
      </w:r>
    </w:p>
    <w:p w14:paraId="7B19BD55" w14:textId="77777777" w:rsidR="00E03072" w:rsidRPr="00E03072" w:rsidRDefault="00E03072" w:rsidP="00E03072">
      <w:pPr>
        <w:pStyle w:val="Code"/>
        <w:rPr>
          <w:highlight w:val="white"/>
        </w:rPr>
      </w:pPr>
      <w:r w:rsidRPr="00E03072">
        <w:rPr>
          <w:highlight w:val="white"/>
        </w:rPr>
        <w:t xml:space="preserve">                toType.ArraySize = fromList.Count;</w:t>
      </w:r>
    </w:p>
    <w:p w14:paraId="258165C9" w14:textId="77777777" w:rsidR="00E03072" w:rsidRPr="00E03072" w:rsidRDefault="00E03072" w:rsidP="00E03072">
      <w:pPr>
        <w:pStyle w:val="Code"/>
        <w:rPr>
          <w:highlight w:val="white"/>
        </w:rPr>
      </w:pPr>
      <w:r w:rsidRPr="00E03072">
        <w:rPr>
          <w:highlight w:val="white"/>
        </w:rPr>
        <w:t xml:space="preserve">              }</w:t>
      </w:r>
    </w:p>
    <w:p w14:paraId="702A85E4" w14:textId="77777777" w:rsidR="00E03072" w:rsidRPr="00E03072" w:rsidRDefault="00E03072" w:rsidP="00E03072">
      <w:pPr>
        <w:pStyle w:val="Code"/>
        <w:rPr>
          <w:highlight w:val="white"/>
        </w:rPr>
      </w:pPr>
    </w:p>
    <w:p w14:paraId="4A50E6E9" w14:textId="77777777" w:rsidR="002C2806" w:rsidRDefault="00E03072" w:rsidP="00E03072">
      <w:pPr>
        <w:pStyle w:val="Code"/>
        <w:rPr>
          <w:highlight w:val="white"/>
        </w:rPr>
      </w:pPr>
      <w:r w:rsidRPr="00E03072">
        <w:rPr>
          <w:highlight w:val="white"/>
        </w:rPr>
        <w:t xml:space="preserve">              Assert.Error(!(fromList.Count &gt; toType.ArraySize),</w:t>
      </w:r>
    </w:p>
    <w:p w14:paraId="2A5F6CAC" w14:textId="68CAFB23" w:rsidR="00E03072" w:rsidRPr="00E03072" w:rsidRDefault="002C2806" w:rsidP="00E03072">
      <w:pPr>
        <w:pStyle w:val="Code"/>
        <w:rPr>
          <w:highlight w:val="white"/>
        </w:rPr>
      </w:pPr>
      <w:r>
        <w:rPr>
          <w:highlight w:val="white"/>
        </w:rPr>
        <w:t xml:space="preserve">                          </w:t>
      </w:r>
      <w:r w:rsidR="00E03072" w:rsidRPr="00E03072">
        <w:rPr>
          <w:highlight w:val="white"/>
        </w:rPr>
        <w:t xml:space="preserve"> toType, Message.Too_many_initializers);</w:t>
      </w:r>
    </w:p>
    <w:p w14:paraId="7CF9CB4F" w14:textId="77777777" w:rsidR="00E03072" w:rsidRPr="00E03072" w:rsidRDefault="00E03072" w:rsidP="00E03072">
      <w:pPr>
        <w:pStyle w:val="Code"/>
        <w:rPr>
          <w:highlight w:val="white"/>
        </w:rPr>
      </w:pPr>
      <w:r w:rsidRPr="00E03072">
        <w:rPr>
          <w:highlight w:val="white"/>
        </w:rPr>
        <w:t xml:space="preserve">            </w:t>
      </w:r>
    </w:p>
    <w:p w14:paraId="15F981F9" w14:textId="77777777" w:rsidR="00E03072" w:rsidRPr="00E03072" w:rsidRDefault="00E03072" w:rsidP="00E03072">
      <w:pPr>
        <w:pStyle w:val="Code"/>
        <w:rPr>
          <w:highlight w:val="white"/>
        </w:rPr>
      </w:pPr>
      <w:r w:rsidRPr="00E03072">
        <w:rPr>
          <w:highlight w:val="white"/>
        </w:rPr>
        <w:t xml:space="preserve">              foreach (object value in fromList) {</w:t>
      </w:r>
    </w:p>
    <w:p w14:paraId="33C67A0B" w14:textId="77777777" w:rsidR="00B00A93" w:rsidRDefault="00E03072" w:rsidP="00E03072">
      <w:pPr>
        <w:pStyle w:val="Code"/>
        <w:rPr>
          <w:highlight w:val="white"/>
        </w:rPr>
      </w:pPr>
      <w:r w:rsidRPr="00E03072">
        <w:rPr>
          <w:highlight w:val="white"/>
        </w:rPr>
        <w:t xml:space="preserve">                middleCodeList.AddRange(GenerateStatic(toType.ArrayType,</w:t>
      </w:r>
    </w:p>
    <w:p w14:paraId="1FFBF311" w14:textId="441C519D" w:rsidR="00E03072" w:rsidRPr="00E03072" w:rsidRDefault="00B00A93" w:rsidP="00E03072">
      <w:pPr>
        <w:pStyle w:val="Code"/>
        <w:rPr>
          <w:highlight w:val="white"/>
        </w:rPr>
      </w:pPr>
      <w:r>
        <w:rPr>
          <w:highlight w:val="white"/>
        </w:rPr>
        <w:t xml:space="preserve">                                                      </w:t>
      </w:r>
      <w:r w:rsidR="00E03072" w:rsidRPr="00E03072">
        <w:rPr>
          <w:highlight w:val="white"/>
        </w:rPr>
        <w:t xml:space="preserve"> value));</w:t>
      </w:r>
    </w:p>
    <w:p w14:paraId="1FA8A334" w14:textId="77777777" w:rsidR="00E03072" w:rsidRPr="00E03072" w:rsidRDefault="00E03072" w:rsidP="00E03072">
      <w:pPr>
        <w:pStyle w:val="Code"/>
        <w:rPr>
          <w:highlight w:val="white"/>
        </w:rPr>
      </w:pPr>
      <w:r w:rsidRPr="00E03072">
        <w:rPr>
          <w:highlight w:val="white"/>
        </w:rPr>
        <w:t xml:space="preserve">              }</w:t>
      </w:r>
    </w:p>
    <w:p w14:paraId="2389B512" w14:textId="77777777" w:rsidR="00E03072" w:rsidRPr="00E03072" w:rsidRDefault="00E03072" w:rsidP="00E03072">
      <w:pPr>
        <w:pStyle w:val="Code"/>
        <w:rPr>
          <w:highlight w:val="white"/>
        </w:rPr>
      </w:pPr>
    </w:p>
    <w:p w14:paraId="22173F2B" w14:textId="77777777" w:rsidR="00B00A93" w:rsidRDefault="00E03072" w:rsidP="00E03072">
      <w:pPr>
        <w:pStyle w:val="Code"/>
        <w:rPr>
          <w:highlight w:val="white"/>
        </w:rPr>
      </w:pPr>
      <w:r w:rsidRPr="00E03072">
        <w:rPr>
          <w:highlight w:val="white"/>
        </w:rPr>
        <w:t xml:space="preserve">              int restSize = toType.Size() -</w:t>
      </w:r>
    </w:p>
    <w:p w14:paraId="74F42956" w14:textId="06709738" w:rsidR="00E03072" w:rsidRPr="00E03072" w:rsidRDefault="00B00A93" w:rsidP="00E03072">
      <w:pPr>
        <w:pStyle w:val="Code"/>
        <w:rPr>
          <w:highlight w:val="white"/>
        </w:rPr>
      </w:pPr>
      <w:r>
        <w:rPr>
          <w:highlight w:val="white"/>
        </w:rPr>
        <w:t xml:space="preserve">                             </w:t>
      </w:r>
      <w:r w:rsidR="00E03072" w:rsidRPr="00E03072">
        <w:rPr>
          <w:highlight w:val="white"/>
        </w:rPr>
        <w:t>(fromList.Count * toType.ArrayType.Size());</w:t>
      </w:r>
    </w:p>
    <w:p w14:paraId="6C013E5C" w14:textId="77777777" w:rsidR="00B00A93" w:rsidRDefault="00E03072" w:rsidP="00E03072">
      <w:pPr>
        <w:pStyle w:val="Code"/>
        <w:rPr>
          <w:highlight w:val="white"/>
        </w:rPr>
      </w:pPr>
      <w:r w:rsidRPr="00E03072">
        <w:rPr>
          <w:highlight w:val="white"/>
        </w:rPr>
        <w:t xml:space="preserve">              middleCodeList.Add(new MiddleCode(MiddleOperator.InitZero,</w:t>
      </w:r>
    </w:p>
    <w:p w14:paraId="55E2B21D" w14:textId="40D1837A" w:rsidR="00E03072" w:rsidRPr="00E03072" w:rsidRDefault="00B00A93" w:rsidP="00E03072">
      <w:pPr>
        <w:pStyle w:val="Code"/>
        <w:rPr>
          <w:highlight w:val="white"/>
        </w:rPr>
      </w:pPr>
      <w:r>
        <w:rPr>
          <w:highlight w:val="white"/>
        </w:rPr>
        <w:t xml:space="preserve">                                               </w:t>
      </w:r>
      <w:r w:rsidR="00E03072" w:rsidRPr="00E03072">
        <w:rPr>
          <w:highlight w:val="white"/>
        </w:rPr>
        <w:t xml:space="preserve"> restSize));</w:t>
      </w:r>
    </w:p>
    <w:p w14:paraId="74D7F5B2" w14:textId="77777777" w:rsidR="00E03072" w:rsidRPr="00E03072" w:rsidRDefault="00E03072" w:rsidP="00E03072">
      <w:pPr>
        <w:pStyle w:val="Code"/>
        <w:rPr>
          <w:highlight w:val="white"/>
        </w:rPr>
      </w:pPr>
      <w:r w:rsidRPr="00E03072">
        <w:rPr>
          <w:highlight w:val="white"/>
        </w:rPr>
        <w:t xml:space="preserve">            }</w:t>
      </w:r>
    </w:p>
    <w:p w14:paraId="1BF9B4D6" w14:textId="77777777" w:rsidR="00E03072" w:rsidRPr="00E03072" w:rsidRDefault="00E03072" w:rsidP="00E03072">
      <w:pPr>
        <w:pStyle w:val="Code"/>
        <w:rPr>
          <w:highlight w:val="white"/>
        </w:rPr>
      </w:pPr>
      <w:r w:rsidRPr="00E03072">
        <w:rPr>
          <w:highlight w:val="white"/>
        </w:rPr>
        <w:t xml:space="preserve">            break;</w:t>
      </w:r>
    </w:p>
    <w:p w14:paraId="559B434B" w14:textId="77777777" w:rsidR="00E03072" w:rsidRPr="00E03072" w:rsidRDefault="00E03072" w:rsidP="00E03072">
      <w:pPr>
        <w:pStyle w:val="Code"/>
        <w:rPr>
          <w:highlight w:val="white"/>
        </w:rPr>
      </w:pPr>
      <w:r w:rsidRPr="00E03072">
        <w:rPr>
          <w:highlight w:val="white"/>
        </w:rPr>
        <w:t xml:space="preserve">          </w:t>
      </w:r>
    </w:p>
    <w:p w14:paraId="40716E03" w14:textId="77777777" w:rsidR="00E03072" w:rsidRPr="00E03072" w:rsidRDefault="00E03072" w:rsidP="00E03072">
      <w:pPr>
        <w:pStyle w:val="Code"/>
        <w:rPr>
          <w:highlight w:val="white"/>
        </w:rPr>
      </w:pPr>
      <w:r w:rsidRPr="00E03072">
        <w:rPr>
          <w:highlight w:val="white"/>
        </w:rPr>
        <w:t xml:space="preserve">          case Sort.Struct: {</w:t>
      </w:r>
    </w:p>
    <w:p w14:paraId="5A9633CB" w14:textId="77777777" w:rsidR="00E03072" w:rsidRPr="00E03072" w:rsidRDefault="00E03072" w:rsidP="00E03072">
      <w:pPr>
        <w:pStyle w:val="Code"/>
        <w:rPr>
          <w:highlight w:val="white"/>
        </w:rPr>
      </w:pPr>
      <w:r w:rsidRPr="00E03072">
        <w:rPr>
          <w:highlight w:val="white"/>
        </w:rPr>
        <w:t xml:space="preserve">              IDictionary&lt;string,Symbol&gt; memberMap = toType.MemberMap;</w:t>
      </w:r>
    </w:p>
    <w:p w14:paraId="2192016F" w14:textId="77777777" w:rsidR="004275AF" w:rsidRDefault="00E03072" w:rsidP="00E03072">
      <w:pPr>
        <w:pStyle w:val="Code"/>
        <w:rPr>
          <w:highlight w:val="white"/>
        </w:rPr>
      </w:pPr>
      <w:r w:rsidRPr="00E03072">
        <w:rPr>
          <w:highlight w:val="white"/>
        </w:rPr>
        <w:t xml:space="preserve">              Assert.Error(!(fromList.Count &gt; memberMap.Count),</w:t>
      </w:r>
    </w:p>
    <w:p w14:paraId="4F4DD042" w14:textId="05FB97AF" w:rsidR="00E03072" w:rsidRPr="00E03072" w:rsidRDefault="004275AF" w:rsidP="00E03072">
      <w:pPr>
        <w:pStyle w:val="Code"/>
        <w:rPr>
          <w:highlight w:val="white"/>
        </w:rPr>
      </w:pPr>
      <w:r>
        <w:rPr>
          <w:highlight w:val="white"/>
        </w:rPr>
        <w:t xml:space="preserve">                          </w:t>
      </w:r>
      <w:r w:rsidR="00E03072" w:rsidRPr="00E03072">
        <w:rPr>
          <w:highlight w:val="white"/>
        </w:rPr>
        <w:t xml:space="preserve"> toType, Message.Too_many_initializers);</w:t>
      </w:r>
    </w:p>
    <w:p w14:paraId="4EA68617" w14:textId="77777777" w:rsidR="004275AF" w:rsidRDefault="00E03072" w:rsidP="00E03072">
      <w:pPr>
        <w:pStyle w:val="Code"/>
        <w:rPr>
          <w:highlight w:val="white"/>
        </w:rPr>
      </w:pPr>
      <w:r w:rsidRPr="00E03072">
        <w:rPr>
          <w:highlight w:val="white"/>
        </w:rPr>
        <w:t xml:space="preserve">              KeyValuePair&lt;string,Symbol&gt;[] memberArray =</w:t>
      </w:r>
    </w:p>
    <w:p w14:paraId="3759314A" w14:textId="64DD50CB" w:rsidR="00E03072" w:rsidRPr="00E03072" w:rsidRDefault="004275AF" w:rsidP="00E03072">
      <w:pPr>
        <w:pStyle w:val="Code"/>
        <w:rPr>
          <w:highlight w:val="white"/>
        </w:rPr>
      </w:pPr>
      <w:r>
        <w:rPr>
          <w:highlight w:val="white"/>
        </w:rPr>
        <w:t xml:space="preserve">                </w:t>
      </w:r>
      <w:r w:rsidR="00E03072" w:rsidRPr="00E03072">
        <w:rPr>
          <w:highlight w:val="white"/>
        </w:rPr>
        <w:t>new KeyValuePair&lt;string,Symbol&gt;[memberMap.Count];</w:t>
      </w:r>
    </w:p>
    <w:p w14:paraId="73C4C49D" w14:textId="77777777" w:rsidR="00E03072" w:rsidRPr="00E03072" w:rsidRDefault="00E03072" w:rsidP="00E03072">
      <w:pPr>
        <w:pStyle w:val="Code"/>
        <w:rPr>
          <w:highlight w:val="white"/>
        </w:rPr>
      </w:pPr>
      <w:r w:rsidRPr="00E03072">
        <w:rPr>
          <w:highlight w:val="white"/>
        </w:rPr>
        <w:lastRenderedPageBreak/>
        <w:t xml:space="preserve">              memberMap.CopyTo(memberArray, 0);</w:t>
      </w:r>
    </w:p>
    <w:p w14:paraId="5EB7A7FB" w14:textId="77777777" w:rsidR="00E03072" w:rsidRPr="00E03072" w:rsidRDefault="00E03072" w:rsidP="00E03072">
      <w:pPr>
        <w:pStyle w:val="Code"/>
        <w:rPr>
          <w:highlight w:val="white"/>
        </w:rPr>
      </w:pPr>
    </w:p>
    <w:p w14:paraId="46B42638" w14:textId="77777777" w:rsidR="00E03072" w:rsidRPr="00E03072" w:rsidRDefault="00E03072" w:rsidP="00E03072">
      <w:pPr>
        <w:pStyle w:val="Code"/>
        <w:rPr>
          <w:highlight w:val="white"/>
        </w:rPr>
      </w:pPr>
      <w:r w:rsidRPr="00E03072">
        <w:rPr>
          <w:highlight w:val="white"/>
        </w:rPr>
        <w:t xml:space="preserve">              int size = 0;</w:t>
      </w:r>
    </w:p>
    <w:p w14:paraId="082B0A9D" w14:textId="77777777" w:rsidR="00E03072" w:rsidRPr="00E03072" w:rsidRDefault="00E03072" w:rsidP="00E03072">
      <w:pPr>
        <w:pStyle w:val="Code"/>
        <w:rPr>
          <w:highlight w:val="white"/>
        </w:rPr>
      </w:pPr>
      <w:r w:rsidRPr="00E03072">
        <w:rPr>
          <w:highlight w:val="white"/>
        </w:rPr>
        <w:t xml:space="preserve">              for (int index = 0; index &lt; fromList.Count; ++index) {</w:t>
      </w:r>
    </w:p>
    <w:p w14:paraId="7642DB75" w14:textId="77777777" w:rsidR="00E03072" w:rsidRPr="00E03072" w:rsidRDefault="00E03072" w:rsidP="00E03072">
      <w:pPr>
        <w:pStyle w:val="Code"/>
        <w:rPr>
          <w:highlight w:val="white"/>
        </w:rPr>
      </w:pPr>
      <w:r w:rsidRPr="00E03072">
        <w:rPr>
          <w:highlight w:val="white"/>
        </w:rPr>
        <w:t xml:space="preserve">                Symbol memberSymbol = memberArray[index].Value;</w:t>
      </w:r>
    </w:p>
    <w:p w14:paraId="06D1E8B2" w14:textId="1D76F1DE" w:rsidR="004275AF" w:rsidRDefault="00E03072" w:rsidP="00E03072">
      <w:pPr>
        <w:pStyle w:val="Code"/>
        <w:rPr>
          <w:highlight w:val="white"/>
        </w:rPr>
      </w:pPr>
      <w:r w:rsidRPr="00E03072">
        <w:rPr>
          <w:highlight w:val="white"/>
        </w:rPr>
        <w:t xml:space="preserve">                object init =</w:t>
      </w:r>
      <w:r w:rsidR="004275AF">
        <w:rPr>
          <w:highlight w:val="white"/>
        </w:rPr>
        <w:t xml:space="preserve"> </w:t>
      </w:r>
      <w:r w:rsidRPr="00E03072">
        <w:rPr>
          <w:highlight w:val="white"/>
        </w:rPr>
        <w:t>ModifyInitializer.DoInit(memberSymbol.Type,</w:t>
      </w:r>
    </w:p>
    <w:p w14:paraId="7DEA2112" w14:textId="772985B8" w:rsidR="00E03072" w:rsidRPr="00E03072" w:rsidRDefault="004275AF" w:rsidP="00E03072">
      <w:pPr>
        <w:pStyle w:val="Code"/>
        <w:rPr>
          <w:highlight w:val="white"/>
        </w:rPr>
      </w:pPr>
      <w:r>
        <w:rPr>
          <w:highlight w:val="white"/>
        </w:rPr>
        <w:t xml:space="preserve">                                                      </w:t>
      </w:r>
      <w:r w:rsidR="00E03072" w:rsidRPr="00E03072">
        <w:rPr>
          <w:highlight w:val="white"/>
        </w:rPr>
        <w:t xml:space="preserve"> fromList[index]);</w:t>
      </w:r>
    </w:p>
    <w:p w14:paraId="1B6F015B" w14:textId="77777777" w:rsidR="00EB33B3" w:rsidRDefault="00E03072" w:rsidP="00EB33B3">
      <w:pPr>
        <w:pStyle w:val="Code"/>
        <w:rPr>
          <w:highlight w:val="white"/>
        </w:rPr>
      </w:pPr>
      <w:r w:rsidRPr="00E03072">
        <w:rPr>
          <w:highlight w:val="white"/>
        </w:rPr>
        <w:t xml:space="preserve">                middleCodeList.AddRange(GenerateStatic(memberSymbol.Type,</w:t>
      </w:r>
    </w:p>
    <w:p w14:paraId="1A039C43" w14:textId="2786479B" w:rsidR="00E03072" w:rsidRPr="00E03072" w:rsidRDefault="00EB33B3" w:rsidP="00EB33B3">
      <w:pPr>
        <w:pStyle w:val="Code"/>
        <w:rPr>
          <w:highlight w:val="white"/>
        </w:rPr>
      </w:pPr>
      <w:r>
        <w:rPr>
          <w:highlight w:val="white"/>
        </w:rPr>
        <w:t xml:space="preserve">                                                      </w:t>
      </w:r>
      <w:r w:rsidR="00E03072" w:rsidRPr="00E03072">
        <w:rPr>
          <w:highlight w:val="white"/>
        </w:rPr>
        <w:t xml:space="preserve"> init));</w:t>
      </w:r>
    </w:p>
    <w:p w14:paraId="178E7F66" w14:textId="77777777" w:rsidR="00E03072" w:rsidRPr="00E03072" w:rsidRDefault="00E03072" w:rsidP="00E03072">
      <w:pPr>
        <w:pStyle w:val="Code"/>
        <w:rPr>
          <w:highlight w:val="white"/>
        </w:rPr>
      </w:pPr>
      <w:r w:rsidRPr="00E03072">
        <w:rPr>
          <w:highlight w:val="white"/>
        </w:rPr>
        <w:t xml:space="preserve">                size += memberSymbol.Type.Size();</w:t>
      </w:r>
    </w:p>
    <w:p w14:paraId="50BA235A" w14:textId="77777777" w:rsidR="00E03072" w:rsidRPr="00E03072" w:rsidRDefault="00E03072" w:rsidP="00E03072">
      <w:pPr>
        <w:pStyle w:val="Code"/>
        <w:rPr>
          <w:highlight w:val="white"/>
        </w:rPr>
      </w:pPr>
      <w:r w:rsidRPr="00E03072">
        <w:rPr>
          <w:highlight w:val="white"/>
        </w:rPr>
        <w:t xml:space="preserve">              }</w:t>
      </w:r>
    </w:p>
    <w:p w14:paraId="0FEB0F7C" w14:textId="77777777" w:rsidR="00E03072" w:rsidRPr="00E03072" w:rsidRDefault="00E03072" w:rsidP="00E03072">
      <w:pPr>
        <w:pStyle w:val="Code"/>
        <w:rPr>
          <w:highlight w:val="white"/>
        </w:rPr>
      </w:pPr>
    </w:p>
    <w:p w14:paraId="70A93AE8" w14:textId="77777777" w:rsidR="00EB33B3" w:rsidRDefault="00E03072" w:rsidP="00E03072">
      <w:pPr>
        <w:pStyle w:val="Code"/>
        <w:rPr>
          <w:highlight w:val="white"/>
        </w:rPr>
      </w:pPr>
      <w:r w:rsidRPr="00E03072">
        <w:rPr>
          <w:highlight w:val="white"/>
        </w:rPr>
        <w:t xml:space="preserve">              middleCodeList.Add(new MiddleCode(MiddleOperator.InitZero,</w:t>
      </w:r>
    </w:p>
    <w:p w14:paraId="47BDCF14" w14:textId="15038A63" w:rsidR="00E03072" w:rsidRPr="00E03072" w:rsidRDefault="00EB33B3" w:rsidP="00E03072">
      <w:pPr>
        <w:pStyle w:val="Code"/>
        <w:rPr>
          <w:highlight w:val="white"/>
        </w:rPr>
      </w:pPr>
      <w:r>
        <w:rPr>
          <w:highlight w:val="white"/>
        </w:rPr>
        <w:t xml:space="preserve">                                               </w:t>
      </w:r>
      <w:r w:rsidR="00E03072" w:rsidRPr="00E03072">
        <w:rPr>
          <w:highlight w:val="white"/>
        </w:rPr>
        <w:t xml:space="preserve"> toType.Size() - size));</w:t>
      </w:r>
    </w:p>
    <w:p w14:paraId="57BE1399" w14:textId="77777777" w:rsidR="00E03072" w:rsidRPr="00E03072" w:rsidRDefault="00E03072" w:rsidP="00E03072">
      <w:pPr>
        <w:pStyle w:val="Code"/>
        <w:rPr>
          <w:highlight w:val="white"/>
        </w:rPr>
      </w:pPr>
      <w:r w:rsidRPr="00E03072">
        <w:rPr>
          <w:highlight w:val="white"/>
        </w:rPr>
        <w:t xml:space="preserve">            }</w:t>
      </w:r>
    </w:p>
    <w:p w14:paraId="3202AC8D" w14:textId="77777777" w:rsidR="00E03072" w:rsidRPr="00E03072" w:rsidRDefault="00E03072" w:rsidP="00E03072">
      <w:pPr>
        <w:pStyle w:val="Code"/>
        <w:rPr>
          <w:highlight w:val="white"/>
        </w:rPr>
      </w:pPr>
      <w:r w:rsidRPr="00E03072">
        <w:rPr>
          <w:highlight w:val="white"/>
        </w:rPr>
        <w:t xml:space="preserve">            break;</w:t>
      </w:r>
    </w:p>
    <w:p w14:paraId="2BA25A24" w14:textId="77777777" w:rsidR="00E03072" w:rsidRPr="00E03072" w:rsidRDefault="00E03072" w:rsidP="00E03072">
      <w:pPr>
        <w:pStyle w:val="Code"/>
        <w:rPr>
          <w:highlight w:val="white"/>
        </w:rPr>
      </w:pPr>
      <w:r w:rsidRPr="00E03072">
        <w:rPr>
          <w:highlight w:val="white"/>
        </w:rPr>
        <w:t xml:space="preserve">          </w:t>
      </w:r>
    </w:p>
    <w:p w14:paraId="0E68E468" w14:textId="77777777" w:rsidR="00E03072" w:rsidRPr="00E03072" w:rsidRDefault="00E03072" w:rsidP="00E03072">
      <w:pPr>
        <w:pStyle w:val="Code"/>
        <w:rPr>
          <w:highlight w:val="white"/>
        </w:rPr>
      </w:pPr>
      <w:r w:rsidRPr="00E03072">
        <w:rPr>
          <w:highlight w:val="white"/>
        </w:rPr>
        <w:t xml:space="preserve">          case Sort.Union: {</w:t>
      </w:r>
    </w:p>
    <w:p w14:paraId="20B2D678" w14:textId="77777777" w:rsidR="00EB33B3" w:rsidRDefault="00E03072" w:rsidP="00E03072">
      <w:pPr>
        <w:pStyle w:val="Code"/>
        <w:rPr>
          <w:highlight w:val="white"/>
        </w:rPr>
      </w:pPr>
      <w:r w:rsidRPr="00E03072">
        <w:rPr>
          <w:highlight w:val="white"/>
        </w:rPr>
        <w:t xml:space="preserve">              Assert.Error(fromList.Count == 1, toType,</w:t>
      </w:r>
    </w:p>
    <w:p w14:paraId="690F2EA3" w14:textId="17B54600" w:rsidR="00E03072" w:rsidRPr="00E03072" w:rsidRDefault="00EB33B3" w:rsidP="00E03072">
      <w:pPr>
        <w:pStyle w:val="Code"/>
        <w:rPr>
          <w:highlight w:val="white"/>
        </w:rPr>
      </w:pPr>
      <w:r>
        <w:rPr>
          <w:highlight w:val="white"/>
        </w:rPr>
        <w:t xml:space="preserve">                      </w:t>
      </w:r>
      <w:r w:rsidR="00E03072" w:rsidRPr="00E03072">
        <w:rPr>
          <w:highlight w:val="white"/>
        </w:rPr>
        <w:t xml:space="preserve"> Message.A_union_can_be_initalized_by_one_value_only);</w:t>
      </w:r>
    </w:p>
    <w:p w14:paraId="067D20A6" w14:textId="77777777" w:rsidR="00E03072" w:rsidRPr="00E03072" w:rsidRDefault="00E03072" w:rsidP="00E03072">
      <w:pPr>
        <w:pStyle w:val="Code"/>
        <w:rPr>
          <w:highlight w:val="white"/>
        </w:rPr>
      </w:pPr>
      <w:r w:rsidRPr="00E03072">
        <w:rPr>
          <w:highlight w:val="white"/>
        </w:rPr>
        <w:t xml:space="preserve">              IDictionary&lt;string, Symbol&gt; memberMap = toType.MemberMap;</w:t>
      </w:r>
    </w:p>
    <w:p w14:paraId="095A3655" w14:textId="77777777" w:rsidR="00E03072" w:rsidRPr="00E03072" w:rsidRDefault="00E03072" w:rsidP="00E03072">
      <w:pPr>
        <w:pStyle w:val="Code"/>
        <w:rPr>
          <w:highlight w:val="white"/>
        </w:rPr>
      </w:pPr>
      <w:r w:rsidRPr="00E03072">
        <w:rPr>
          <w:highlight w:val="white"/>
        </w:rPr>
        <w:t xml:space="preserve">              Symbol firstSymbol = memberMap.Values.GetEnumerator().Current;</w:t>
      </w:r>
    </w:p>
    <w:p w14:paraId="7E55AB38" w14:textId="77777777" w:rsidR="00EB33B3" w:rsidRDefault="00E03072" w:rsidP="00E03072">
      <w:pPr>
        <w:pStyle w:val="Code"/>
        <w:rPr>
          <w:highlight w:val="white"/>
        </w:rPr>
      </w:pPr>
      <w:r w:rsidRPr="00E03072">
        <w:rPr>
          <w:highlight w:val="white"/>
        </w:rPr>
        <w:t xml:space="preserve">              object init =</w:t>
      </w:r>
    </w:p>
    <w:p w14:paraId="64E30CEE" w14:textId="085F3790" w:rsidR="00E03072" w:rsidRPr="00E03072" w:rsidRDefault="00EB33B3" w:rsidP="00E03072">
      <w:pPr>
        <w:pStyle w:val="Code"/>
        <w:rPr>
          <w:highlight w:val="white"/>
        </w:rPr>
      </w:pPr>
      <w:r>
        <w:rPr>
          <w:highlight w:val="white"/>
        </w:rPr>
        <w:t xml:space="preserve">               </w:t>
      </w:r>
      <w:r w:rsidR="00E03072" w:rsidRPr="00E03072">
        <w:rPr>
          <w:highlight w:val="white"/>
        </w:rPr>
        <w:t xml:space="preserve"> ModifyInitializer.DoInit(firstSymbol.Type, fromList[0]);</w:t>
      </w:r>
    </w:p>
    <w:p w14:paraId="7573ED2F" w14:textId="77777777" w:rsidR="00E03072" w:rsidRPr="00E03072" w:rsidRDefault="00E03072" w:rsidP="00E03072">
      <w:pPr>
        <w:pStyle w:val="Code"/>
        <w:rPr>
          <w:highlight w:val="white"/>
        </w:rPr>
      </w:pPr>
      <w:r w:rsidRPr="00E03072">
        <w:rPr>
          <w:highlight w:val="white"/>
        </w:rPr>
        <w:t xml:space="preserve">              middleCodeList.AddRange(GenerateStatic(firstSymbol.Type, init));</w:t>
      </w:r>
    </w:p>
    <w:p w14:paraId="73F097C7" w14:textId="77777777" w:rsidR="00EB33B3" w:rsidRDefault="00E03072" w:rsidP="00E03072">
      <w:pPr>
        <w:pStyle w:val="Code"/>
        <w:rPr>
          <w:highlight w:val="white"/>
        </w:rPr>
      </w:pPr>
      <w:r w:rsidRPr="00E03072">
        <w:rPr>
          <w:highlight w:val="white"/>
        </w:rPr>
        <w:t xml:space="preserve">              middleCodeList.Add(new MiddleCode(MiddleOperator.InitZero,</w:t>
      </w:r>
    </w:p>
    <w:p w14:paraId="7B5F2566" w14:textId="7B2258B0" w:rsidR="00E03072" w:rsidRPr="00E03072" w:rsidRDefault="00EB33B3" w:rsidP="00E03072">
      <w:pPr>
        <w:pStyle w:val="Code"/>
        <w:rPr>
          <w:highlight w:val="white"/>
        </w:rPr>
      </w:pPr>
      <w:r>
        <w:rPr>
          <w:highlight w:val="white"/>
        </w:rPr>
        <w:t xml:space="preserve">                                   </w:t>
      </w:r>
      <w:r w:rsidR="00E03072" w:rsidRPr="00E03072">
        <w:rPr>
          <w:highlight w:val="white"/>
        </w:rPr>
        <w:t xml:space="preserve"> toType.Size() - firstSymbol.Type.Size()));</w:t>
      </w:r>
    </w:p>
    <w:p w14:paraId="0C2AA7AE" w14:textId="77777777" w:rsidR="00E03072" w:rsidRPr="00E03072" w:rsidRDefault="00E03072" w:rsidP="00E03072">
      <w:pPr>
        <w:pStyle w:val="Code"/>
        <w:rPr>
          <w:highlight w:val="white"/>
        </w:rPr>
      </w:pPr>
      <w:r w:rsidRPr="00E03072">
        <w:rPr>
          <w:highlight w:val="white"/>
        </w:rPr>
        <w:t xml:space="preserve">            }</w:t>
      </w:r>
    </w:p>
    <w:p w14:paraId="5B6F67CB" w14:textId="77777777" w:rsidR="00E03072" w:rsidRPr="00E03072" w:rsidRDefault="00E03072" w:rsidP="00E03072">
      <w:pPr>
        <w:pStyle w:val="Code"/>
        <w:rPr>
          <w:highlight w:val="white"/>
        </w:rPr>
      </w:pPr>
      <w:r w:rsidRPr="00E03072">
        <w:rPr>
          <w:highlight w:val="white"/>
        </w:rPr>
        <w:t xml:space="preserve">            break;</w:t>
      </w:r>
    </w:p>
    <w:p w14:paraId="5BEDCFAE" w14:textId="77777777" w:rsidR="00E03072" w:rsidRPr="00E03072" w:rsidRDefault="00E03072" w:rsidP="00E03072">
      <w:pPr>
        <w:pStyle w:val="Code"/>
        <w:rPr>
          <w:highlight w:val="white"/>
        </w:rPr>
      </w:pPr>
    </w:p>
    <w:p w14:paraId="4D45267E" w14:textId="77777777" w:rsidR="00E03072" w:rsidRPr="00E03072" w:rsidRDefault="00E03072" w:rsidP="00E03072">
      <w:pPr>
        <w:pStyle w:val="Code"/>
        <w:rPr>
          <w:highlight w:val="white"/>
        </w:rPr>
      </w:pPr>
      <w:r w:rsidRPr="00E03072">
        <w:rPr>
          <w:highlight w:val="white"/>
        </w:rPr>
        <w:t xml:space="preserve">          default:</w:t>
      </w:r>
    </w:p>
    <w:p w14:paraId="7DDA9980" w14:textId="77777777" w:rsidR="00EB33B3" w:rsidRDefault="00E03072" w:rsidP="00E03072">
      <w:pPr>
        <w:pStyle w:val="Code"/>
        <w:rPr>
          <w:highlight w:val="white"/>
        </w:rPr>
      </w:pPr>
      <w:r w:rsidRPr="00E03072">
        <w:rPr>
          <w:highlight w:val="white"/>
        </w:rPr>
        <w:t xml:space="preserve">            Assert.Error(toType,</w:t>
      </w:r>
    </w:p>
    <w:p w14:paraId="70E29945" w14:textId="136C4ACE" w:rsidR="00E03072" w:rsidRPr="00E03072" w:rsidRDefault="00EB33B3" w:rsidP="00E03072">
      <w:pPr>
        <w:pStyle w:val="Code"/>
        <w:rPr>
          <w:highlight w:val="white"/>
        </w:rPr>
      </w:pPr>
      <w:r>
        <w:rPr>
          <w:highlight w:val="white"/>
        </w:rPr>
        <w:t xml:space="preserve">           </w:t>
      </w:r>
      <w:r w:rsidR="00E03072" w:rsidRPr="00E03072">
        <w:rPr>
          <w:highlight w:val="white"/>
        </w:rPr>
        <w:t xml:space="preserve"> Message.Only_array_struct_or_union_can_be_initialized_by_a_list);</w:t>
      </w:r>
    </w:p>
    <w:p w14:paraId="401EE2AE" w14:textId="77777777" w:rsidR="00E03072" w:rsidRPr="00E03072" w:rsidRDefault="00E03072" w:rsidP="00E03072">
      <w:pPr>
        <w:pStyle w:val="Code"/>
        <w:rPr>
          <w:highlight w:val="white"/>
        </w:rPr>
      </w:pPr>
      <w:r w:rsidRPr="00E03072">
        <w:rPr>
          <w:highlight w:val="white"/>
        </w:rPr>
        <w:t xml:space="preserve">            break;</w:t>
      </w:r>
    </w:p>
    <w:p w14:paraId="7BEAF55D" w14:textId="77777777" w:rsidR="00E03072" w:rsidRPr="00E03072" w:rsidRDefault="00E03072" w:rsidP="00E03072">
      <w:pPr>
        <w:pStyle w:val="Code"/>
        <w:rPr>
          <w:highlight w:val="white"/>
        </w:rPr>
      </w:pPr>
      <w:r w:rsidRPr="00E03072">
        <w:rPr>
          <w:highlight w:val="white"/>
        </w:rPr>
        <w:t xml:space="preserve">        }</w:t>
      </w:r>
    </w:p>
    <w:p w14:paraId="7FD3EDE9" w14:textId="77777777" w:rsidR="00E03072" w:rsidRPr="00E03072" w:rsidRDefault="00E03072" w:rsidP="00E03072">
      <w:pPr>
        <w:pStyle w:val="Code"/>
        <w:rPr>
          <w:highlight w:val="white"/>
        </w:rPr>
      </w:pPr>
      <w:r w:rsidRPr="00E03072">
        <w:rPr>
          <w:highlight w:val="white"/>
        </w:rPr>
        <w:t xml:space="preserve">      }</w:t>
      </w:r>
    </w:p>
    <w:p w14:paraId="005B110A" w14:textId="77777777" w:rsidR="00E03072" w:rsidRPr="00E03072" w:rsidRDefault="00E03072" w:rsidP="00E03072">
      <w:pPr>
        <w:pStyle w:val="Code"/>
        <w:rPr>
          <w:highlight w:val="white"/>
        </w:rPr>
      </w:pPr>
    </w:p>
    <w:p w14:paraId="40A956D1" w14:textId="77777777" w:rsidR="00E03072" w:rsidRPr="00E03072" w:rsidRDefault="00E03072" w:rsidP="00E03072">
      <w:pPr>
        <w:pStyle w:val="Code"/>
        <w:rPr>
          <w:highlight w:val="white"/>
        </w:rPr>
      </w:pPr>
      <w:r w:rsidRPr="00E03072">
        <w:rPr>
          <w:highlight w:val="white"/>
        </w:rPr>
        <w:t xml:space="preserve">      return middleCodeList;</w:t>
      </w:r>
    </w:p>
    <w:p w14:paraId="3B7473E2" w14:textId="77777777" w:rsidR="00E03072" w:rsidRPr="00E03072" w:rsidRDefault="00E03072" w:rsidP="00E03072">
      <w:pPr>
        <w:pStyle w:val="Code"/>
        <w:rPr>
          <w:highlight w:val="white"/>
        </w:rPr>
      </w:pPr>
      <w:r w:rsidRPr="00E03072">
        <w:rPr>
          <w:highlight w:val="white"/>
        </w:rPr>
        <w:t xml:space="preserve">    }</w:t>
      </w:r>
    </w:p>
    <w:p w14:paraId="7D8E72CC" w14:textId="77777777" w:rsidR="00E03072" w:rsidRPr="00E03072" w:rsidRDefault="00E03072" w:rsidP="00E03072">
      <w:pPr>
        <w:pStyle w:val="Code"/>
        <w:rPr>
          <w:highlight w:val="white"/>
        </w:rPr>
      </w:pPr>
      <w:r w:rsidRPr="00E03072">
        <w:rPr>
          <w:highlight w:val="white"/>
        </w:rPr>
        <w:t xml:space="preserve">  }</w:t>
      </w:r>
    </w:p>
    <w:p w14:paraId="0196735D" w14:textId="00F9272B" w:rsidR="00E03072" w:rsidRDefault="00E03072" w:rsidP="00E03072">
      <w:pPr>
        <w:pStyle w:val="Code"/>
      </w:pPr>
      <w:r w:rsidRPr="00E03072">
        <w:rPr>
          <w:highlight w:val="white"/>
        </w:rPr>
        <w:t>}</w:t>
      </w:r>
    </w:p>
    <w:p w14:paraId="6B72D4A8" w14:textId="1919B671" w:rsidR="00C51B49" w:rsidRDefault="00C51B49" w:rsidP="006C2C63">
      <w:pPr>
        <w:pStyle w:val="CodeHeader"/>
        <w:rPr>
          <w:lang w:val="sv-SE"/>
        </w:rPr>
      </w:pPr>
      <w:proofErr w:type="spellStart"/>
      <w:r>
        <w:rPr>
          <w:highlight w:val="white"/>
          <w:lang w:val="sv-SE"/>
        </w:rPr>
        <w:t>ModifyInitializer</w:t>
      </w:r>
      <w:r>
        <w:rPr>
          <w:lang w:val="sv-SE"/>
        </w:rPr>
        <w:t>.cs</w:t>
      </w:r>
      <w:proofErr w:type="spellEnd"/>
    </w:p>
    <w:p w14:paraId="448F7D82" w14:textId="77777777" w:rsidR="009F0FA6" w:rsidRPr="004224D7" w:rsidRDefault="009F0FA6" w:rsidP="004224D7">
      <w:pPr>
        <w:pStyle w:val="Code"/>
        <w:rPr>
          <w:highlight w:val="white"/>
        </w:rPr>
      </w:pPr>
      <w:r w:rsidRPr="004224D7">
        <w:rPr>
          <w:highlight w:val="white"/>
        </w:rPr>
        <w:t>using System;</w:t>
      </w:r>
    </w:p>
    <w:p w14:paraId="4FCEB85F" w14:textId="77777777" w:rsidR="009F0FA6" w:rsidRPr="004224D7" w:rsidRDefault="009F0FA6" w:rsidP="004224D7">
      <w:pPr>
        <w:pStyle w:val="Code"/>
        <w:rPr>
          <w:highlight w:val="white"/>
        </w:rPr>
      </w:pPr>
      <w:r w:rsidRPr="004224D7">
        <w:rPr>
          <w:highlight w:val="white"/>
        </w:rPr>
        <w:t>using System.IO;</w:t>
      </w:r>
    </w:p>
    <w:p w14:paraId="4883EDAD" w14:textId="77777777" w:rsidR="009F0FA6" w:rsidRPr="004224D7" w:rsidRDefault="009F0FA6" w:rsidP="004224D7">
      <w:pPr>
        <w:pStyle w:val="Code"/>
        <w:rPr>
          <w:highlight w:val="white"/>
        </w:rPr>
      </w:pPr>
      <w:r w:rsidRPr="004224D7">
        <w:rPr>
          <w:highlight w:val="white"/>
        </w:rPr>
        <w:t>using System.Text;</w:t>
      </w:r>
    </w:p>
    <w:p w14:paraId="0841E589" w14:textId="77777777" w:rsidR="009F0FA6" w:rsidRPr="004224D7" w:rsidRDefault="009F0FA6" w:rsidP="004224D7">
      <w:pPr>
        <w:pStyle w:val="Code"/>
        <w:rPr>
          <w:highlight w:val="white"/>
        </w:rPr>
      </w:pPr>
      <w:r w:rsidRPr="004224D7">
        <w:rPr>
          <w:highlight w:val="white"/>
        </w:rPr>
        <w:t>using System.Globalization;</w:t>
      </w:r>
    </w:p>
    <w:p w14:paraId="630F6A85" w14:textId="77777777" w:rsidR="009F0FA6" w:rsidRPr="004224D7" w:rsidRDefault="009F0FA6" w:rsidP="004224D7">
      <w:pPr>
        <w:pStyle w:val="Code"/>
        <w:rPr>
          <w:highlight w:val="white"/>
        </w:rPr>
      </w:pPr>
      <w:r w:rsidRPr="004224D7">
        <w:rPr>
          <w:highlight w:val="white"/>
        </w:rPr>
        <w:t>using System.Collections.Generic;</w:t>
      </w:r>
    </w:p>
    <w:p w14:paraId="61766188" w14:textId="77777777" w:rsidR="009F0FA6" w:rsidRPr="004224D7" w:rsidRDefault="009F0FA6" w:rsidP="004224D7">
      <w:pPr>
        <w:pStyle w:val="Code"/>
        <w:rPr>
          <w:highlight w:val="white"/>
        </w:rPr>
      </w:pPr>
    </w:p>
    <w:p w14:paraId="158889DB" w14:textId="77777777" w:rsidR="009F0FA6" w:rsidRPr="004224D7" w:rsidRDefault="009F0FA6" w:rsidP="004224D7">
      <w:pPr>
        <w:pStyle w:val="Code"/>
        <w:rPr>
          <w:highlight w:val="white"/>
        </w:rPr>
      </w:pPr>
      <w:r w:rsidRPr="004224D7">
        <w:rPr>
          <w:highlight w:val="white"/>
        </w:rPr>
        <w:t>namespace CCompiler {</w:t>
      </w:r>
    </w:p>
    <w:p w14:paraId="321D5C2B" w14:textId="77777777" w:rsidR="009F0FA6" w:rsidRPr="004224D7" w:rsidRDefault="009F0FA6" w:rsidP="004224D7">
      <w:pPr>
        <w:pStyle w:val="Code"/>
        <w:rPr>
          <w:highlight w:val="white"/>
        </w:rPr>
      </w:pPr>
      <w:r w:rsidRPr="004224D7">
        <w:rPr>
          <w:highlight w:val="white"/>
        </w:rPr>
        <w:t xml:space="preserve">  class ModifyInitializer {</w:t>
      </w:r>
    </w:p>
    <w:p w14:paraId="2B65ADA5" w14:textId="77777777" w:rsidR="009F0FA6" w:rsidRPr="004224D7" w:rsidRDefault="009F0FA6" w:rsidP="004224D7">
      <w:pPr>
        <w:pStyle w:val="Code"/>
        <w:rPr>
          <w:highlight w:val="white"/>
        </w:rPr>
      </w:pPr>
      <w:r w:rsidRPr="004224D7">
        <w:rPr>
          <w:highlight w:val="white"/>
        </w:rPr>
        <w:t xml:space="preserve">    public static object DoInit(Type type, object init) {</w:t>
      </w:r>
    </w:p>
    <w:p w14:paraId="76C36C7A" w14:textId="77777777" w:rsidR="009F0FA6" w:rsidRPr="004224D7" w:rsidRDefault="009F0FA6" w:rsidP="004224D7">
      <w:pPr>
        <w:pStyle w:val="Code"/>
        <w:rPr>
          <w:highlight w:val="white"/>
        </w:rPr>
      </w:pPr>
      <w:r w:rsidRPr="004224D7">
        <w:rPr>
          <w:highlight w:val="white"/>
        </w:rPr>
        <w:t xml:space="preserve">      if (type.IsArray() &amp;&amp; (init is List&lt;object&gt;)) {</w:t>
      </w:r>
    </w:p>
    <w:p w14:paraId="422586D8" w14:textId="77777777" w:rsidR="009F0FA6" w:rsidRPr="004224D7" w:rsidRDefault="009F0FA6" w:rsidP="004224D7">
      <w:pPr>
        <w:pStyle w:val="Code"/>
        <w:rPr>
          <w:highlight w:val="white"/>
        </w:rPr>
      </w:pPr>
      <w:r w:rsidRPr="004224D7">
        <w:rPr>
          <w:highlight w:val="white"/>
        </w:rPr>
        <w:t xml:space="preserve">        List&lt;object&gt; list = (List&lt;object&gt;) init;</w:t>
      </w:r>
    </w:p>
    <w:p w14:paraId="34B2F67E" w14:textId="77777777" w:rsidR="009F0FA6" w:rsidRPr="004224D7" w:rsidRDefault="009F0FA6" w:rsidP="004224D7">
      <w:pPr>
        <w:pStyle w:val="Code"/>
        <w:rPr>
          <w:highlight w:val="white"/>
        </w:rPr>
      </w:pPr>
      <w:r w:rsidRPr="004224D7">
        <w:rPr>
          <w:highlight w:val="white"/>
        </w:rPr>
        <w:t xml:space="preserve">        IDictionary&lt;int,int&gt; dimensionToSizeMap = new Dictionary&lt;int,int&gt;();</w:t>
      </w:r>
    </w:p>
    <w:p w14:paraId="50A71A70" w14:textId="52054B2C" w:rsidR="009F0FA6" w:rsidRPr="004224D7" w:rsidRDefault="009F0FA6" w:rsidP="004224D7">
      <w:pPr>
        <w:pStyle w:val="Code"/>
        <w:rPr>
          <w:highlight w:val="white"/>
        </w:rPr>
      </w:pPr>
      <w:r w:rsidRPr="004224D7">
        <w:rPr>
          <w:highlight w:val="white"/>
        </w:rPr>
        <w:t xml:space="preserve">        int maxDimension = </w:t>
      </w:r>
      <w:r w:rsidR="0031626F">
        <w:rPr>
          <w:highlight w:val="white"/>
        </w:rPr>
        <w:t>DimensionToSizeMap</w:t>
      </w:r>
      <w:r w:rsidRPr="004224D7">
        <w:rPr>
          <w:highlight w:val="white"/>
        </w:rPr>
        <w:t>(type, dimensionToSizeMap);</w:t>
      </w:r>
    </w:p>
    <w:p w14:paraId="7183E29D" w14:textId="77777777" w:rsidR="00597CB6" w:rsidRDefault="009F0FA6" w:rsidP="004224D7">
      <w:pPr>
        <w:pStyle w:val="Code"/>
        <w:rPr>
          <w:highlight w:val="white"/>
        </w:rPr>
      </w:pPr>
      <w:r w:rsidRPr="004224D7">
        <w:rPr>
          <w:highlight w:val="white"/>
        </w:rPr>
        <w:t xml:space="preserve">        IDictionary&lt;object,int&gt; initToDimensionMap =</w:t>
      </w:r>
    </w:p>
    <w:p w14:paraId="35AE0C49" w14:textId="3EF726A1" w:rsidR="009F0FA6" w:rsidRPr="004224D7" w:rsidRDefault="00597CB6" w:rsidP="004224D7">
      <w:pPr>
        <w:pStyle w:val="Code"/>
        <w:rPr>
          <w:highlight w:val="white"/>
        </w:rPr>
      </w:pPr>
      <w:r>
        <w:rPr>
          <w:highlight w:val="white"/>
        </w:rPr>
        <w:lastRenderedPageBreak/>
        <w:t xml:space="preserve">          </w:t>
      </w:r>
      <w:r w:rsidR="009F0FA6" w:rsidRPr="004224D7">
        <w:rPr>
          <w:highlight w:val="white"/>
        </w:rPr>
        <w:t>new Dictionary&lt;object,int&gt;();</w:t>
      </w:r>
    </w:p>
    <w:p w14:paraId="711A1EF0" w14:textId="46F1E216" w:rsidR="009F0FA6" w:rsidRPr="004224D7" w:rsidRDefault="009F0FA6" w:rsidP="004224D7">
      <w:pPr>
        <w:pStyle w:val="Code"/>
        <w:rPr>
          <w:highlight w:val="white"/>
        </w:rPr>
      </w:pPr>
      <w:r w:rsidRPr="004224D7">
        <w:rPr>
          <w:highlight w:val="white"/>
        </w:rPr>
        <w:t xml:space="preserve">        </w:t>
      </w:r>
      <w:r w:rsidR="0031626F">
        <w:rPr>
          <w:highlight w:val="white"/>
        </w:rPr>
        <w:t>InitToDimensionMap</w:t>
      </w:r>
      <w:r w:rsidRPr="004224D7">
        <w:rPr>
          <w:highlight w:val="white"/>
        </w:rPr>
        <w:t>(list, initToDimensionMap);</w:t>
      </w:r>
    </w:p>
    <w:p w14:paraId="1221D5E6" w14:textId="77777777" w:rsidR="009F0FA6" w:rsidRPr="004224D7" w:rsidRDefault="009F0FA6" w:rsidP="004224D7">
      <w:pPr>
        <w:pStyle w:val="Code"/>
        <w:rPr>
          <w:highlight w:val="white"/>
        </w:rPr>
      </w:pPr>
    </w:p>
    <w:p w14:paraId="3717A402" w14:textId="77777777" w:rsidR="009F0FA6" w:rsidRPr="004224D7" w:rsidRDefault="009F0FA6" w:rsidP="004224D7">
      <w:pPr>
        <w:pStyle w:val="Code"/>
        <w:rPr>
          <w:highlight w:val="white"/>
        </w:rPr>
      </w:pPr>
      <w:r w:rsidRPr="004224D7">
        <w:rPr>
          <w:highlight w:val="white"/>
        </w:rPr>
        <w:t xml:space="preserve">        // int a[2][2][2] = {1,2,3,4,5,6,7,8};</w:t>
      </w:r>
    </w:p>
    <w:p w14:paraId="20FBB732" w14:textId="77777777" w:rsidR="009F0FA6" w:rsidRPr="004224D7" w:rsidRDefault="009F0FA6" w:rsidP="004224D7">
      <w:pPr>
        <w:pStyle w:val="Code"/>
        <w:rPr>
          <w:highlight w:val="white"/>
        </w:rPr>
      </w:pPr>
      <w:r w:rsidRPr="004224D7">
        <w:rPr>
          <w:highlight w:val="white"/>
        </w:rPr>
        <w:t xml:space="preserve">        // {{1,2],{3,4},{5,6},{7,8}}</w:t>
      </w:r>
    </w:p>
    <w:p w14:paraId="73AFC42A" w14:textId="77777777" w:rsidR="009F0FA6" w:rsidRPr="004224D7" w:rsidRDefault="009F0FA6" w:rsidP="004224D7">
      <w:pPr>
        <w:pStyle w:val="Code"/>
        <w:rPr>
          <w:highlight w:val="white"/>
        </w:rPr>
      </w:pPr>
      <w:r w:rsidRPr="004224D7">
        <w:rPr>
          <w:highlight w:val="white"/>
        </w:rPr>
        <w:t xml:space="preserve">        // {{{1,2],{3,4}},{{5,6},{7,8}}}</w:t>
      </w:r>
    </w:p>
    <w:p w14:paraId="390578A4" w14:textId="77777777" w:rsidR="009F0FA6" w:rsidRPr="004224D7" w:rsidRDefault="009F0FA6" w:rsidP="004224D7">
      <w:pPr>
        <w:pStyle w:val="Code"/>
        <w:rPr>
          <w:highlight w:val="white"/>
        </w:rPr>
      </w:pPr>
    </w:p>
    <w:p w14:paraId="21F20F4F" w14:textId="77777777" w:rsidR="009F0FA6" w:rsidRPr="004224D7" w:rsidRDefault="009F0FA6" w:rsidP="004224D7">
      <w:pPr>
        <w:pStyle w:val="Code"/>
        <w:rPr>
          <w:highlight w:val="white"/>
        </w:rPr>
      </w:pPr>
      <w:r w:rsidRPr="004224D7">
        <w:rPr>
          <w:highlight w:val="white"/>
        </w:rPr>
        <w:t xml:space="preserve">        for (int dimension = 1; dimension &lt; maxDimension; ++dimension) {</w:t>
      </w:r>
    </w:p>
    <w:p w14:paraId="516C529C" w14:textId="77777777" w:rsidR="004224D7" w:rsidRDefault="009F0FA6" w:rsidP="004224D7">
      <w:pPr>
        <w:pStyle w:val="Code"/>
        <w:rPr>
          <w:highlight w:val="white"/>
        </w:rPr>
      </w:pPr>
      <w:r w:rsidRPr="004224D7">
        <w:rPr>
          <w:highlight w:val="white"/>
        </w:rPr>
        <w:t xml:space="preserve">          List&lt;object&gt; totalList =</w:t>
      </w:r>
    </w:p>
    <w:p w14:paraId="5E421A78" w14:textId="4BE5B3FF" w:rsidR="009F0FA6" w:rsidRPr="004224D7" w:rsidRDefault="004224D7" w:rsidP="004224D7">
      <w:pPr>
        <w:pStyle w:val="Code"/>
        <w:rPr>
          <w:highlight w:val="white"/>
        </w:rPr>
      </w:pPr>
      <w:r>
        <w:rPr>
          <w:highlight w:val="white"/>
        </w:rPr>
        <w:t xml:space="preserve">           </w:t>
      </w:r>
      <w:r w:rsidR="009F0FA6" w:rsidRPr="004224D7">
        <w:rPr>
          <w:highlight w:val="white"/>
        </w:rPr>
        <w:t xml:space="preserve"> new List&lt;object&gt;(), currentList = new List&lt;object&gt;();</w:t>
      </w:r>
    </w:p>
    <w:p w14:paraId="28FE6674" w14:textId="77777777" w:rsidR="009F0FA6" w:rsidRPr="004224D7" w:rsidRDefault="009F0FA6" w:rsidP="004224D7">
      <w:pPr>
        <w:pStyle w:val="Code"/>
        <w:rPr>
          <w:highlight w:val="white"/>
        </w:rPr>
      </w:pPr>
      <w:r w:rsidRPr="004224D7">
        <w:rPr>
          <w:highlight w:val="white"/>
        </w:rPr>
        <w:t xml:space="preserve">          int arraySize = dimensionToSizeMap[dimension];</w:t>
      </w:r>
    </w:p>
    <w:p w14:paraId="42AD4975" w14:textId="77777777" w:rsidR="009F0FA6" w:rsidRPr="004224D7" w:rsidRDefault="009F0FA6" w:rsidP="004224D7">
      <w:pPr>
        <w:pStyle w:val="Code"/>
        <w:rPr>
          <w:highlight w:val="white"/>
        </w:rPr>
      </w:pPr>
      <w:r w:rsidRPr="004224D7">
        <w:rPr>
          <w:highlight w:val="white"/>
        </w:rPr>
        <w:t xml:space="preserve">          Assert.ErrorA(arraySize &gt; 0);</w:t>
      </w:r>
    </w:p>
    <w:p w14:paraId="0CE7D4C4" w14:textId="77777777" w:rsidR="009F0FA6" w:rsidRPr="004224D7" w:rsidRDefault="009F0FA6" w:rsidP="004224D7">
      <w:pPr>
        <w:pStyle w:val="Code"/>
        <w:rPr>
          <w:highlight w:val="white"/>
        </w:rPr>
      </w:pPr>
    </w:p>
    <w:p w14:paraId="34DA0CB7" w14:textId="77777777" w:rsidR="009F0FA6" w:rsidRPr="004224D7" w:rsidRDefault="009F0FA6" w:rsidP="004224D7">
      <w:pPr>
        <w:pStyle w:val="Code"/>
        <w:rPr>
          <w:highlight w:val="white"/>
        </w:rPr>
      </w:pPr>
      <w:r w:rsidRPr="004224D7">
        <w:rPr>
          <w:highlight w:val="white"/>
        </w:rPr>
        <w:t xml:space="preserve">          foreach (object member in list) {</w:t>
      </w:r>
    </w:p>
    <w:p w14:paraId="2C269416" w14:textId="77777777" w:rsidR="009F0FA6" w:rsidRPr="004224D7" w:rsidRDefault="009F0FA6" w:rsidP="004224D7">
      <w:pPr>
        <w:pStyle w:val="Code"/>
        <w:rPr>
          <w:highlight w:val="white"/>
        </w:rPr>
      </w:pPr>
      <w:r w:rsidRPr="004224D7">
        <w:rPr>
          <w:highlight w:val="white"/>
        </w:rPr>
        <w:t xml:space="preserve">            if (initToDimensionMap[member] &lt; dimension) {</w:t>
      </w:r>
    </w:p>
    <w:p w14:paraId="5F0BCE08" w14:textId="77777777" w:rsidR="009F0FA6" w:rsidRPr="004224D7" w:rsidRDefault="009F0FA6" w:rsidP="004224D7">
      <w:pPr>
        <w:pStyle w:val="Code"/>
        <w:rPr>
          <w:highlight w:val="white"/>
        </w:rPr>
      </w:pPr>
      <w:r w:rsidRPr="004224D7">
        <w:rPr>
          <w:highlight w:val="white"/>
        </w:rPr>
        <w:t xml:space="preserve">              currentList.Add(member);</w:t>
      </w:r>
    </w:p>
    <w:p w14:paraId="62EBF207" w14:textId="77777777" w:rsidR="009F0FA6" w:rsidRPr="004224D7" w:rsidRDefault="009F0FA6" w:rsidP="004224D7">
      <w:pPr>
        <w:pStyle w:val="Code"/>
        <w:rPr>
          <w:highlight w:val="white"/>
        </w:rPr>
      </w:pPr>
      <w:r w:rsidRPr="004224D7">
        <w:rPr>
          <w:highlight w:val="white"/>
        </w:rPr>
        <w:t xml:space="preserve">            }</w:t>
      </w:r>
    </w:p>
    <w:p w14:paraId="10B0F0AE" w14:textId="77777777" w:rsidR="009F0FA6" w:rsidRPr="004224D7" w:rsidRDefault="009F0FA6" w:rsidP="004224D7">
      <w:pPr>
        <w:pStyle w:val="Code"/>
        <w:rPr>
          <w:highlight w:val="white"/>
        </w:rPr>
      </w:pPr>
      <w:r w:rsidRPr="004224D7">
        <w:rPr>
          <w:highlight w:val="white"/>
        </w:rPr>
        <w:t xml:space="preserve">            else {</w:t>
      </w:r>
    </w:p>
    <w:p w14:paraId="6F0DF988" w14:textId="77777777" w:rsidR="009F0FA6" w:rsidRPr="004224D7" w:rsidRDefault="009F0FA6" w:rsidP="004224D7">
      <w:pPr>
        <w:pStyle w:val="Code"/>
        <w:rPr>
          <w:highlight w:val="white"/>
        </w:rPr>
      </w:pPr>
      <w:r w:rsidRPr="004224D7">
        <w:rPr>
          <w:highlight w:val="white"/>
        </w:rPr>
        <w:t xml:space="preserve">              if (currentList.Count &gt; 0) {</w:t>
      </w:r>
    </w:p>
    <w:p w14:paraId="062ACAB3" w14:textId="77777777" w:rsidR="009F0FA6" w:rsidRPr="004224D7" w:rsidRDefault="009F0FA6" w:rsidP="004224D7">
      <w:pPr>
        <w:pStyle w:val="Code"/>
        <w:rPr>
          <w:highlight w:val="white"/>
        </w:rPr>
      </w:pPr>
      <w:r w:rsidRPr="004224D7">
        <w:rPr>
          <w:highlight w:val="white"/>
        </w:rPr>
        <w:t xml:space="preserve">                initToDimensionMap[currentList] = dimension;</w:t>
      </w:r>
    </w:p>
    <w:p w14:paraId="32AEE4E8" w14:textId="77777777" w:rsidR="009F0FA6" w:rsidRPr="004224D7" w:rsidRDefault="009F0FA6" w:rsidP="004224D7">
      <w:pPr>
        <w:pStyle w:val="Code"/>
        <w:rPr>
          <w:highlight w:val="white"/>
        </w:rPr>
      </w:pPr>
      <w:r w:rsidRPr="004224D7">
        <w:rPr>
          <w:highlight w:val="white"/>
        </w:rPr>
        <w:t xml:space="preserve">                totalList.Add(currentList);</w:t>
      </w:r>
    </w:p>
    <w:p w14:paraId="7A9074BD" w14:textId="77777777" w:rsidR="009F0FA6" w:rsidRPr="004224D7" w:rsidRDefault="009F0FA6" w:rsidP="004224D7">
      <w:pPr>
        <w:pStyle w:val="Code"/>
        <w:rPr>
          <w:highlight w:val="white"/>
        </w:rPr>
      </w:pPr>
      <w:r w:rsidRPr="004224D7">
        <w:rPr>
          <w:highlight w:val="white"/>
        </w:rPr>
        <w:t xml:space="preserve">              }</w:t>
      </w:r>
    </w:p>
    <w:p w14:paraId="12DB7C69" w14:textId="77777777" w:rsidR="009F0FA6" w:rsidRPr="004224D7" w:rsidRDefault="009F0FA6" w:rsidP="004224D7">
      <w:pPr>
        <w:pStyle w:val="Code"/>
        <w:rPr>
          <w:highlight w:val="white"/>
        </w:rPr>
      </w:pPr>
    </w:p>
    <w:p w14:paraId="09408477" w14:textId="77777777" w:rsidR="009F0FA6" w:rsidRPr="004224D7" w:rsidRDefault="009F0FA6" w:rsidP="004224D7">
      <w:pPr>
        <w:pStyle w:val="Code"/>
        <w:rPr>
          <w:highlight w:val="white"/>
        </w:rPr>
      </w:pPr>
      <w:r w:rsidRPr="004224D7">
        <w:rPr>
          <w:highlight w:val="white"/>
        </w:rPr>
        <w:t xml:space="preserve">              totalList.Add(member);</w:t>
      </w:r>
    </w:p>
    <w:p w14:paraId="0B26852D" w14:textId="77777777" w:rsidR="009F0FA6" w:rsidRPr="004224D7" w:rsidRDefault="009F0FA6" w:rsidP="004224D7">
      <w:pPr>
        <w:pStyle w:val="Code"/>
        <w:rPr>
          <w:highlight w:val="white"/>
        </w:rPr>
      </w:pPr>
      <w:r w:rsidRPr="004224D7">
        <w:rPr>
          <w:highlight w:val="white"/>
        </w:rPr>
        <w:t xml:space="preserve">              currentList = new List&lt;object&gt;();</w:t>
      </w:r>
    </w:p>
    <w:p w14:paraId="5FCFCECF" w14:textId="77777777" w:rsidR="009F0FA6" w:rsidRPr="004224D7" w:rsidRDefault="009F0FA6" w:rsidP="004224D7">
      <w:pPr>
        <w:pStyle w:val="Code"/>
        <w:rPr>
          <w:highlight w:val="white"/>
        </w:rPr>
      </w:pPr>
      <w:r w:rsidRPr="004224D7">
        <w:rPr>
          <w:highlight w:val="white"/>
        </w:rPr>
        <w:t xml:space="preserve">            }</w:t>
      </w:r>
    </w:p>
    <w:p w14:paraId="423DD5A2" w14:textId="77777777" w:rsidR="009F0FA6" w:rsidRPr="004224D7" w:rsidRDefault="009F0FA6" w:rsidP="004224D7">
      <w:pPr>
        <w:pStyle w:val="Code"/>
        <w:rPr>
          <w:highlight w:val="white"/>
        </w:rPr>
      </w:pPr>
    </w:p>
    <w:p w14:paraId="59397A0C" w14:textId="77777777" w:rsidR="009F0FA6" w:rsidRPr="004224D7" w:rsidRDefault="009F0FA6" w:rsidP="004224D7">
      <w:pPr>
        <w:pStyle w:val="Code"/>
        <w:rPr>
          <w:highlight w:val="white"/>
        </w:rPr>
      </w:pPr>
      <w:r w:rsidRPr="004224D7">
        <w:rPr>
          <w:highlight w:val="white"/>
        </w:rPr>
        <w:t xml:space="preserve">            if (currentList.Count == arraySize) {</w:t>
      </w:r>
    </w:p>
    <w:p w14:paraId="0D0C022B" w14:textId="77777777" w:rsidR="009F0FA6" w:rsidRPr="004224D7" w:rsidRDefault="009F0FA6" w:rsidP="004224D7">
      <w:pPr>
        <w:pStyle w:val="Code"/>
        <w:rPr>
          <w:highlight w:val="white"/>
        </w:rPr>
      </w:pPr>
      <w:r w:rsidRPr="004224D7">
        <w:rPr>
          <w:highlight w:val="white"/>
        </w:rPr>
        <w:t xml:space="preserve">              initToDimensionMap[currentList] = dimension;</w:t>
      </w:r>
    </w:p>
    <w:p w14:paraId="20BBDD00" w14:textId="77777777" w:rsidR="009F0FA6" w:rsidRPr="004224D7" w:rsidRDefault="009F0FA6" w:rsidP="004224D7">
      <w:pPr>
        <w:pStyle w:val="Code"/>
        <w:rPr>
          <w:highlight w:val="white"/>
        </w:rPr>
      </w:pPr>
      <w:r w:rsidRPr="004224D7">
        <w:rPr>
          <w:highlight w:val="white"/>
        </w:rPr>
        <w:t xml:space="preserve">              totalList.Add(currentList);</w:t>
      </w:r>
    </w:p>
    <w:p w14:paraId="621A1760" w14:textId="77777777" w:rsidR="009F0FA6" w:rsidRPr="004224D7" w:rsidRDefault="009F0FA6" w:rsidP="004224D7">
      <w:pPr>
        <w:pStyle w:val="Code"/>
        <w:rPr>
          <w:highlight w:val="white"/>
        </w:rPr>
      </w:pPr>
      <w:r w:rsidRPr="004224D7">
        <w:rPr>
          <w:highlight w:val="white"/>
        </w:rPr>
        <w:t xml:space="preserve">              currentList = new List&lt;object&gt;();</w:t>
      </w:r>
    </w:p>
    <w:p w14:paraId="1DFF9791" w14:textId="77777777" w:rsidR="009F0FA6" w:rsidRPr="004224D7" w:rsidRDefault="009F0FA6" w:rsidP="004224D7">
      <w:pPr>
        <w:pStyle w:val="Code"/>
        <w:rPr>
          <w:highlight w:val="white"/>
        </w:rPr>
      </w:pPr>
      <w:r w:rsidRPr="004224D7">
        <w:rPr>
          <w:highlight w:val="white"/>
        </w:rPr>
        <w:t xml:space="preserve">            }</w:t>
      </w:r>
    </w:p>
    <w:p w14:paraId="71665969" w14:textId="77777777" w:rsidR="009F0FA6" w:rsidRPr="004224D7" w:rsidRDefault="009F0FA6" w:rsidP="004224D7">
      <w:pPr>
        <w:pStyle w:val="Code"/>
        <w:rPr>
          <w:highlight w:val="white"/>
        </w:rPr>
      </w:pPr>
      <w:r w:rsidRPr="004224D7">
        <w:rPr>
          <w:highlight w:val="white"/>
        </w:rPr>
        <w:t xml:space="preserve">          }</w:t>
      </w:r>
    </w:p>
    <w:p w14:paraId="7E80F2C6" w14:textId="77777777" w:rsidR="009F0FA6" w:rsidRPr="004224D7" w:rsidRDefault="009F0FA6" w:rsidP="004224D7">
      <w:pPr>
        <w:pStyle w:val="Code"/>
        <w:rPr>
          <w:highlight w:val="white"/>
        </w:rPr>
      </w:pPr>
    </w:p>
    <w:p w14:paraId="33EE89D8" w14:textId="77777777" w:rsidR="009F0FA6" w:rsidRPr="004224D7" w:rsidRDefault="009F0FA6" w:rsidP="004224D7">
      <w:pPr>
        <w:pStyle w:val="Code"/>
        <w:rPr>
          <w:highlight w:val="white"/>
        </w:rPr>
      </w:pPr>
      <w:r w:rsidRPr="004224D7">
        <w:rPr>
          <w:highlight w:val="white"/>
        </w:rPr>
        <w:t xml:space="preserve">          if (currentList.Count &gt; 0) {</w:t>
      </w:r>
    </w:p>
    <w:p w14:paraId="612AFD4E" w14:textId="77777777" w:rsidR="009F0FA6" w:rsidRPr="004224D7" w:rsidRDefault="009F0FA6" w:rsidP="004224D7">
      <w:pPr>
        <w:pStyle w:val="Code"/>
        <w:rPr>
          <w:highlight w:val="white"/>
        </w:rPr>
      </w:pPr>
      <w:r w:rsidRPr="004224D7">
        <w:rPr>
          <w:highlight w:val="white"/>
        </w:rPr>
        <w:t xml:space="preserve">            initToDimensionMap[currentList] = dimension;</w:t>
      </w:r>
    </w:p>
    <w:p w14:paraId="4944915F" w14:textId="77777777" w:rsidR="009F0FA6" w:rsidRPr="004224D7" w:rsidRDefault="009F0FA6" w:rsidP="004224D7">
      <w:pPr>
        <w:pStyle w:val="Code"/>
        <w:rPr>
          <w:highlight w:val="white"/>
        </w:rPr>
      </w:pPr>
      <w:r w:rsidRPr="004224D7">
        <w:rPr>
          <w:highlight w:val="white"/>
        </w:rPr>
        <w:t xml:space="preserve">            totalList.Add(currentList);</w:t>
      </w:r>
    </w:p>
    <w:p w14:paraId="6689C2E6" w14:textId="77777777" w:rsidR="009F0FA6" w:rsidRPr="004224D7" w:rsidRDefault="009F0FA6" w:rsidP="004224D7">
      <w:pPr>
        <w:pStyle w:val="Code"/>
        <w:rPr>
          <w:highlight w:val="white"/>
        </w:rPr>
      </w:pPr>
      <w:r w:rsidRPr="004224D7">
        <w:rPr>
          <w:highlight w:val="white"/>
        </w:rPr>
        <w:t xml:space="preserve">          }</w:t>
      </w:r>
    </w:p>
    <w:p w14:paraId="4E06E624" w14:textId="77777777" w:rsidR="009F0FA6" w:rsidRPr="004224D7" w:rsidRDefault="009F0FA6" w:rsidP="004224D7">
      <w:pPr>
        <w:pStyle w:val="Code"/>
        <w:rPr>
          <w:highlight w:val="white"/>
        </w:rPr>
      </w:pPr>
    </w:p>
    <w:p w14:paraId="79B7E531" w14:textId="77777777" w:rsidR="009F0FA6" w:rsidRPr="004224D7" w:rsidRDefault="009F0FA6" w:rsidP="004224D7">
      <w:pPr>
        <w:pStyle w:val="Code"/>
        <w:rPr>
          <w:highlight w:val="white"/>
        </w:rPr>
      </w:pPr>
      <w:r w:rsidRPr="004224D7">
        <w:rPr>
          <w:highlight w:val="white"/>
        </w:rPr>
        <w:t xml:space="preserve">          list = totalList;</w:t>
      </w:r>
    </w:p>
    <w:p w14:paraId="1EE07B25" w14:textId="77777777" w:rsidR="009F0FA6" w:rsidRPr="004224D7" w:rsidRDefault="009F0FA6" w:rsidP="004224D7">
      <w:pPr>
        <w:pStyle w:val="Code"/>
        <w:rPr>
          <w:highlight w:val="white"/>
        </w:rPr>
      </w:pPr>
      <w:r w:rsidRPr="004224D7">
        <w:rPr>
          <w:highlight w:val="white"/>
        </w:rPr>
        <w:t xml:space="preserve">        }</w:t>
      </w:r>
    </w:p>
    <w:p w14:paraId="24E0F51D" w14:textId="77777777" w:rsidR="009F0FA6" w:rsidRPr="004224D7" w:rsidRDefault="009F0FA6" w:rsidP="004224D7">
      <w:pPr>
        <w:pStyle w:val="Code"/>
        <w:rPr>
          <w:highlight w:val="white"/>
        </w:rPr>
      </w:pPr>
    </w:p>
    <w:p w14:paraId="652815A0" w14:textId="77777777" w:rsidR="009F0FA6" w:rsidRPr="004224D7" w:rsidRDefault="009F0FA6" w:rsidP="004224D7">
      <w:pPr>
        <w:pStyle w:val="Code"/>
        <w:rPr>
          <w:highlight w:val="white"/>
        </w:rPr>
      </w:pPr>
      <w:r w:rsidRPr="004224D7">
        <w:rPr>
          <w:highlight w:val="white"/>
        </w:rPr>
        <w:t xml:space="preserve">        return list;</w:t>
      </w:r>
    </w:p>
    <w:p w14:paraId="4DD28EE4" w14:textId="77777777" w:rsidR="009F0FA6" w:rsidRPr="004224D7" w:rsidRDefault="009F0FA6" w:rsidP="004224D7">
      <w:pPr>
        <w:pStyle w:val="Code"/>
        <w:rPr>
          <w:highlight w:val="white"/>
        </w:rPr>
      </w:pPr>
      <w:r w:rsidRPr="004224D7">
        <w:rPr>
          <w:highlight w:val="white"/>
        </w:rPr>
        <w:t xml:space="preserve">      }</w:t>
      </w:r>
    </w:p>
    <w:p w14:paraId="21C08CA8" w14:textId="77777777" w:rsidR="009F0FA6" w:rsidRPr="004224D7" w:rsidRDefault="009F0FA6" w:rsidP="004224D7">
      <w:pPr>
        <w:pStyle w:val="Code"/>
        <w:rPr>
          <w:highlight w:val="white"/>
        </w:rPr>
      </w:pPr>
    </w:p>
    <w:p w14:paraId="72E0DBF9" w14:textId="77777777" w:rsidR="009F0FA6" w:rsidRPr="004224D7" w:rsidRDefault="009F0FA6" w:rsidP="004224D7">
      <w:pPr>
        <w:pStyle w:val="Code"/>
        <w:rPr>
          <w:highlight w:val="white"/>
        </w:rPr>
      </w:pPr>
      <w:r w:rsidRPr="004224D7">
        <w:rPr>
          <w:highlight w:val="white"/>
        </w:rPr>
        <w:t xml:space="preserve">      return init;</w:t>
      </w:r>
    </w:p>
    <w:p w14:paraId="3763E295" w14:textId="77777777" w:rsidR="009F0FA6" w:rsidRPr="004224D7" w:rsidRDefault="009F0FA6" w:rsidP="004224D7">
      <w:pPr>
        <w:pStyle w:val="Code"/>
        <w:rPr>
          <w:highlight w:val="white"/>
        </w:rPr>
      </w:pPr>
      <w:r w:rsidRPr="004224D7">
        <w:rPr>
          <w:highlight w:val="white"/>
        </w:rPr>
        <w:t xml:space="preserve">    }</w:t>
      </w:r>
    </w:p>
    <w:p w14:paraId="0DF8432D" w14:textId="77777777" w:rsidR="009F0FA6" w:rsidRPr="004224D7" w:rsidRDefault="009F0FA6" w:rsidP="004224D7">
      <w:pPr>
        <w:pStyle w:val="Code"/>
        <w:rPr>
          <w:highlight w:val="white"/>
        </w:rPr>
      </w:pPr>
    </w:p>
    <w:p w14:paraId="5CD96192" w14:textId="77777777" w:rsidR="00597CB6" w:rsidRDefault="009F0FA6" w:rsidP="004224D7">
      <w:pPr>
        <w:pStyle w:val="Code"/>
        <w:rPr>
          <w:highlight w:val="white"/>
        </w:rPr>
      </w:pPr>
      <w:r w:rsidRPr="004224D7">
        <w:rPr>
          <w:highlight w:val="white"/>
        </w:rPr>
        <w:t xml:space="preserve">    private static int </w:t>
      </w:r>
      <w:r w:rsidR="0031626F">
        <w:rPr>
          <w:highlight w:val="white"/>
        </w:rPr>
        <w:t>DimensionToSizeMap</w:t>
      </w:r>
      <w:r w:rsidRPr="004224D7">
        <w:rPr>
          <w:highlight w:val="white"/>
        </w:rPr>
        <w:t>(Type type,</w:t>
      </w:r>
    </w:p>
    <w:p w14:paraId="0835CF0C" w14:textId="6A7A4E22" w:rsidR="009F0FA6" w:rsidRPr="004224D7" w:rsidRDefault="00597CB6" w:rsidP="004224D7">
      <w:pPr>
        <w:pStyle w:val="Code"/>
        <w:rPr>
          <w:highlight w:val="white"/>
        </w:rPr>
      </w:pPr>
      <w:r>
        <w:rPr>
          <w:highlight w:val="white"/>
        </w:rPr>
        <w:t xml:space="preserve">                                 </w:t>
      </w:r>
      <w:r w:rsidR="009F0FA6" w:rsidRPr="004224D7">
        <w:rPr>
          <w:highlight w:val="white"/>
        </w:rPr>
        <w:t xml:space="preserve"> IDictionary&lt;int,int&gt; dimensionToSizeMap)</w:t>
      </w:r>
      <w:r>
        <w:rPr>
          <w:highlight w:val="white"/>
        </w:rPr>
        <w:t xml:space="preserve"> </w:t>
      </w:r>
      <w:r w:rsidR="009F0FA6" w:rsidRPr="004224D7">
        <w:rPr>
          <w:highlight w:val="white"/>
        </w:rPr>
        <w:t>{</w:t>
      </w:r>
    </w:p>
    <w:p w14:paraId="1354AD98" w14:textId="77777777" w:rsidR="009F0FA6" w:rsidRPr="004224D7" w:rsidRDefault="009F0FA6" w:rsidP="004224D7">
      <w:pPr>
        <w:pStyle w:val="Code"/>
        <w:rPr>
          <w:highlight w:val="white"/>
        </w:rPr>
      </w:pPr>
      <w:r w:rsidRPr="004224D7">
        <w:rPr>
          <w:highlight w:val="white"/>
        </w:rPr>
        <w:t xml:space="preserve">      if (type.IsArray()) {</w:t>
      </w:r>
    </w:p>
    <w:p w14:paraId="677B10B3" w14:textId="77777777" w:rsidR="00161922" w:rsidRDefault="009F0FA6" w:rsidP="004224D7">
      <w:pPr>
        <w:pStyle w:val="Code"/>
        <w:rPr>
          <w:highlight w:val="white"/>
        </w:rPr>
      </w:pPr>
      <w:r w:rsidRPr="004224D7">
        <w:rPr>
          <w:highlight w:val="white"/>
        </w:rPr>
        <w:t xml:space="preserve">        int dimension =</w:t>
      </w:r>
    </w:p>
    <w:p w14:paraId="32945678" w14:textId="38BB8BB5" w:rsidR="009F0FA6" w:rsidRPr="004224D7" w:rsidRDefault="00161922" w:rsidP="004224D7">
      <w:pPr>
        <w:pStyle w:val="Code"/>
        <w:rPr>
          <w:highlight w:val="white"/>
        </w:rPr>
      </w:pPr>
      <w:r>
        <w:rPr>
          <w:highlight w:val="white"/>
        </w:rPr>
        <w:t xml:space="preserve">         </w:t>
      </w:r>
      <w:r w:rsidR="009F0FA6" w:rsidRPr="004224D7">
        <w:rPr>
          <w:highlight w:val="white"/>
        </w:rPr>
        <w:t xml:space="preserve"> </w:t>
      </w:r>
      <w:r w:rsidR="0031626F">
        <w:rPr>
          <w:highlight w:val="white"/>
        </w:rPr>
        <w:t>DimensionToSizeMap</w:t>
      </w:r>
      <w:r w:rsidR="009F0FA6" w:rsidRPr="004224D7">
        <w:rPr>
          <w:highlight w:val="white"/>
        </w:rPr>
        <w:t>(type.ArrayType, dimensionToSizeMap)</w:t>
      </w:r>
      <w:r>
        <w:rPr>
          <w:highlight w:val="white"/>
        </w:rPr>
        <w:t xml:space="preserve"> </w:t>
      </w:r>
      <w:r w:rsidR="009F0FA6" w:rsidRPr="004224D7">
        <w:rPr>
          <w:highlight w:val="white"/>
        </w:rPr>
        <w:t>+</w:t>
      </w:r>
      <w:r>
        <w:rPr>
          <w:highlight w:val="white"/>
        </w:rPr>
        <w:t xml:space="preserve"> </w:t>
      </w:r>
      <w:r w:rsidR="009F0FA6" w:rsidRPr="004224D7">
        <w:rPr>
          <w:highlight w:val="white"/>
        </w:rPr>
        <w:t>1;</w:t>
      </w:r>
    </w:p>
    <w:p w14:paraId="7FC6008C" w14:textId="77777777" w:rsidR="009F0FA6" w:rsidRPr="004224D7" w:rsidRDefault="009F0FA6" w:rsidP="004224D7">
      <w:pPr>
        <w:pStyle w:val="Code"/>
        <w:rPr>
          <w:highlight w:val="white"/>
        </w:rPr>
      </w:pPr>
      <w:r w:rsidRPr="004224D7">
        <w:rPr>
          <w:highlight w:val="white"/>
        </w:rPr>
        <w:t xml:space="preserve">        dimensionToSizeMap[dimension] = type.ArraySize;</w:t>
      </w:r>
    </w:p>
    <w:p w14:paraId="6A0FFB95" w14:textId="77777777" w:rsidR="009F0FA6" w:rsidRPr="004224D7" w:rsidRDefault="009F0FA6" w:rsidP="004224D7">
      <w:pPr>
        <w:pStyle w:val="Code"/>
        <w:rPr>
          <w:highlight w:val="white"/>
        </w:rPr>
      </w:pPr>
      <w:r w:rsidRPr="004224D7">
        <w:rPr>
          <w:highlight w:val="white"/>
        </w:rPr>
        <w:t xml:space="preserve">      }</w:t>
      </w:r>
    </w:p>
    <w:p w14:paraId="023385BC" w14:textId="77777777" w:rsidR="009F0FA6" w:rsidRPr="004224D7" w:rsidRDefault="009F0FA6" w:rsidP="004224D7">
      <w:pPr>
        <w:pStyle w:val="Code"/>
        <w:rPr>
          <w:highlight w:val="white"/>
        </w:rPr>
      </w:pPr>
    </w:p>
    <w:p w14:paraId="0D9E216A" w14:textId="77777777" w:rsidR="009F0FA6" w:rsidRPr="004224D7" w:rsidRDefault="009F0FA6" w:rsidP="004224D7">
      <w:pPr>
        <w:pStyle w:val="Code"/>
        <w:rPr>
          <w:highlight w:val="white"/>
        </w:rPr>
      </w:pPr>
      <w:r w:rsidRPr="004224D7">
        <w:rPr>
          <w:highlight w:val="white"/>
        </w:rPr>
        <w:t xml:space="preserve">      return 0;</w:t>
      </w:r>
    </w:p>
    <w:p w14:paraId="0674A81F" w14:textId="77777777" w:rsidR="009F0FA6" w:rsidRPr="004224D7" w:rsidRDefault="009F0FA6" w:rsidP="004224D7">
      <w:pPr>
        <w:pStyle w:val="Code"/>
        <w:rPr>
          <w:highlight w:val="white"/>
        </w:rPr>
      </w:pPr>
      <w:r w:rsidRPr="004224D7">
        <w:rPr>
          <w:highlight w:val="white"/>
        </w:rPr>
        <w:lastRenderedPageBreak/>
        <w:t xml:space="preserve">    }</w:t>
      </w:r>
    </w:p>
    <w:p w14:paraId="446251C0" w14:textId="77777777" w:rsidR="009F0FA6" w:rsidRPr="004224D7" w:rsidRDefault="009F0FA6" w:rsidP="004224D7">
      <w:pPr>
        <w:pStyle w:val="Code"/>
        <w:rPr>
          <w:highlight w:val="white"/>
        </w:rPr>
      </w:pPr>
    </w:p>
    <w:p w14:paraId="42AC9FA2" w14:textId="77777777" w:rsidR="008104AD" w:rsidRDefault="009F0FA6" w:rsidP="004224D7">
      <w:pPr>
        <w:pStyle w:val="Code"/>
        <w:rPr>
          <w:highlight w:val="white"/>
        </w:rPr>
      </w:pPr>
      <w:r w:rsidRPr="004224D7">
        <w:rPr>
          <w:highlight w:val="white"/>
        </w:rPr>
        <w:t xml:space="preserve">    private static int </w:t>
      </w:r>
      <w:r w:rsidR="0031626F">
        <w:rPr>
          <w:highlight w:val="white"/>
        </w:rPr>
        <w:t>InitToDimensionMap</w:t>
      </w:r>
      <w:r w:rsidRPr="004224D7">
        <w:rPr>
          <w:highlight w:val="white"/>
        </w:rPr>
        <w:t>(object init,</w:t>
      </w:r>
    </w:p>
    <w:p w14:paraId="0AE71E33" w14:textId="76327BB5" w:rsidR="009F0FA6" w:rsidRPr="004224D7" w:rsidRDefault="008104AD" w:rsidP="004224D7">
      <w:pPr>
        <w:pStyle w:val="Code"/>
        <w:rPr>
          <w:highlight w:val="white"/>
        </w:rPr>
      </w:pPr>
      <w:r>
        <w:rPr>
          <w:highlight w:val="white"/>
        </w:rPr>
        <w:t xml:space="preserve">                            </w:t>
      </w:r>
      <w:r w:rsidR="009F0FA6" w:rsidRPr="004224D7">
        <w:rPr>
          <w:highlight w:val="white"/>
        </w:rPr>
        <w:t xml:space="preserve"> IDictionary&lt;object,int&gt; initToDimensionMap) {</w:t>
      </w:r>
    </w:p>
    <w:p w14:paraId="5F7E5022" w14:textId="77777777" w:rsidR="009F0FA6" w:rsidRPr="004224D7" w:rsidRDefault="009F0FA6" w:rsidP="004224D7">
      <w:pPr>
        <w:pStyle w:val="Code"/>
        <w:rPr>
          <w:highlight w:val="white"/>
        </w:rPr>
      </w:pPr>
      <w:r w:rsidRPr="004224D7">
        <w:rPr>
          <w:highlight w:val="white"/>
        </w:rPr>
        <w:t xml:space="preserve">      if (init is List&lt;object&gt;) {</w:t>
      </w:r>
    </w:p>
    <w:p w14:paraId="0BD51EBE" w14:textId="77777777" w:rsidR="009F0FA6" w:rsidRPr="004224D7" w:rsidRDefault="009F0FA6" w:rsidP="004224D7">
      <w:pPr>
        <w:pStyle w:val="Code"/>
        <w:rPr>
          <w:highlight w:val="white"/>
        </w:rPr>
      </w:pPr>
      <w:r w:rsidRPr="004224D7">
        <w:rPr>
          <w:highlight w:val="white"/>
        </w:rPr>
        <w:t xml:space="preserve">        List&lt;object&gt; list = (List&lt;object&gt;) init;</w:t>
      </w:r>
    </w:p>
    <w:p w14:paraId="0A091234" w14:textId="77777777" w:rsidR="009F0FA6" w:rsidRPr="004224D7" w:rsidRDefault="009F0FA6" w:rsidP="004224D7">
      <w:pPr>
        <w:pStyle w:val="Code"/>
        <w:rPr>
          <w:highlight w:val="white"/>
        </w:rPr>
      </w:pPr>
      <w:r w:rsidRPr="004224D7">
        <w:rPr>
          <w:highlight w:val="white"/>
        </w:rPr>
        <w:t xml:space="preserve">        int maxDimension = 0;</w:t>
      </w:r>
    </w:p>
    <w:p w14:paraId="190C0AB1" w14:textId="77777777" w:rsidR="009F0FA6" w:rsidRPr="004224D7" w:rsidRDefault="009F0FA6" w:rsidP="004224D7">
      <w:pPr>
        <w:pStyle w:val="Code"/>
        <w:rPr>
          <w:highlight w:val="white"/>
        </w:rPr>
      </w:pPr>
    </w:p>
    <w:p w14:paraId="7E02EBCF" w14:textId="77777777" w:rsidR="009F0FA6" w:rsidRPr="004224D7" w:rsidRDefault="009F0FA6" w:rsidP="004224D7">
      <w:pPr>
        <w:pStyle w:val="Code"/>
        <w:rPr>
          <w:highlight w:val="white"/>
        </w:rPr>
      </w:pPr>
      <w:r w:rsidRPr="004224D7">
        <w:rPr>
          <w:highlight w:val="white"/>
        </w:rPr>
        <w:t xml:space="preserve">        foreach (object member in list) {</w:t>
      </w:r>
    </w:p>
    <w:p w14:paraId="511D574A" w14:textId="7B6F2053" w:rsidR="009F0FA6" w:rsidRPr="004224D7" w:rsidRDefault="009F0FA6" w:rsidP="004224D7">
      <w:pPr>
        <w:pStyle w:val="Code"/>
        <w:rPr>
          <w:highlight w:val="white"/>
        </w:rPr>
      </w:pPr>
      <w:r w:rsidRPr="004224D7">
        <w:rPr>
          <w:highlight w:val="white"/>
        </w:rPr>
        <w:t xml:space="preserve">          int dimension = </w:t>
      </w:r>
      <w:r w:rsidR="0031626F">
        <w:rPr>
          <w:highlight w:val="white"/>
        </w:rPr>
        <w:t>InitToDimensionMap</w:t>
      </w:r>
      <w:r w:rsidRPr="004224D7">
        <w:rPr>
          <w:highlight w:val="white"/>
        </w:rPr>
        <w:t>(member, initToDimensionMap);</w:t>
      </w:r>
    </w:p>
    <w:p w14:paraId="6DAA8BB8" w14:textId="77777777" w:rsidR="009F0FA6" w:rsidRPr="004224D7" w:rsidRDefault="009F0FA6" w:rsidP="004224D7">
      <w:pPr>
        <w:pStyle w:val="Code"/>
        <w:rPr>
          <w:highlight w:val="white"/>
        </w:rPr>
      </w:pPr>
      <w:r w:rsidRPr="004224D7">
        <w:rPr>
          <w:highlight w:val="white"/>
        </w:rPr>
        <w:t xml:space="preserve">          maxDimension = Math.Max(maxDimension, dimension);</w:t>
      </w:r>
    </w:p>
    <w:p w14:paraId="42BF09E1" w14:textId="77777777" w:rsidR="009F0FA6" w:rsidRPr="004224D7" w:rsidRDefault="009F0FA6" w:rsidP="004224D7">
      <w:pPr>
        <w:pStyle w:val="Code"/>
        <w:rPr>
          <w:highlight w:val="white"/>
        </w:rPr>
      </w:pPr>
      <w:r w:rsidRPr="004224D7">
        <w:rPr>
          <w:highlight w:val="white"/>
        </w:rPr>
        <w:t xml:space="preserve">        }</w:t>
      </w:r>
    </w:p>
    <w:p w14:paraId="35EAD647" w14:textId="77777777" w:rsidR="009F0FA6" w:rsidRPr="004224D7" w:rsidRDefault="009F0FA6" w:rsidP="004224D7">
      <w:pPr>
        <w:pStyle w:val="Code"/>
        <w:rPr>
          <w:highlight w:val="white"/>
        </w:rPr>
      </w:pPr>
    </w:p>
    <w:p w14:paraId="0D2B3DF5" w14:textId="77777777" w:rsidR="009F0FA6" w:rsidRPr="004224D7" w:rsidRDefault="009F0FA6" w:rsidP="004224D7">
      <w:pPr>
        <w:pStyle w:val="Code"/>
        <w:rPr>
          <w:highlight w:val="white"/>
        </w:rPr>
      </w:pPr>
      <w:r w:rsidRPr="004224D7">
        <w:rPr>
          <w:highlight w:val="white"/>
        </w:rPr>
        <w:t xml:space="preserve">        initToDimensionMap[list] = maxDimension + 1;</w:t>
      </w:r>
    </w:p>
    <w:p w14:paraId="4EF4A384" w14:textId="77777777" w:rsidR="009F0FA6" w:rsidRPr="004224D7" w:rsidRDefault="009F0FA6" w:rsidP="004224D7">
      <w:pPr>
        <w:pStyle w:val="Code"/>
        <w:rPr>
          <w:highlight w:val="white"/>
        </w:rPr>
      </w:pPr>
      <w:r w:rsidRPr="004224D7">
        <w:rPr>
          <w:highlight w:val="white"/>
        </w:rPr>
        <w:t xml:space="preserve">        return maxDimension + 1;</w:t>
      </w:r>
    </w:p>
    <w:p w14:paraId="1A31CBAF" w14:textId="77777777" w:rsidR="009F0FA6" w:rsidRPr="004224D7" w:rsidRDefault="009F0FA6" w:rsidP="004224D7">
      <w:pPr>
        <w:pStyle w:val="Code"/>
        <w:rPr>
          <w:highlight w:val="white"/>
        </w:rPr>
      </w:pPr>
      <w:r w:rsidRPr="004224D7">
        <w:rPr>
          <w:highlight w:val="white"/>
        </w:rPr>
        <w:t xml:space="preserve">      }</w:t>
      </w:r>
    </w:p>
    <w:p w14:paraId="035FAC0E" w14:textId="77777777" w:rsidR="009F0FA6" w:rsidRPr="004224D7" w:rsidRDefault="009F0FA6" w:rsidP="004224D7">
      <w:pPr>
        <w:pStyle w:val="Code"/>
        <w:rPr>
          <w:highlight w:val="white"/>
        </w:rPr>
      </w:pPr>
    </w:p>
    <w:p w14:paraId="08584066" w14:textId="77777777" w:rsidR="009F0FA6" w:rsidRPr="004224D7" w:rsidRDefault="009F0FA6" w:rsidP="004224D7">
      <w:pPr>
        <w:pStyle w:val="Code"/>
        <w:rPr>
          <w:highlight w:val="white"/>
        </w:rPr>
      </w:pPr>
      <w:r w:rsidRPr="004224D7">
        <w:rPr>
          <w:highlight w:val="white"/>
        </w:rPr>
        <w:t xml:space="preserve">      return 0;</w:t>
      </w:r>
    </w:p>
    <w:p w14:paraId="3CAB3C15" w14:textId="77777777" w:rsidR="009F0FA6" w:rsidRPr="004224D7" w:rsidRDefault="009F0FA6" w:rsidP="004224D7">
      <w:pPr>
        <w:pStyle w:val="Code"/>
        <w:rPr>
          <w:highlight w:val="white"/>
        </w:rPr>
      </w:pPr>
      <w:r w:rsidRPr="004224D7">
        <w:rPr>
          <w:highlight w:val="white"/>
        </w:rPr>
        <w:t xml:space="preserve">    }</w:t>
      </w:r>
    </w:p>
    <w:p w14:paraId="102CBFDB" w14:textId="77777777" w:rsidR="009F0FA6" w:rsidRPr="004224D7" w:rsidRDefault="009F0FA6" w:rsidP="004224D7">
      <w:pPr>
        <w:pStyle w:val="Code"/>
        <w:rPr>
          <w:highlight w:val="white"/>
        </w:rPr>
      </w:pPr>
    </w:p>
    <w:p w14:paraId="1FC90050" w14:textId="77777777" w:rsidR="009F0FA6" w:rsidRPr="004224D7" w:rsidRDefault="009F0FA6" w:rsidP="004224D7">
      <w:pPr>
        <w:pStyle w:val="Code"/>
        <w:rPr>
          <w:highlight w:val="white"/>
        </w:rPr>
      </w:pPr>
      <w:r w:rsidRPr="004224D7">
        <w:rPr>
          <w:highlight w:val="white"/>
        </w:rPr>
        <w:t xml:space="preserve">    public static void PrintList(TextWriter textWriter, object init) {</w:t>
      </w:r>
    </w:p>
    <w:p w14:paraId="7D1DC909" w14:textId="77777777" w:rsidR="009F0FA6" w:rsidRPr="004224D7" w:rsidRDefault="009F0FA6" w:rsidP="004224D7">
      <w:pPr>
        <w:pStyle w:val="Code"/>
        <w:rPr>
          <w:highlight w:val="white"/>
        </w:rPr>
      </w:pPr>
      <w:r w:rsidRPr="004224D7">
        <w:rPr>
          <w:highlight w:val="white"/>
        </w:rPr>
        <w:t xml:space="preserve">      if (init is Expression) {</w:t>
      </w:r>
    </w:p>
    <w:p w14:paraId="5DAE1D5E" w14:textId="77777777" w:rsidR="00D97DE2" w:rsidRDefault="009F0FA6" w:rsidP="004224D7">
      <w:pPr>
        <w:pStyle w:val="Code"/>
        <w:rPr>
          <w:highlight w:val="white"/>
        </w:rPr>
      </w:pPr>
      <w:r w:rsidRPr="004224D7">
        <w:rPr>
          <w:highlight w:val="white"/>
        </w:rPr>
        <w:t xml:space="preserve">        textWriter.Write(Symbol.SimpleName((((Expression) init)).</w:t>
      </w:r>
    </w:p>
    <w:p w14:paraId="7AB66583" w14:textId="7C68B569" w:rsidR="009F0FA6" w:rsidRPr="004224D7" w:rsidRDefault="00D97DE2" w:rsidP="004224D7">
      <w:pPr>
        <w:pStyle w:val="Code"/>
        <w:rPr>
          <w:highlight w:val="white"/>
        </w:rPr>
      </w:pPr>
      <w:r>
        <w:rPr>
          <w:highlight w:val="white"/>
        </w:rPr>
        <w:t xml:space="preserve">                                           </w:t>
      </w:r>
      <w:r w:rsidR="009F0FA6" w:rsidRPr="004224D7">
        <w:rPr>
          <w:highlight w:val="white"/>
        </w:rPr>
        <w:t>Symbol.UniqueName));</w:t>
      </w:r>
    </w:p>
    <w:p w14:paraId="42614D8C" w14:textId="77777777" w:rsidR="009F0FA6" w:rsidRPr="004224D7" w:rsidRDefault="009F0FA6" w:rsidP="004224D7">
      <w:pPr>
        <w:pStyle w:val="Code"/>
        <w:rPr>
          <w:highlight w:val="white"/>
        </w:rPr>
      </w:pPr>
      <w:r w:rsidRPr="004224D7">
        <w:rPr>
          <w:highlight w:val="white"/>
        </w:rPr>
        <w:t xml:space="preserve">      }</w:t>
      </w:r>
    </w:p>
    <w:p w14:paraId="29E8D08C" w14:textId="77777777" w:rsidR="009F0FA6" w:rsidRPr="004224D7" w:rsidRDefault="009F0FA6" w:rsidP="004224D7">
      <w:pPr>
        <w:pStyle w:val="Code"/>
        <w:rPr>
          <w:highlight w:val="white"/>
        </w:rPr>
      </w:pPr>
      <w:r w:rsidRPr="004224D7">
        <w:rPr>
          <w:highlight w:val="white"/>
        </w:rPr>
        <w:t xml:space="preserve">      else {</w:t>
      </w:r>
    </w:p>
    <w:p w14:paraId="639558C8" w14:textId="77777777" w:rsidR="009F0FA6" w:rsidRPr="004224D7" w:rsidRDefault="009F0FA6" w:rsidP="004224D7">
      <w:pPr>
        <w:pStyle w:val="Code"/>
        <w:rPr>
          <w:highlight w:val="white"/>
        </w:rPr>
      </w:pPr>
      <w:r w:rsidRPr="004224D7">
        <w:rPr>
          <w:highlight w:val="white"/>
        </w:rPr>
        <w:t xml:space="preserve">        textWriter.Write("[");</w:t>
      </w:r>
    </w:p>
    <w:p w14:paraId="737BED42" w14:textId="77777777" w:rsidR="009F0FA6" w:rsidRPr="004224D7" w:rsidRDefault="009F0FA6" w:rsidP="004224D7">
      <w:pPr>
        <w:pStyle w:val="Code"/>
        <w:rPr>
          <w:highlight w:val="white"/>
        </w:rPr>
      </w:pPr>
    </w:p>
    <w:p w14:paraId="7449FFCC" w14:textId="77777777" w:rsidR="009F0FA6" w:rsidRPr="004224D7" w:rsidRDefault="009F0FA6" w:rsidP="004224D7">
      <w:pPr>
        <w:pStyle w:val="Code"/>
        <w:rPr>
          <w:highlight w:val="white"/>
        </w:rPr>
      </w:pPr>
      <w:r w:rsidRPr="004224D7">
        <w:rPr>
          <w:highlight w:val="white"/>
        </w:rPr>
        <w:t xml:space="preserve">        List&lt;object&gt; list = (List&lt;object&gt;) init;</w:t>
      </w:r>
    </w:p>
    <w:p w14:paraId="55E73B01" w14:textId="77777777" w:rsidR="009F0FA6" w:rsidRPr="004224D7" w:rsidRDefault="009F0FA6" w:rsidP="004224D7">
      <w:pPr>
        <w:pStyle w:val="Code"/>
        <w:rPr>
          <w:highlight w:val="white"/>
        </w:rPr>
      </w:pPr>
      <w:r w:rsidRPr="004224D7">
        <w:rPr>
          <w:highlight w:val="white"/>
        </w:rPr>
        <w:t xml:space="preserve">        bool first = true;</w:t>
      </w:r>
    </w:p>
    <w:p w14:paraId="22CF85FC" w14:textId="77777777" w:rsidR="009F0FA6" w:rsidRPr="004224D7" w:rsidRDefault="009F0FA6" w:rsidP="004224D7">
      <w:pPr>
        <w:pStyle w:val="Code"/>
        <w:rPr>
          <w:highlight w:val="white"/>
        </w:rPr>
      </w:pPr>
    </w:p>
    <w:p w14:paraId="0E53C840" w14:textId="77777777" w:rsidR="009F0FA6" w:rsidRPr="004224D7" w:rsidRDefault="009F0FA6" w:rsidP="004224D7">
      <w:pPr>
        <w:pStyle w:val="Code"/>
        <w:rPr>
          <w:highlight w:val="white"/>
        </w:rPr>
      </w:pPr>
      <w:r w:rsidRPr="004224D7">
        <w:rPr>
          <w:highlight w:val="white"/>
        </w:rPr>
        <w:t xml:space="preserve">        foreach (object member in list) {</w:t>
      </w:r>
    </w:p>
    <w:p w14:paraId="3F35FF77" w14:textId="77777777" w:rsidR="009F0FA6" w:rsidRPr="004224D7" w:rsidRDefault="009F0FA6" w:rsidP="004224D7">
      <w:pPr>
        <w:pStyle w:val="Code"/>
        <w:rPr>
          <w:highlight w:val="white"/>
        </w:rPr>
      </w:pPr>
      <w:r w:rsidRPr="004224D7">
        <w:rPr>
          <w:highlight w:val="white"/>
        </w:rPr>
        <w:t xml:space="preserve">          textWriter.Write(first ? "" : ",");</w:t>
      </w:r>
    </w:p>
    <w:p w14:paraId="15964542" w14:textId="77777777" w:rsidR="009F0FA6" w:rsidRPr="004224D7" w:rsidRDefault="009F0FA6" w:rsidP="004224D7">
      <w:pPr>
        <w:pStyle w:val="Code"/>
        <w:rPr>
          <w:highlight w:val="white"/>
        </w:rPr>
      </w:pPr>
      <w:r w:rsidRPr="004224D7">
        <w:rPr>
          <w:highlight w:val="white"/>
        </w:rPr>
        <w:t xml:space="preserve">          PrintList(textWriter, member);</w:t>
      </w:r>
    </w:p>
    <w:p w14:paraId="40EBC453" w14:textId="77777777" w:rsidR="009F0FA6" w:rsidRPr="004224D7" w:rsidRDefault="009F0FA6" w:rsidP="004224D7">
      <w:pPr>
        <w:pStyle w:val="Code"/>
        <w:rPr>
          <w:highlight w:val="white"/>
        </w:rPr>
      </w:pPr>
      <w:r w:rsidRPr="004224D7">
        <w:rPr>
          <w:highlight w:val="white"/>
        </w:rPr>
        <w:t xml:space="preserve">          first = false;</w:t>
      </w:r>
    </w:p>
    <w:p w14:paraId="2FD78BB4" w14:textId="77777777" w:rsidR="009F0FA6" w:rsidRPr="004224D7" w:rsidRDefault="009F0FA6" w:rsidP="004224D7">
      <w:pPr>
        <w:pStyle w:val="Code"/>
        <w:rPr>
          <w:highlight w:val="white"/>
        </w:rPr>
      </w:pPr>
      <w:r w:rsidRPr="004224D7">
        <w:rPr>
          <w:highlight w:val="white"/>
        </w:rPr>
        <w:t xml:space="preserve">        }</w:t>
      </w:r>
    </w:p>
    <w:p w14:paraId="7B175346" w14:textId="77777777" w:rsidR="009F0FA6" w:rsidRPr="004224D7" w:rsidRDefault="009F0FA6" w:rsidP="004224D7">
      <w:pPr>
        <w:pStyle w:val="Code"/>
        <w:rPr>
          <w:highlight w:val="white"/>
        </w:rPr>
      </w:pPr>
    </w:p>
    <w:p w14:paraId="48E2B14B" w14:textId="77777777" w:rsidR="009F0FA6" w:rsidRPr="004224D7" w:rsidRDefault="009F0FA6" w:rsidP="004224D7">
      <w:pPr>
        <w:pStyle w:val="Code"/>
        <w:rPr>
          <w:highlight w:val="white"/>
        </w:rPr>
      </w:pPr>
      <w:r w:rsidRPr="004224D7">
        <w:rPr>
          <w:highlight w:val="white"/>
        </w:rPr>
        <w:t xml:space="preserve">        textWriter.Write("]");</w:t>
      </w:r>
    </w:p>
    <w:p w14:paraId="3BB876AB" w14:textId="77777777" w:rsidR="009F0FA6" w:rsidRPr="004224D7" w:rsidRDefault="009F0FA6" w:rsidP="004224D7">
      <w:pPr>
        <w:pStyle w:val="Code"/>
        <w:rPr>
          <w:highlight w:val="white"/>
        </w:rPr>
      </w:pPr>
      <w:r w:rsidRPr="004224D7">
        <w:rPr>
          <w:highlight w:val="white"/>
        </w:rPr>
        <w:t xml:space="preserve">      }</w:t>
      </w:r>
    </w:p>
    <w:p w14:paraId="2EAD5198" w14:textId="77777777" w:rsidR="009F0FA6" w:rsidRPr="004224D7" w:rsidRDefault="009F0FA6" w:rsidP="004224D7">
      <w:pPr>
        <w:pStyle w:val="Code"/>
        <w:rPr>
          <w:highlight w:val="white"/>
        </w:rPr>
      </w:pPr>
      <w:r w:rsidRPr="004224D7">
        <w:rPr>
          <w:highlight w:val="white"/>
        </w:rPr>
        <w:t xml:space="preserve">    }</w:t>
      </w:r>
    </w:p>
    <w:p w14:paraId="4A1FF508" w14:textId="77777777" w:rsidR="009F0FA6" w:rsidRPr="004224D7" w:rsidRDefault="009F0FA6" w:rsidP="004224D7">
      <w:pPr>
        <w:pStyle w:val="Code"/>
        <w:rPr>
          <w:highlight w:val="white"/>
        </w:rPr>
      </w:pPr>
      <w:r w:rsidRPr="004224D7">
        <w:rPr>
          <w:highlight w:val="white"/>
        </w:rPr>
        <w:t xml:space="preserve">  }</w:t>
      </w:r>
    </w:p>
    <w:p w14:paraId="0A78C4CD" w14:textId="47081251" w:rsidR="006C2C63" w:rsidRPr="004224D7" w:rsidRDefault="009F0FA6" w:rsidP="004224D7">
      <w:pPr>
        <w:pStyle w:val="Code"/>
      </w:pPr>
      <w:r w:rsidRPr="004224D7">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bookmarkStart w:id="567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proofErr w:type="spellStart"/>
      <w:r>
        <w:t>MiddleCodeOptimizor.cs</w:t>
      </w:r>
      <w:proofErr w:type="spellEnd"/>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77777777" w:rsidR="00361DD4" w:rsidRPr="00361DD4" w:rsidRDefault="00361DD4" w:rsidP="00361DD4">
      <w:pPr>
        <w:pStyle w:val="Code"/>
        <w:rPr>
          <w:highlight w:val="white"/>
        </w:rPr>
      </w:pPr>
      <w:r w:rsidRPr="00361DD4">
        <w:rPr>
          <w:highlight w:val="white"/>
        </w:rPr>
        <w:t xml:space="preserve">          Assert.ErrorA(sourceCode[0]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77777777" w:rsidR="00361DD4" w:rsidRPr="00361DD4" w:rsidRDefault="00361DD4" w:rsidP="00361DD4">
      <w:pPr>
        <w:pStyle w:val="Code"/>
        <w:rPr>
          <w:highlight w:val="white"/>
        </w:rPr>
      </w:pPr>
      <w:r w:rsidRPr="00361DD4">
        <w:rPr>
          <w:highlight w:val="white"/>
        </w:rPr>
        <w:t xml:space="preserve">          Assert.ErrorA(addressMap.ContainsKey(targetCode));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proofErr w:type="spellStart"/>
      <w:r>
        <w:t>Goto</w:t>
      </w:r>
      <w:proofErr w:type="spellEnd"/>
      <w:r>
        <w:t xml:space="preserve"> Next Instructions</w:t>
      </w:r>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67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proofErr w:type="spellStart"/>
      <w:r>
        <w:t>MiddleCodeOptimizor.cs</w:t>
      </w:r>
      <w:proofErr w:type="spellEnd"/>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677" w:name="_Toc481936420"/>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567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proofErr w:type="spellStart"/>
      <w:r>
        <w:t>MiddleCodeOptimizor.cs</w:t>
      </w:r>
      <w:proofErr w:type="spellEnd"/>
    </w:p>
    <w:p w14:paraId="6EAACB88" w14:textId="77777777" w:rsidR="003901CA" w:rsidRPr="003901CA" w:rsidRDefault="003901CA" w:rsidP="003901CA">
      <w:pPr>
        <w:pStyle w:val="Code"/>
        <w:rPr>
          <w:highlight w:val="white"/>
        </w:rPr>
      </w:pPr>
      <w:bookmarkStart w:id="567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w:t>
      </w:r>
      <w:proofErr w:type="spellStart"/>
      <w:r>
        <w:rPr>
          <w:highlight w:val="white"/>
        </w:rPr>
        <w:t>throught</w:t>
      </w:r>
      <w:proofErr w:type="spellEnd"/>
      <w:r>
        <w:rPr>
          <w:highlight w:val="white"/>
        </w:rPr>
        <w:t xml:space="preserve">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proofErr w:type="spellStart"/>
      <w:r w:rsidRPr="00EC76D5">
        <w:t>Goto</w:t>
      </w:r>
      <w:proofErr w:type="spellEnd"/>
      <w:r w:rsidRPr="00EC76D5">
        <w:t xml:space="preserve"> Chains</w:t>
      </w:r>
      <w:bookmarkEnd w:id="5678"/>
    </w:p>
    <w:p w14:paraId="0879AD9F" w14:textId="77777777"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proofErr w:type="spellStart"/>
      <w:r>
        <w:t>MiddleCodeOptimizor.cs</w:t>
      </w:r>
      <w:proofErr w:type="spellEnd"/>
    </w:p>
    <w:p w14:paraId="12411853" w14:textId="77777777" w:rsidR="003048B8" w:rsidRPr="003048B8" w:rsidRDefault="003048B8" w:rsidP="003048B8">
      <w:pPr>
        <w:pStyle w:val="Code"/>
        <w:rPr>
          <w:highlight w:val="white"/>
        </w:rPr>
      </w:pPr>
      <w:bookmarkStart w:id="567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67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680" w:name="_Toc481936423"/>
      <w:proofErr w:type="spellStart"/>
      <w:r>
        <w:t>MiddleCodeOptimizor.cs</w:t>
      </w:r>
      <w:proofErr w:type="spellEnd"/>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proofErr w:type="spellStart"/>
      <w:r>
        <w:t>MiddleCodeOptimizor.cs</w:t>
      </w:r>
      <w:proofErr w:type="spellEnd"/>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proofErr w:type="spellStart"/>
      <w:r>
        <w:t>MiddleCodeOptimizor.cs</w:t>
      </w:r>
      <w:proofErr w:type="spellEnd"/>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77777777" w:rsidR="00D701DF" w:rsidRPr="00D701DF" w:rsidRDefault="00D701DF" w:rsidP="00D701DF">
      <w:pPr>
        <w:pStyle w:val="Code"/>
        <w:rPr>
          <w:highlight w:val="white"/>
        </w:rPr>
      </w:pPr>
      <w:r w:rsidRPr="00D701DF">
        <w:rPr>
          <w:highlight w:val="white"/>
        </w:rPr>
        <w:t xml:space="preserve">          Assert.ErrorA(nextCode[0]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proofErr w:type="spellEnd"/>
    </w:p>
    <w:p w14:paraId="08F62FF6" w14:textId="230B62E1" w:rsidR="00D33BAF" w:rsidRPr="00D33BAF" w:rsidRDefault="00D33BAF" w:rsidP="00D33BAF">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p>
    <w:p w14:paraId="48E39533" w14:textId="77777777" w:rsidR="000137CF" w:rsidRDefault="000137CF" w:rsidP="000137CF">
      <w:pPr>
        <w:pStyle w:val="CodeHeader"/>
      </w:pPr>
      <w:proofErr w:type="spellStart"/>
      <w:r>
        <w:t>MiddleCodeOptimizor.cs</w:t>
      </w:r>
      <w:proofErr w:type="spellEnd"/>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 xml:space="preserve">pointer </w:t>
      </w:r>
      <w:proofErr w:type="spellStart"/>
      <w:r w:rsidR="00353BA8">
        <w:rPr>
          <w:highlight w:val="white"/>
        </w:rPr>
        <w:t>arithmentic</w:t>
      </w:r>
      <w:proofErr w:type="spellEnd"/>
      <w:r w:rsidR="00353BA8">
        <w:rPr>
          <w:highlight w:val="white"/>
        </w:rPr>
        <w:t xml:space="preserve">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77777777" w:rsidR="0074376E" w:rsidRPr="00CF2F9E" w:rsidRDefault="0074376E" w:rsidP="00CF2F9E">
      <w:pPr>
        <w:pStyle w:val="Code"/>
        <w:rPr>
          <w:highlight w:val="white"/>
        </w:rPr>
      </w:pPr>
      <w:r w:rsidRPr="00CF2F9E">
        <w:rPr>
          <w:highlight w:val="white"/>
        </w:rPr>
        <w:t xml:space="preserve">              Assert.ErrorA(index2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Next-</w:t>
      </w:r>
      <w:proofErr w:type="spellStart"/>
      <w:r w:rsidR="00B91806">
        <w:t>Goto</w:t>
      </w:r>
      <w:proofErr w:type="spellEnd"/>
      <w:r w:rsidR="00B91806">
        <w:t xml:space="preserve">-Double </w:t>
      </w:r>
      <w:r w:rsidR="00B87CD9">
        <w:t>case.</w:t>
      </w:r>
    </w:p>
    <w:p w14:paraId="06F7AF16" w14:textId="5F8154E7" w:rsidR="00DC5011" w:rsidRDefault="00DC5011" w:rsidP="00DC5011">
      <w:pPr>
        <w:pStyle w:val="CodeHeader"/>
      </w:pPr>
      <w:proofErr w:type="spellStart"/>
      <w:r>
        <w:t>MiddleCodeOptimizor.cs</w:t>
      </w:r>
      <w:proofErr w:type="spellEnd"/>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proofErr w:type="spellStart"/>
      <w:r>
        <w:t>MiddleCodeOptimizor.cs</w:t>
      </w:r>
      <w:proofErr w:type="spellEnd"/>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77777777" w:rsidR="002F07CC" w:rsidRPr="002F07CC" w:rsidRDefault="002F07CC" w:rsidP="002F07CC">
      <w:pPr>
        <w:pStyle w:val="Code"/>
        <w:rPr>
          <w:highlight w:val="white"/>
        </w:rPr>
      </w:pPr>
      <w:r w:rsidRPr="002F07CC">
        <w:rPr>
          <w:highlight w:val="white"/>
        </w:rPr>
        <w:t xml:space="preserve">              leftSymbol.IsValue())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proofErr w:type="spellStart"/>
      <w:r>
        <w:t>MiddleCodeOptimizor.cs</w:t>
      </w:r>
      <w:proofErr w:type="spellEnd"/>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680"/>
    </w:p>
    <w:p w14:paraId="37E1B19C" w14:textId="2EDACE73"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they will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proofErr w:type="spellStart"/>
      <w:r>
        <w:t>MiddleCodeOptimizor.cs</w:t>
      </w:r>
      <w:proofErr w:type="spellEnd"/>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497A438F" w14:textId="2FDD4AFE" w:rsidR="00565A0A" w:rsidRPr="00EC76D5" w:rsidRDefault="00565A0A" w:rsidP="00565A0A">
      <w:pPr>
        <w:pStyle w:val="Rubrik2"/>
      </w:pPr>
      <w:bookmarkStart w:id="5681" w:name="_Toc481936424"/>
      <w:r w:rsidRPr="00EC76D5">
        <w:t>Generation</w:t>
      </w:r>
      <w:bookmarkEnd w:id="568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lastRenderedPageBreak/>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682" w:name="_Ref418278230"/>
      <w:bookmarkStart w:id="5683" w:name="_Toc481936425"/>
      <w:r w:rsidRPr="00EC76D5">
        <w:t>Base Blocks Generation</w:t>
      </w:r>
      <w:bookmarkEnd w:id="5682"/>
      <w:bookmarkEnd w:id="5683"/>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 xml:space="preserve">The idea is that we shall be able to trust that the registers hold the expected values </w:t>
      </w:r>
      <w:proofErr w:type="spellStart"/>
      <w:r w:rsidR="00A35B8D" w:rsidRPr="00EC76D5">
        <w:t>thorugh</w:t>
      </w:r>
      <w:proofErr w:type="spellEnd"/>
      <w:r w:rsidR="00A35B8D" w:rsidRPr="00EC76D5">
        <w:t xml:space="preserve">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lastRenderedPageBreak/>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684" w:name="_Toc481936426"/>
      <w:r w:rsidRPr="00EC76D5">
        <w:lastRenderedPageBreak/>
        <w:t>Live Sets Generation</w:t>
      </w:r>
      <w:bookmarkEnd w:id="5684"/>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lastRenderedPageBreak/>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685" w:name="_Toc481936427"/>
      <w:r w:rsidRPr="00EC76D5">
        <w:t>Path Sets</w:t>
      </w:r>
      <w:bookmarkEnd w:id="5685"/>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lastRenderedPageBreak/>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lastRenderedPageBreak/>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686" w:name="_Toc481936428"/>
      <w:r w:rsidRPr="00EC76D5">
        <w:t xml:space="preserve">Removal of </w:t>
      </w:r>
      <w:r w:rsidR="00BA6016" w:rsidRPr="00EC76D5">
        <w:t>Unused Code</w:t>
      </w:r>
      <w:bookmarkEnd w:id="5686"/>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687" w:name="_Toc481936429"/>
      <w:bookmarkStart w:id="5688" w:name="_Ref419628490"/>
      <w:r w:rsidRPr="00EC76D5">
        <w:lastRenderedPageBreak/>
        <w:t>Object Code Preparation</w:t>
      </w:r>
      <w:bookmarkEnd w:id="5687"/>
    </w:p>
    <w:p w14:paraId="754899A5" w14:textId="0065A2EE" w:rsidR="007E1080" w:rsidRPr="00EC76D5" w:rsidRDefault="001111A0" w:rsidP="00406266">
      <w:pPr>
        <w:pStyle w:val="Rubrik2"/>
      </w:pPr>
      <w:bookmarkStart w:id="5689" w:name="_Toc481936430"/>
      <w:r w:rsidRPr="00EC76D5">
        <w:t>Register</w:t>
      </w:r>
      <w:r w:rsidR="007E1080" w:rsidRPr="00EC76D5">
        <w:t xml:space="preserve"> Preparation</w:t>
      </w:r>
      <w:bookmarkEnd w:id="5689"/>
    </w:p>
    <w:p w14:paraId="5628298D" w14:textId="7AACA180" w:rsidR="00605CC1" w:rsidRPr="00EC76D5" w:rsidRDefault="00D215CA" w:rsidP="00661487">
      <w:pPr>
        <w:pStyle w:val="CodeListing"/>
      </w:pPr>
      <w:proofErr w:type="spellStart"/>
      <w:r w:rsidRPr="00EC76D5">
        <w:t>RegisterPreparator.java</w:t>
      </w:r>
      <w:proofErr w:type="spellEnd"/>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77777777" w:rsidR="006929AD" w:rsidRPr="00EC76D5" w:rsidRDefault="006929AD" w:rsidP="006929AD">
      <w:pPr>
        <w:pStyle w:val="Code"/>
      </w:pPr>
      <w:r w:rsidRPr="00EC76D5">
        <w:t xml:space="preserve">  public static final Map&lt;Integer,Register&gt; LeftMultiplyMap = new ListMap&lt;&gt;(),</w:t>
      </w:r>
    </w:p>
    <w:p w14:paraId="617364E7" w14:textId="77777777" w:rsidR="006929AD" w:rsidRPr="00EC76D5" w:rsidRDefault="006929AD" w:rsidP="006929AD">
      <w:pPr>
        <w:pStyle w:val="Code"/>
      </w:pPr>
      <w:r w:rsidRPr="00EC76D5">
        <w:t xml:space="preserve">                                            ClearMultiplyMap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77777777" w:rsidR="006929AD" w:rsidRPr="00EC76D5" w:rsidRDefault="006929AD" w:rsidP="006929AD">
      <w:pPr>
        <w:pStyle w:val="Code"/>
      </w:pPr>
      <w:r w:rsidRPr="00EC76D5">
        <w:t xml:space="preserve">    LeftMultiplyMap.put(Type.ShortSize, Register.al);</w:t>
      </w:r>
    </w:p>
    <w:p w14:paraId="797E664A" w14:textId="77777777" w:rsidR="006929AD" w:rsidRPr="00EC76D5" w:rsidRDefault="006929AD" w:rsidP="006929AD">
      <w:pPr>
        <w:pStyle w:val="Code"/>
      </w:pPr>
      <w:r w:rsidRPr="00EC76D5">
        <w:t xml:space="preserve">    LeftMultiplyMap.put(Type.IntegerSize, Register.ax);</w:t>
      </w:r>
    </w:p>
    <w:p w14:paraId="012714AE" w14:textId="77777777" w:rsidR="006929AD" w:rsidRPr="00EC76D5" w:rsidRDefault="006929AD" w:rsidP="006929AD">
      <w:pPr>
        <w:pStyle w:val="Code"/>
      </w:pPr>
      <w:r w:rsidRPr="00EC76D5">
        <w:t xml:space="preserve">    LeftMultiplyMap.put(Type.LongSize, Register.eax);</w:t>
      </w:r>
    </w:p>
    <w:p w14:paraId="53510AFC" w14:textId="77777777" w:rsidR="006929AD" w:rsidRPr="00EC76D5" w:rsidRDefault="006929AD" w:rsidP="006929AD">
      <w:pPr>
        <w:pStyle w:val="Code"/>
      </w:pPr>
    </w:p>
    <w:p w14:paraId="671F5317" w14:textId="77777777" w:rsidR="006929AD" w:rsidRPr="00EC76D5" w:rsidRDefault="006929AD" w:rsidP="006929AD">
      <w:pPr>
        <w:pStyle w:val="Code"/>
      </w:pPr>
      <w:r w:rsidRPr="00EC76D5">
        <w:t xml:space="preserve">    ClearMultiplyMap.put(Type.ShortSize,Register.ah);</w:t>
      </w:r>
    </w:p>
    <w:p w14:paraId="37C39417" w14:textId="77777777" w:rsidR="006929AD" w:rsidRPr="00EC76D5" w:rsidRDefault="006929AD" w:rsidP="006929AD">
      <w:pPr>
        <w:pStyle w:val="Code"/>
      </w:pPr>
      <w:r w:rsidRPr="00EC76D5">
        <w:t xml:space="preserve">    ClearMultiplyMap.put(Type.IntegerSize, Register.dx);</w:t>
      </w:r>
    </w:p>
    <w:p w14:paraId="6514FE0F" w14:textId="77777777" w:rsidR="006929AD" w:rsidRPr="00EC76D5" w:rsidRDefault="006929AD" w:rsidP="006929AD">
      <w:pPr>
        <w:pStyle w:val="Code"/>
      </w:pPr>
      <w:r w:rsidRPr="00EC76D5">
        <w:t xml:space="preserve">    ClearMultiplyMap.put(Type.LongSize,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77777777" w:rsidR="006929AD" w:rsidRPr="00EC76D5" w:rsidRDefault="006929AD" w:rsidP="006929AD">
      <w:pPr>
        <w:pStyle w:val="Code"/>
      </w:pPr>
      <w:r w:rsidRPr="00EC76D5">
        <w:t xml:space="preserve">              Register axRegister = LeftMultiplyMap.get(typeSize);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77777777" w:rsidR="006929AD" w:rsidRPr="00EC76D5" w:rsidRDefault="006929AD" w:rsidP="006929AD">
      <w:pPr>
        <w:pStyle w:val="Code"/>
      </w:pPr>
      <w:r w:rsidRPr="00EC76D5">
        <w:t xml:space="preserve">              Register dxRegister = ClearMultiplyMap.get(typeSize);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690" w:name="_Toc481936431"/>
      <w:r w:rsidRPr="00EC76D5">
        <w:lastRenderedPageBreak/>
        <w:t>Register Allocation</w:t>
      </w:r>
      <w:bookmarkEnd w:id="5690"/>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proofErr w:type="spellStart"/>
      <w:r w:rsidRPr="00EC76D5">
        <w:t>RegisterAllocator.java</w:t>
      </w:r>
      <w:proofErr w:type="spellEnd"/>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691" w:name="_Toc481936432"/>
      <w:r w:rsidRPr="00EC76D5">
        <w:lastRenderedPageBreak/>
        <w:t>Object</w:t>
      </w:r>
      <w:r w:rsidR="00AD7B52" w:rsidRPr="00EC76D5">
        <w:t xml:space="preserve"> Code Generation</w:t>
      </w:r>
      <w:bookmarkEnd w:id="5688"/>
      <w:bookmarkEnd w:id="5691"/>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692" w:name="_Toc481936433"/>
      <w:r w:rsidRPr="00EC76D5">
        <w:t xml:space="preserve">The </w:t>
      </w:r>
      <w:r w:rsidR="00C339AA" w:rsidRPr="00EC76D5">
        <w:t>Object</w:t>
      </w:r>
      <w:r w:rsidRPr="00EC76D5">
        <w:t xml:space="preserve"> Operator</w:t>
      </w:r>
      <w:bookmarkEnd w:id="5692"/>
    </w:p>
    <w:p w14:paraId="5FC4293E" w14:textId="1F67F37F" w:rsidR="00090F04" w:rsidRPr="00EC76D5" w:rsidRDefault="00946DC7" w:rsidP="00201C51">
      <w:pPr>
        <w:pStyle w:val="CodeHeader"/>
      </w:pPr>
      <w:proofErr w:type="spellStart"/>
      <w:r w:rsidRPr="00EC76D5">
        <w:t>Object</w:t>
      </w:r>
      <w:r w:rsidR="00090F04" w:rsidRPr="00EC76D5">
        <w:t>Operator.java</w:t>
      </w:r>
      <w:proofErr w:type="spellEnd"/>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77777777" w:rsidR="00EB2C40" w:rsidRPr="00EC76D5" w:rsidRDefault="00EB2C40" w:rsidP="00EB2C40">
      <w:pPr>
        <w:pStyle w:val="Code"/>
      </w:pPr>
      <w:r w:rsidRPr="00EC76D5">
        <w:t xml:space="preserve">                            fild_dword, fild_word, finit,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693" w:name="_Toc481936434"/>
      <w:r w:rsidRPr="00EC76D5">
        <w:t xml:space="preserve">The </w:t>
      </w:r>
      <w:r w:rsidR="00CA4231" w:rsidRPr="00EC76D5">
        <w:t>Object</w:t>
      </w:r>
      <w:r w:rsidRPr="00EC76D5">
        <w:t xml:space="preserve"> Code</w:t>
      </w:r>
      <w:bookmarkEnd w:id="5693"/>
    </w:p>
    <w:p w14:paraId="6C34442B" w14:textId="191902C7" w:rsidR="00201C51" w:rsidRPr="00EC76D5" w:rsidRDefault="00162AA9" w:rsidP="00201C51">
      <w:pPr>
        <w:pStyle w:val="CodeHeader"/>
      </w:pPr>
      <w:proofErr w:type="spellStart"/>
      <w:r w:rsidRPr="00EC76D5">
        <w:t>ObjectCode</w:t>
      </w:r>
      <w:r w:rsidR="00201C51" w:rsidRPr="00EC76D5">
        <w:t>.java</w:t>
      </w:r>
      <w:proofErr w:type="spellEnd"/>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77777777" w:rsidR="009B66F3" w:rsidRPr="00EC76D5" w:rsidRDefault="009B66F3" w:rsidP="009B66F3">
      <w:pPr>
        <w:pStyle w:val="Code"/>
      </w:pPr>
      <w:r w:rsidRPr="00EC76D5">
        <w:t xml:space="preserve">  public static final int MainInitSize = 31;</w:t>
      </w:r>
    </w:p>
    <w:p w14:paraId="33AB1939" w14:textId="77777777" w:rsidR="009B66F3" w:rsidRPr="00EC76D5" w:rsidRDefault="009B66F3" w:rsidP="009B66F3">
      <w:pPr>
        <w:pStyle w:val="Code"/>
      </w:pPr>
      <w:r w:rsidRPr="00EC76D5">
        <w:t xml:space="preserve">  public static final int MainInitArgsSize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694" w:name="_Toc481936435"/>
      <w:r w:rsidRPr="00EC76D5">
        <w:t>Object</w:t>
      </w:r>
      <w:r w:rsidR="00663AEB" w:rsidRPr="00EC76D5">
        <w:t xml:space="preserve"> Code</w:t>
      </w:r>
      <w:r w:rsidR="00884B6D" w:rsidRPr="00EC76D5">
        <w:t xml:space="preserve"> </w:t>
      </w:r>
      <w:r w:rsidRPr="00EC76D5">
        <w:t>Generation</w:t>
      </w:r>
      <w:bookmarkEnd w:id="5694"/>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proofErr w:type="spellStart"/>
            <w:r w:rsidRPr="00EC76D5">
              <w:t>mov_wordX</w:t>
            </w:r>
            <w:proofErr w:type="spellEnd"/>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695" w:name="_Ref419650505"/>
      <w:bookmarkStart w:id="5696" w:name="_Ref419653264"/>
      <w:bookmarkStart w:id="5697" w:name="_Toc481936436"/>
      <w:r w:rsidRPr="00EC76D5">
        <w:t>Object Code Generation</w:t>
      </w:r>
      <w:bookmarkEnd w:id="5695"/>
      <w:bookmarkEnd w:id="5696"/>
      <w:bookmarkEnd w:id="5697"/>
    </w:p>
    <w:p w14:paraId="0FC6F58B" w14:textId="27666DE9" w:rsidR="001702F3" w:rsidRPr="00EC76D5" w:rsidRDefault="00E72C1B" w:rsidP="002759C1">
      <w:pPr>
        <w:pStyle w:val="CodeListing"/>
      </w:pPr>
      <w:proofErr w:type="spellStart"/>
      <w:r w:rsidRPr="00EC76D5">
        <w:t>ObjectCodeGenerator.java</w:t>
      </w:r>
      <w:proofErr w:type="spellEnd"/>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77777777" w:rsidR="002759C1" w:rsidRPr="00EC76D5" w:rsidRDefault="002759C1" w:rsidP="002759C1">
      <w:pPr>
        <w:pStyle w:val="Code"/>
      </w:pPr>
      <w:r w:rsidRPr="00EC76D5">
        <w:t xml:space="preserve">          boolean callerEllipse = Main.FuncSymbol.getType().isEllipse(),</w:t>
      </w:r>
    </w:p>
    <w:p w14:paraId="178AEE03" w14:textId="77777777" w:rsidR="002759C1" w:rsidRPr="00EC76D5" w:rsidRDefault="002759C1" w:rsidP="002759C1">
      <w:pPr>
        <w:pStyle w:val="Code"/>
      </w:pPr>
      <w:r w:rsidRPr="00EC76D5">
        <w:t xml:space="preserve">                  calleeEllipse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lastRenderedPageBreak/>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77777777" w:rsidR="002759C1" w:rsidRPr="00EC76D5" w:rsidRDefault="002759C1" w:rsidP="002759C1">
      <w:pPr>
        <w:pStyle w:val="Code"/>
      </w:pPr>
      <w:r w:rsidRPr="00EC76D5">
        <w:t xml:space="preserve">          if (callerEllipse)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t xml:space="preserve">              byteSize += addCountObjectCode(ObjectOperator.mov_byte, ObjectCode.FrameRegister,</w:t>
      </w:r>
    </w:p>
    <w:p w14:paraId="4414632F" w14:textId="77777777" w:rsidR="002759C1" w:rsidRPr="00EC76D5" w:rsidRDefault="002759C1" w:rsidP="002759C1">
      <w:pPr>
        <w:pStyle w:val="Code"/>
      </w:pPr>
      <w:r w:rsidRPr="00EC76D5">
        <w:lastRenderedPageBreak/>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7777777" w:rsidR="002759C1" w:rsidRPr="00EC76D5" w:rsidRDefault="002759C1" w:rsidP="002759C1">
      <w:pPr>
        <w:pStyle w:val="Code"/>
      </w:pPr>
      <w:r w:rsidRPr="00EC76D5">
        <w:t xml:space="preserve">            if (calleeEllipse)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77777777" w:rsidR="002759C1" w:rsidRPr="00EC76D5" w:rsidRDefault="002759C1" w:rsidP="002759C1">
      <w:pPr>
        <w:pStyle w:val="Code"/>
      </w:pPr>
      <w:r w:rsidRPr="00EC76D5">
        <w:t xml:space="preserve">              if (callerEllipse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lastRenderedPageBreak/>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lastRenderedPageBreak/>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lastRenderedPageBreak/>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lastRenderedPageBreak/>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lastRenderedPageBreak/>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lastRenderedPageBreak/>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lastRenderedPageBreak/>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lastRenderedPageBreak/>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lastRenderedPageBreak/>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77777777" w:rsidR="002759C1" w:rsidRPr="00EC76D5" w:rsidRDefault="002759C1" w:rsidP="002759C1">
      <w:pPr>
        <w:pStyle w:val="Code"/>
      </w:pPr>
      <w:r w:rsidRPr="00EC76D5">
        <w:t xml:space="preserve">              GenerateInitializerStatic.generateByteTextList(Type.StringType,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lastRenderedPageBreak/>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lastRenderedPageBreak/>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lastRenderedPageBreak/>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7777777" w:rsidR="002759C1" w:rsidRPr="00EC76D5" w:rsidRDefault="002759C1" w:rsidP="002759C1">
      <w:pPr>
        <w:pStyle w:val="Code"/>
      </w:pPr>
      <w:r w:rsidRPr="00EC76D5">
        <w:t xml:space="preserve">          Register axRegister = RegisterPreparator.LeftMultiplyMap.get(typeSize),</w:t>
      </w:r>
    </w:p>
    <w:p w14:paraId="75AD7C63" w14:textId="77777777" w:rsidR="002759C1" w:rsidRPr="00EC76D5" w:rsidRDefault="002759C1" w:rsidP="002759C1">
      <w:pPr>
        <w:pStyle w:val="Code"/>
      </w:pPr>
      <w:r w:rsidRPr="00EC76D5">
        <w:t xml:space="preserve">                   dxRegister = RegisterPreparator.ClearMultiplyMap.get(typeSize);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lastRenderedPageBreak/>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77777777" w:rsidR="002759C1" w:rsidRPr="00EC76D5" w:rsidRDefault="002759C1" w:rsidP="002759C1">
      <w:pPr>
        <w:pStyle w:val="Code"/>
      </w:pPr>
      <w:r w:rsidRPr="00EC76D5">
        <w:t xml:space="preserve">              String stringName = GenerateInitializerStatic.generateValueName(Type.StringType,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lastRenderedPageBreak/>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lastRenderedPageBreak/>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lastRenderedPageBreak/>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lastRenderedPageBreak/>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lastRenderedPageBreak/>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lastRenderedPageBreak/>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lastRenderedPageBreak/>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lastRenderedPageBreak/>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t xml:space="preserve">  // ------------------------------------------------------------------------</w:t>
      </w:r>
    </w:p>
    <w:p w14:paraId="43CF55FE" w14:textId="77777777" w:rsidR="002759C1" w:rsidRPr="00EC76D5" w:rsidRDefault="002759C1" w:rsidP="002759C1">
      <w:pPr>
        <w:pStyle w:val="Code"/>
      </w:pPr>
      <w:r w:rsidRPr="00EC76D5">
        <w:t xml:space="preserve">  </w:t>
      </w:r>
    </w:p>
    <w:p w14:paraId="0422D216" w14:textId="77777777" w:rsidR="002759C1" w:rsidRPr="00EC76D5" w:rsidRDefault="002759C1" w:rsidP="002759C1">
      <w:pPr>
        <w:pStyle w:val="Code"/>
      </w:pPr>
      <w:r w:rsidRPr="00EC76D5">
        <w:t xml:space="preserve">  public void addInitCode()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lastRenderedPageBreak/>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7777777" w:rsidR="002759C1" w:rsidRPr="00EC76D5" w:rsidRDefault="002759C1" w:rsidP="002759C1">
      <w:pPr>
        <w:pStyle w:val="Code"/>
      </w:pPr>
      <w:r w:rsidRPr="00EC76D5">
        <w:t xml:space="preserve">    addObjectCode(ObjectOperator.comment, "Initialize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77777777" w:rsidR="002759C1" w:rsidRPr="00EC76D5" w:rsidRDefault="002759C1" w:rsidP="002759C1">
      <w:pPr>
        <w:pStyle w:val="Code"/>
      </w:pPr>
      <w:r w:rsidRPr="00EC76D5">
        <w:t xml:space="preserve">    addObjectCode(ObjectOperator.comment, "Initialize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77777777" w:rsidR="002759C1" w:rsidRPr="00EC76D5" w:rsidRDefault="002759C1" w:rsidP="002759C1">
      <w:pPr>
        <w:pStyle w:val="Code"/>
      </w:pPr>
      <w:r w:rsidRPr="00EC76D5">
        <w:t xml:space="preserve">    addObjectCode(ObjectOperator.comment, "Initialize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77777777" w:rsidR="002759C1" w:rsidRPr="00EC76D5" w:rsidRDefault="002759C1" w:rsidP="002759C1">
      <w:pPr>
        <w:pStyle w:val="Code"/>
      </w:pPr>
      <w:r w:rsidRPr="00EC76D5">
        <w:t xml:space="preserve">    String label1 = Main.SeparatorId + "Initialize" + Main.SeparatorId + "1",</w:t>
      </w:r>
    </w:p>
    <w:p w14:paraId="2CF75F86" w14:textId="77777777" w:rsidR="002759C1" w:rsidRPr="00EC76D5" w:rsidRDefault="002759C1" w:rsidP="002759C1">
      <w:pPr>
        <w:pStyle w:val="Code"/>
      </w:pPr>
      <w:r w:rsidRPr="00EC76D5">
        <w:t xml:space="preserve">           label2 = Main.SeparatorId + "Initialize" + Main.SeparatorId + "2",</w:t>
      </w:r>
    </w:p>
    <w:p w14:paraId="2918635C" w14:textId="77777777" w:rsidR="002759C1" w:rsidRPr="00EC76D5" w:rsidRDefault="002759C1" w:rsidP="002759C1">
      <w:pPr>
        <w:pStyle w:val="Code"/>
      </w:pPr>
      <w:r w:rsidRPr="00EC76D5">
        <w:t xml:space="preserve">           label3 = Main.SeparatorId + "Initialize" + Main.SeparatorId + "3",</w:t>
      </w:r>
    </w:p>
    <w:p w14:paraId="27A8856F" w14:textId="77777777" w:rsidR="002759C1" w:rsidRPr="00EC76D5" w:rsidRDefault="002759C1" w:rsidP="002759C1">
      <w:pPr>
        <w:pStyle w:val="Code"/>
      </w:pPr>
      <w:r w:rsidRPr="00EC76D5">
        <w:t xml:space="preserve">           label4 = Main.SeparatorId + "Initialize" + Main.SeparatorId + "4",</w:t>
      </w:r>
    </w:p>
    <w:p w14:paraId="0713B1F8" w14:textId="77777777" w:rsidR="002759C1" w:rsidRPr="00EC76D5" w:rsidRDefault="002759C1" w:rsidP="002759C1">
      <w:pPr>
        <w:pStyle w:val="Code"/>
      </w:pPr>
      <w:r w:rsidRPr="00EC76D5">
        <w:t xml:space="preserve">           label5 = Main.SeparatorId + "Initialize" + Main.SeparatorId + "5";</w:t>
      </w:r>
    </w:p>
    <w:p w14:paraId="199F24E1" w14:textId="77777777" w:rsidR="002759C1" w:rsidRPr="00EC76D5" w:rsidRDefault="002759C1" w:rsidP="002759C1">
      <w:pPr>
        <w:pStyle w:val="Code"/>
      </w:pPr>
      <w:r w:rsidRPr="00EC76D5">
        <w:t xml:space="preserve">           </w:t>
      </w:r>
    </w:p>
    <w:p w14:paraId="09567E8B" w14:textId="77777777" w:rsidR="002759C1" w:rsidRPr="00EC76D5" w:rsidRDefault="002759C1" w:rsidP="002759C1">
      <w:pPr>
        <w:pStyle w:val="Code"/>
      </w:pPr>
      <w:r w:rsidRPr="00EC76D5">
        <w:t xml:space="preserve">    addObjectCode(ObjectOperator.comment,"Initialize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lastRenderedPageBreak/>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77777777" w:rsidR="002759C1" w:rsidRPr="00EC76D5" w:rsidRDefault="002759C1" w:rsidP="002759C1">
      <w:pPr>
        <w:pStyle w:val="Code"/>
      </w:pPr>
      <w:r w:rsidRPr="00EC76D5">
        <w:t xml:space="preserve">      GenerateInitializerStatic.generateByteTextList(Type.StringType,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lastRenderedPageBreak/>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lastRenderedPageBreak/>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lastRenderedPageBreak/>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lastRenderedPageBreak/>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lastRenderedPageBreak/>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698" w:name="_Ref420874022"/>
      <w:bookmarkStart w:id="5699" w:name="_Toc481936437"/>
      <w:r w:rsidRPr="00EC76D5">
        <w:lastRenderedPageBreak/>
        <w:t>The Linker</w:t>
      </w:r>
      <w:bookmarkEnd w:id="5698"/>
      <w:bookmarkEnd w:id="5699"/>
    </w:p>
    <w:p w14:paraId="08D8D409" w14:textId="58588CDE" w:rsidR="00DB29D5" w:rsidRPr="00EC76D5" w:rsidRDefault="00DB29D5" w:rsidP="00276387">
      <w:pPr>
        <w:pStyle w:val="Rubrik2"/>
      </w:pPr>
      <w:bookmarkStart w:id="5700" w:name="_Ref419646553"/>
      <w:bookmarkStart w:id="5701" w:name="_Toc481936438"/>
      <w:r w:rsidRPr="00EC76D5">
        <w:t>The Linker Class</w:t>
      </w:r>
      <w:bookmarkEnd w:id="5700"/>
      <w:bookmarkEnd w:id="5701"/>
    </w:p>
    <w:p w14:paraId="6E403FB9" w14:textId="77777777"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definition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A37C7B" w:rsidRPr="00EC76D5">
        <w:t xml:space="preserve">initialization </w:t>
      </w:r>
      <w:r w:rsidR="008B097B" w:rsidRPr="00EC76D5">
        <w:t>data of the static variable.</w:t>
      </w:r>
      <w:r w:rsidR="007D0024" w:rsidRPr="00EC76D5">
        <w:t xml:space="preserve"> If the static variable is un</w:t>
      </w:r>
      <w:r w:rsidR="00892C3B" w:rsidRPr="00EC76D5">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proofErr w:type="spellStart"/>
      <w:r w:rsidRPr="00EC76D5">
        <w:t>Linker.java</w:t>
      </w:r>
      <w:proofErr w:type="spellEnd"/>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proofErr w:type="spellStart"/>
      <w:r w:rsidR="000B4E53" w:rsidRPr="00EC76D5">
        <w:rPr>
          <w:rStyle w:val="CodeInText"/>
        </w:rPr>
        <w:t>addAll</w:t>
      </w:r>
      <w:proofErr w:type="spellEnd"/>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proofErr w:type="spellStart"/>
      <w:r w:rsidRPr="00EC76D5">
        <w:rPr>
          <w:rStyle w:val="CodeInText"/>
        </w:rPr>
        <w:t>m_globalMap</w:t>
      </w:r>
      <w:proofErr w:type="spellEnd"/>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702" w:name="_Toc481936439"/>
      <w:r w:rsidRPr="00EC76D5">
        <w:t>Generation</w:t>
      </w:r>
      <w:bookmarkEnd w:id="5702"/>
    </w:p>
    <w:p w14:paraId="664A849B" w14:textId="092EC2F0"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proofErr w:type="spellStart"/>
      <w:r w:rsidRPr="00EC76D5">
        <w:rPr>
          <w:rStyle w:val="CodeInText"/>
        </w:rPr>
        <w:t>generateTrace</w:t>
      </w:r>
      <w:proofErr w:type="spellEnd"/>
      <w:r w:rsidRPr="00EC76D5">
        <w:t xml:space="preserve">, and sets the total size of the code at the beginning of the main code </w:t>
      </w:r>
      <w:r w:rsidR="00F15437" w:rsidRPr="00EC76D5">
        <w:t>to</w:t>
      </w:r>
      <w:r w:rsidRPr="00EC76D5">
        <w:t xml:space="preserve"> initialize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77777777" w:rsidR="00F5536D" w:rsidRPr="00EC76D5" w:rsidRDefault="00F5536D" w:rsidP="00F5536D">
      <w:pPr>
        <w:pStyle w:val="Code"/>
      </w:pPr>
      <w:r w:rsidRPr="00EC76D5">
        <w:t xml:space="preserve">    GenerateInitializerStatic.generateByteTextList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703" w:name="_Toc481936440"/>
      <w:r w:rsidRPr="00EC76D5">
        <w:lastRenderedPageBreak/>
        <w:t>Main Trace Generation</w:t>
      </w:r>
      <w:bookmarkEnd w:id="5703"/>
    </w:p>
    <w:p w14:paraId="4CA5F832" w14:textId="116FDFAD" w:rsidR="00A657D1" w:rsidRPr="00EC76D5" w:rsidRDefault="009D4E10" w:rsidP="009D4E10">
      <w:r w:rsidRPr="00EC76D5">
        <w:t xml:space="preserve">The </w:t>
      </w:r>
      <w:proofErr w:type="spellStart"/>
      <w:r w:rsidRPr="00EC76D5">
        <w:rPr>
          <w:rStyle w:val="CodeInText"/>
        </w:rPr>
        <w:t>generateTrace</w:t>
      </w:r>
      <w:proofErr w:type="spellEnd"/>
      <w:r w:rsidRPr="00EC76D5">
        <w:t xml:space="preserve"> method looks into the </w:t>
      </w:r>
      <w:proofErr w:type="spellStart"/>
      <w:r w:rsidRPr="00EC76D5">
        <w:rPr>
          <w:rStyle w:val="CodeInText"/>
        </w:rPr>
        <w:t>globalInfo</w:t>
      </w:r>
      <w:proofErr w:type="spellEnd"/>
      <w:r w:rsidRPr="00EC76D5">
        <w:t xml:space="preserve"> parameter, and adds it to </w:t>
      </w:r>
      <w:proofErr w:type="spellStart"/>
      <w:r w:rsidRPr="00EC76D5">
        <w:rPr>
          <w:rStyle w:val="CodeInText"/>
        </w:rPr>
        <w:t>m_globalList</w:t>
      </w:r>
      <w:proofErr w:type="spellEnd"/>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proofErr w:type="spellStart"/>
      <w:r w:rsidRPr="00EC76D5">
        <w:rPr>
          <w:rStyle w:val="CodeInText"/>
        </w:rPr>
        <w:t>m_addressMap</w:t>
      </w:r>
      <w:proofErr w:type="spellEnd"/>
      <w:r w:rsidRPr="00EC76D5">
        <w:t xml:space="preserve"> </w:t>
      </w:r>
      <w:r w:rsidR="00BD450D" w:rsidRPr="00EC76D5">
        <w:t xml:space="preserve">and </w:t>
      </w:r>
      <w:proofErr w:type="spellStart"/>
      <w:r w:rsidRPr="00EC76D5">
        <w:rPr>
          <w:rStyle w:val="CodeInText"/>
        </w:rPr>
        <w:t>m_entryMap</w:t>
      </w:r>
      <w:proofErr w:type="spellEnd"/>
      <w:r w:rsidR="00BD450D" w:rsidRPr="00EC76D5">
        <w:t xml:space="preserve">, respectively. </w:t>
      </w:r>
      <w:r w:rsidR="00A657D1" w:rsidRPr="00EC76D5">
        <w:t xml:space="preserve">The </w:t>
      </w:r>
      <w:proofErr w:type="spellStart"/>
      <w:r w:rsidR="00A657D1" w:rsidRPr="00EC76D5">
        <w:rPr>
          <w:rStyle w:val="CodeInText"/>
        </w:rPr>
        <w:t>m_totalSize</w:t>
      </w:r>
      <w:proofErr w:type="spellEnd"/>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proofErr w:type="spellStart"/>
      <w:r w:rsidRPr="00EC76D5">
        <w:rPr>
          <w:rStyle w:val="CodeInText"/>
        </w:rPr>
        <w:t>generateTrace</w:t>
      </w:r>
      <w:proofErr w:type="spellEnd"/>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proofErr w:type="spellStart"/>
      <w:r w:rsidR="00C858CE" w:rsidRPr="00EC76D5">
        <w:rPr>
          <w:rStyle w:val="CodeInText"/>
        </w:rPr>
        <w:t>generateAccess</w:t>
      </w:r>
      <w:proofErr w:type="spellEnd"/>
      <w:r w:rsidR="00C858CE" w:rsidRPr="00EC76D5">
        <w:t xml:space="preserve">, </w:t>
      </w:r>
      <w:proofErr w:type="spellStart"/>
      <w:r w:rsidR="00C858CE" w:rsidRPr="00EC76D5">
        <w:rPr>
          <w:rStyle w:val="CodeInText"/>
        </w:rPr>
        <w:t>generateCall</w:t>
      </w:r>
      <w:proofErr w:type="spellEnd"/>
      <w:r w:rsidR="00C858CE" w:rsidRPr="00EC76D5">
        <w:t xml:space="preserve">, and </w:t>
      </w:r>
      <w:proofErr w:type="spellStart"/>
      <w:r w:rsidR="00C858CE" w:rsidRPr="00EC76D5">
        <w:rPr>
          <w:rStyle w:val="CodeInText"/>
        </w:rPr>
        <w:t>generateReturn</w:t>
      </w:r>
      <w:proofErr w:type="spellEnd"/>
      <w:r w:rsidR="00C858CE" w:rsidRPr="00EC76D5">
        <w:t xml:space="preserve">, </w:t>
      </w:r>
      <w:proofErr w:type="spellStart"/>
      <w:r w:rsidR="00C858CE" w:rsidRPr="00EC76D5">
        <w:t>resp</w:t>
      </w:r>
      <w:r w:rsidR="00FE15B3" w:rsidRPr="00EC76D5">
        <w:t>e</w:t>
      </w:r>
      <w:r w:rsidR="00C858CE" w:rsidRPr="00EC76D5">
        <w:t>ctivly</w:t>
      </w:r>
      <w:proofErr w:type="spellEnd"/>
      <w:r w:rsidR="00C858CE" w:rsidRPr="00EC76D5">
        <w:t>.</w:t>
      </w:r>
    </w:p>
    <w:p w14:paraId="09DD3A29" w14:textId="77777777" w:rsidR="00A81889" w:rsidRPr="00EC76D5" w:rsidRDefault="008308A0" w:rsidP="006527BD">
      <w:pPr>
        <w:rPr>
          <w:rStyle w:val="CodeInText"/>
        </w:rPr>
      </w:pPr>
      <w:r w:rsidRPr="00EC76D5">
        <w:t xml:space="preserve">The </w:t>
      </w:r>
      <w:proofErr w:type="spellStart"/>
      <w:r w:rsidRPr="00EC76D5">
        <w:rPr>
          <w:rStyle w:val="CodeInText"/>
        </w:rPr>
        <w:t>generateAccess</w:t>
      </w:r>
      <w:proofErr w:type="spellEnd"/>
      <w:r w:rsidRPr="00EC76D5">
        <w:t xml:space="preserve"> method</w:t>
      </w:r>
      <w:r w:rsidR="00A81889" w:rsidRPr="00EC76D5">
        <w:t xml:space="preserve"> looks up the name and address of each global access.</w:t>
      </w:r>
      <w:r w:rsidR="00135F7C" w:rsidRPr="00EC76D5">
        <w:t xml:space="preserve"> The address of the name is looked up in </w:t>
      </w:r>
      <w:proofErr w:type="spellStart"/>
      <w:r w:rsidR="00BB378F" w:rsidRPr="00EC76D5">
        <w:rPr>
          <w:rStyle w:val="CodeInText"/>
        </w:rPr>
        <w:t>accessMap</w:t>
      </w:r>
      <w:proofErr w:type="spellEnd"/>
      <w:r w:rsidR="00BB378F" w:rsidRPr="00EC76D5">
        <w:t xml:space="preserve">, and original address is calculated by adding the low </w:t>
      </w:r>
      <w:proofErr w:type="spellStart"/>
      <w:r w:rsidR="00BB378F" w:rsidRPr="00EC76D5">
        <w:t>an</w:t>
      </w:r>
      <w:r w:rsidR="00307F09" w:rsidRPr="00EC76D5">
        <w:t>a</w:t>
      </w:r>
      <w:r w:rsidR="00BB378F" w:rsidRPr="00EC76D5">
        <w:t>d</w:t>
      </w:r>
      <w:proofErr w:type="spellEnd"/>
      <w:r w:rsidR="00BB378F" w:rsidRPr="00EC76D5">
        <w:t xml:space="preserve">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w:t>
      </w:r>
      <w:proofErr w:type="spellStart"/>
      <w:r w:rsidR="00FE4D24" w:rsidRPr="00EC76D5">
        <w:t>arithmentic</w:t>
      </w:r>
      <w:proofErr w:type="spellEnd"/>
      <w:r w:rsidR="00FE4D24" w:rsidRPr="00EC76D5">
        <w:t xml:space="preserve"> with a static pointer and constant integer. In the code below, </w:t>
      </w:r>
      <w:r w:rsidR="00FC4FC7" w:rsidRPr="00EC76D5">
        <w:t xml:space="preserve">the initial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proofErr w:type="spellStart"/>
      <w:r w:rsidR="00EB3045" w:rsidRPr="00EC76D5">
        <w:rPr>
          <w:rStyle w:val="CodeInText"/>
        </w:rPr>
        <w:t>generateAccess</w:t>
      </w:r>
      <w:proofErr w:type="spellEnd"/>
      <w:r w:rsidR="00EB3045" w:rsidRPr="00EC76D5">
        <w:t xml:space="preserve"> will then look up and add the address of </w:t>
      </w:r>
      <w:r w:rsidR="00EB3045" w:rsidRPr="00EC76D5">
        <w:rPr>
          <w:rStyle w:val="CodeInText"/>
        </w:rPr>
        <w:t>a</w:t>
      </w:r>
      <w:r w:rsidR="00EB3045" w:rsidRPr="00EC76D5">
        <w:t xml:space="preserve"> in order to properly initialize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proofErr w:type="spellStart"/>
      <w:r w:rsidRPr="00EC76D5">
        <w:rPr>
          <w:rStyle w:val="CodeInText"/>
        </w:rPr>
        <w:t>generateCall</w:t>
      </w:r>
      <w:proofErr w:type="spellEnd"/>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proofErr w:type="spellStart"/>
      <w:r w:rsidR="00B01240" w:rsidRPr="00EC76D5">
        <w:rPr>
          <w:rStyle w:val="CodeInText"/>
        </w:rPr>
        <w:t>callMap</w:t>
      </w:r>
      <w:proofErr w:type="spellEnd"/>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proofErr w:type="spellStart"/>
      <w:r w:rsidR="00C77F48" w:rsidRPr="00EC76D5">
        <w:rPr>
          <w:rStyle w:val="CodeInText"/>
        </w:rPr>
        <w:t>ObjectCodeGenerator</w:t>
      </w:r>
      <w:proofErr w:type="spellEnd"/>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proofErr w:type="spellStart"/>
      <w:r w:rsidR="00615CDB" w:rsidRPr="00EC76D5">
        <w:rPr>
          <w:rStyle w:val="CodeInText"/>
        </w:rPr>
        <w:t>nop</w:t>
      </w:r>
      <w:proofErr w:type="spellEnd"/>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proofErr w:type="spellStart"/>
      <w:r w:rsidR="004F3EA3" w:rsidRPr="00EC76D5">
        <w:rPr>
          <w:rStyle w:val="CodeInText"/>
        </w:rPr>
        <w:t>nop</w:t>
      </w:r>
      <w:proofErr w:type="spellEnd"/>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proofErr w:type="spellStart"/>
      <w:r w:rsidRPr="00EC76D5">
        <w:rPr>
          <w:rStyle w:val="CodeInText"/>
        </w:rPr>
        <w:t>generateReturn</w:t>
      </w:r>
      <w:proofErr w:type="spellEnd"/>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704" w:name="_Toc481936441"/>
      <w:r w:rsidRPr="00EC76D5">
        <w:lastRenderedPageBreak/>
        <w:t>Auxiliary Classes</w:t>
      </w:r>
      <w:bookmarkEnd w:id="5704"/>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705" w:name="_Toc481936442"/>
      <w:r w:rsidRPr="00EC76D5">
        <w:t>Error Handling</w:t>
      </w:r>
      <w:bookmarkEnd w:id="5705"/>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w:t>
      </w:r>
      <w:proofErr w:type="spellStart"/>
      <w:r w:rsidRPr="00EC76D5">
        <w:t>behav</w:t>
      </w:r>
      <w:r w:rsidR="00414C74">
        <w:t>or</w:t>
      </w:r>
      <w:proofErr w:type="spellEnd"/>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proofErr w:type="spellStart"/>
      <w:r w:rsidRPr="00EC76D5">
        <w:t>Assert.java</w:t>
      </w:r>
      <w:proofErr w:type="spellEnd"/>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706" w:name="_Toc481936443"/>
      <w:r w:rsidRPr="00EC76D5">
        <w:t>Container Classes</w:t>
      </w:r>
      <w:bookmarkEnd w:id="5706"/>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707" w:name="_Toc481936444"/>
      <w:r w:rsidRPr="00EC76D5">
        <w:t xml:space="preserve">Ordered </w:t>
      </w:r>
      <w:r w:rsidR="004C5DAE" w:rsidRPr="00EC76D5">
        <w:t>Pair</w:t>
      </w:r>
      <w:bookmarkEnd w:id="5707"/>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proofErr w:type="spellStart"/>
      <w:r w:rsidRPr="00EC76D5">
        <w:t>Pair.java</w:t>
      </w:r>
      <w:proofErr w:type="spellEnd"/>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w:t>
      </w:r>
      <w:proofErr w:type="spellStart"/>
      <w:r w:rsidRPr="00EC76D5">
        <w:t>ar</w:t>
      </w:r>
      <w:proofErr w:type="spellEnd"/>
      <w:r w:rsidRPr="00EC76D5">
        <w:t xml:space="preserve">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708" w:name="_Toc481936445"/>
      <w:r w:rsidRPr="00EC76D5">
        <w:t>Unordered Pair</w:t>
      </w:r>
      <w:bookmarkEnd w:id="5708"/>
    </w:p>
    <w:p w14:paraId="583E65F7" w14:textId="77777777" w:rsidR="00002B58" w:rsidRPr="00EC76D5" w:rsidRDefault="00002B58" w:rsidP="00002B58">
      <w:proofErr w:type="spellStart"/>
      <w:r w:rsidRPr="00EC76D5">
        <w:rPr>
          <w:rStyle w:val="CodeInText"/>
        </w:rPr>
        <w:t>UnPair</w:t>
      </w:r>
      <w:proofErr w:type="spellEnd"/>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proofErr w:type="spellStart"/>
      <w:r w:rsidRPr="00EC76D5">
        <w:t>Un</w:t>
      </w:r>
      <w:r w:rsidR="0078290E" w:rsidRPr="00EC76D5">
        <w:t>orderd</w:t>
      </w:r>
      <w:r w:rsidRPr="00EC76D5">
        <w:t>Pair.java</w:t>
      </w:r>
      <w:proofErr w:type="spellEnd"/>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709" w:name="_Toc481936446"/>
      <w:r w:rsidRPr="00EC76D5">
        <w:t>Triple</w:t>
      </w:r>
      <w:bookmarkEnd w:id="5709"/>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proofErr w:type="spellStart"/>
      <w:r w:rsidRPr="00EC76D5">
        <w:t>Triple.java</w:t>
      </w:r>
      <w:proofErr w:type="spellEnd"/>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710" w:name="_Toc481936447"/>
      <w:r w:rsidRPr="00EC76D5">
        <w:t>Tuple</w:t>
      </w:r>
      <w:bookmarkEnd w:id="5710"/>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proofErr w:type="spellStart"/>
      <w:r w:rsidRPr="00EC76D5">
        <w:t>Tuple.java</w:t>
      </w:r>
      <w:proofErr w:type="spellEnd"/>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711" w:name="_Toc481936448"/>
      <w:r w:rsidRPr="00EC76D5">
        <w:t xml:space="preserve">Undirected </w:t>
      </w:r>
      <w:r w:rsidR="004C5DAE" w:rsidRPr="00EC76D5">
        <w:t>Graph</w:t>
      </w:r>
      <w:bookmarkEnd w:id="5711"/>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proofErr w:type="spellStart"/>
      <w:r w:rsidRPr="00EC76D5">
        <w:t>Graph.java</w:t>
      </w:r>
      <w:proofErr w:type="spellEnd"/>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712" w:name="_Toc481936449"/>
      <w:r w:rsidRPr="00EC76D5">
        <w:t>Addition and Removal of Vertices and Edges</w:t>
      </w:r>
      <w:bookmarkEnd w:id="5712"/>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713" w:name="_Toc481936450"/>
      <w:r w:rsidRPr="00EC76D5">
        <w:t>Graph Partition</w:t>
      </w:r>
      <w:bookmarkEnd w:id="5713"/>
    </w:p>
    <w:p w14:paraId="14F54252" w14:textId="77777777" w:rsidR="006C6632" w:rsidRPr="00EC76D5" w:rsidRDefault="006C6632" w:rsidP="008B7E8E">
      <w:r w:rsidRPr="00EC76D5">
        <w:t xml:space="preserve">The method </w:t>
      </w:r>
      <w:proofErr w:type="spellStart"/>
      <w:r w:rsidRPr="00EC76D5">
        <w:rPr>
          <w:rStyle w:val="CodeInText"/>
        </w:rPr>
        <w:t>partitionate</w:t>
      </w:r>
      <w:proofErr w:type="spellEnd"/>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77777777" w:rsidR="00327206" w:rsidRPr="00EC76D5" w:rsidRDefault="00327206" w:rsidP="00327206">
      <w:pPr>
        <w:pStyle w:val="Code"/>
      </w:pPr>
      <w:r w:rsidRPr="00EC76D5">
        <w:t xml:space="preserve">      deepSearch(vertex,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1CABBB8" w:rsidR="007844A1" w:rsidRPr="00EC76D5" w:rsidRDefault="00703A3A" w:rsidP="00327206">
      <w:r w:rsidRPr="00EC76D5">
        <w:t xml:space="preserve">The </w:t>
      </w:r>
      <w:proofErr w:type="spellStart"/>
      <w:r w:rsidRPr="00EC76D5">
        <w:rPr>
          <w:rStyle w:val="CodeInText"/>
        </w:rPr>
        <w:t>deepSearch</w:t>
      </w:r>
      <w:proofErr w:type="spellEnd"/>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77777777" w:rsidR="00B81692" w:rsidRPr="00EC76D5" w:rsidRDefault="00B81692" w:rsidP="00B81692">
      <w:pPr>
        <w:pStyle w:val="Code"/>
      </w:pPr>
      <w:r w:rsidRPr="00EC76D5">
        <w:t xml:space="preserve">  private void deepSearch(VertexType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77777777" w:rsidR="00B81692" w:rsidRPr="00EC76D5" w:rsidRDefault="00B81692" w:rsidP="00B81692">
      <w:pPr>
        <w:pStyle w:val="Code"/>
      </w:pPr>
      <w:r w:rsidRPr="00EC76D5">
        <w:t xml:space="preserve">        deepSearch(neighbour,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714" w:name="_Toc481936451"/>
      <w:r w:rsidRPr="00EC76D5">
        <w:t xml:space="preserve">Directed </w:t>
      </w:r>
      <w:r w:rsidR="00163CD4" w:rsidRPr="00EC76D5">
        <w:t>Graph</w:t>
      </w:r>
      <w:bookmarkEnd w:id="5714"/>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proofErr w:type="spellStart"/>
      <w:r w:rsidRPr="00EC76D5">
        <w:t>DirectedGraph.java</w:t>
      </w:r>
      <w:proofErr w:type="spellEnd"/>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77777777" w:rsidR="00F96565" w:rsidRPr="00EC76D5" w:rsidRDefault="00F96565" w:rsidP="00F96565">
      <w:pPr>
        <w:pStyle w:val="Code"/>
      </w:pPr>
      <w:r w:rsidRPr="00EC76D5">
        <w:t xml:space="preserve">      deepSearch(vertex,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77777777" w:rsidR="00F96565" w:rsidRPr="00EC76D5" w:rsidRDefault="00F96565" w:rsidP="00F96565">
      <w:pPr>
        <w:pStyle w:val="Code"/>
      </w:pPr>
      <w:r w:rsidRPr="00EC76D5">
        <w:t xml:space="preserve">  private void deepSearch(VertexType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77777777" w:rsidR="00F96565" w:rsidRPr="00EC76D5" w:rsidRDefault="00F96565" w:rsidP="00F96565">
      <w:pPr>
        <w:pStyle w:val="Code"/>
      </w:pPr>
      <w:r w:rsidRPr="00EC76D5">
        <w:t xml:space="preserve">        deepSearch(outNeighbour,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715" w:name="_Toc481936452"/>
      <w:r w:rsidRPr="00EC76D5">
        <w:lastRenderedPageBreak/>
        <w:t xml:space="preserve">The </w:t>
      </w:r>
      <w:r w:rsidR="002554E1" w:rsidRPr="00EC76D5">
        <w:t>Standard Library</w:t>
      </w:r>
      <w:bookmarkEnd w:id="5715"/>
    </w:p>
    <w:p w14:paraId="21B660CB" w14:textId="0EAC07D4" w:rsidR="00EE220E" w:rsidRPr="00EC76D5" w:rsidRDefault="00503728" w:rsidP="00265BDF">
      <w:pPr>
        <w:pStyle w:val="Rubrik2"/>
      </w:pPr>
      <w:bookmarkStart w:id="5716" w:name="_Toc481936453"/>
      <w:r w:rsidRPr="00EC76D5">
        <w:t>Integral and Floating Limits</w:t>
      </w:r>
      <w:bookmarkEnd w:id="5716"/>
    </w:p>
    <w:p w14:paraId="2F6FA423" w14:textId="77777777" w:rsidR="003D1398" w:rsidRPr="00EC76D5" w:rsidRDefault="003D1398" w:rsidP="003D1398">
      <w:pPr>
        <w:pStyle w:val="CodeListing"/>
        <w:rPr>
          <w:highlight w:val="white"/>
        </w:rPr>
      </w:pPr>
      <w:proofErr w:type="spellStart"/>
      <w:r w:rsidRPr="00EC76D5">
        <w:rPr>
          <w:highlight w:val="white"/>
        </w:rPr>
        <w:t>Limits.h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proofErr w:type="spellStart"/>
      <w:r w:rsidRPr="00EC76D5">
        <w:t>Float.h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717" w:name="_Toc481936454"/>
      <w:r w:rsidRPr="00EC76D5">
        <w:lastRenderedPageBreak/>
        <w:t>The A</w:t>
      </w:r>
      <w:r w:rsidR="00EE220E" w:rsidRPr="00EC76D5">
        <w:t>sser</w:t>
      </w:r>
      <w:r w:rsidR="008E5D1A" w:rsidRPr="00EC76D5">
        <w:t>t</w:t>
      </w:r>
      <w:r w:rsidRPr="00EC76D5">
        <w:t xml:space="preserve"> Macro</w:t>
      </w:r>
      <w:bookmarkEnd w:id="5717"/>
    </w:p>
    <w:p w14:paraId="492C07C6" w14:textId="0D69B5A8" w:rsidR="00F65771" w:rsidRPr="00EC76D5" w:rsidRDefault="00F65771" w:rsidP="00F65771">
      <w:pPr>
        <w:pStyle w:val="CodeListing"/>
      </w:pPr>
      <w:proofErr w:type="spellStart"/>
      <w:r w:rsidRPr="00EC76D5">
        <w:t>Assert.h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718" w:name="_Toc481936455"/>
      <w:r w:rsidRPr="00EC76D5">
        <w:t>Locale Data</w:t>
      </w:r>
      <w:bookmarkEnd w:id="5718"/>
    </w:p>
    <w:p w14:paraId="21A3CEC1" w14:textId="0F9ADEBB" w:rsidR="00265BDF" w:rsidRPr="00EC76D5" w:rsidRDefault="0062113D" w:rsidP="0062113D">
      <w:pPr>
        <w:pStyle w:val="CodeListing"/>
      </w:pPr>
      <w:proofErr w:type="spellStart"/>
      <w:r w:rsidRPr="00EC76D5">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proofErr w:type="spellStart"/>
      <w:r w:rsidRPr="00EC76D5">
        <w:t>Locale.c</w:t>
      </w:r>
      <w:proofErr w:type="spellEnd"/>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719" w:name="_Toc481936456"/>
      <w:r w:rsidRPr="00EC76D5">
        <w:t>Character Types</w:t>
      </w:r>
      <w:bookmarkEnd w:id="5719"/>
    </w:p>
    <w:p w14:paraId="243F8CAB" w14:textId="55164455" w:rsidR="00EE220E" w:rsidRPr="00EC76D5" w:rsidRDefault="00B15CBB" w:rsidP="00B15CBB">
      <w:pPr>
        <w:pStyle w:val="CodeListing"/>
      </w:pPr>
      <w:proofErr w:type="spellStart"/>
      <w:r w:rsidRPr="00EC76D5">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proofErr w:type="spellStart"/>
      <w:r w:rsidRPr="00EC76D5">
        <w:t>CType.c</w:t>
      </w:r>
      <w:proofErr w:type="spellEnd"/>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720" w:name="_Toc481936457"/>
      <w:r w:rsidRPr="00EC76D5">
        <w:t>S</w:t>
      </w:r>
      <w:r w:rsidR="00EE220E" w:rsidRPr="00EC76D5">
        <w:t>tring</w:t>
      </w:r>
      <w:r w:rsidRPr="00EC76D5">
        <w:t>s</w:t>
      </w:r>
      <w:bookmarkEnd w:id="5720"/>
    </w:p>
    <w:p w14:paraId="14ACCA1E" w14:textId="75D42039" w:rsidR="0078214F" w:rsidRPr="00EC76D5" w:rsidRDefault="0078214F" w:rsidP="0078214F">
      <w:pPr>
        <w:pStyle w:val="CodeListing"/>
      </w:pPr>
      <w:proofErr w:type="spellStart"/>
      <w:r w:rsidRPr="00EC76D5">
        <w:t>String.h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proofErr w:type="spellStart"/>
      <w:r w:rsidRPr="00EC76D5">
        <w:t>String.c</w:t>
      </w:r>
      <w:proofErr w:type="spellEnd"/>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721" w:name="_Toc481936458"/>
      <w:r w:rsidRPr="00EC76D5">
        <w:t>Long Jumps</w:t>
      </w:r>
      <w:bookmarkEnd w:id="5721"/>
    </w:p>
    <w:p w14:paraId="00D8C1C3" w14:textId="69CB4E73" w:rsidR="00D62A8B" w:rsidRPr="00EC76D5" w:rsidRDefault="0004451D" w:rsidP="0004451D">
      <w:pPr>
        <w:pStyle w:val="CodeListing"/>
      </w:pPr>
      <w:proofErr w:type="spellStart"/>
      <w:r w:rsidRPr="00EC76D5">
        <w:t>SetJ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proofErr w:type="spellStart"/>
      <w:r w:rsidRPr="00EC76D5">
        <w:t>SetJmp.c</w:t>
      </w:r>
      <w:proofErr w:type="spellEnd"/>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722" w:name="_Toc481936459"/>
      <w:r w:rsidRPr="00EC76D5">
        <w:t>Mathematical Functions</w:t>
      </w:r>
      <w:bookmarkEnd w:id="5722"/>
    </w:p>
    <w:p w14:paraId="168DFE01" w14:textId="38A4EFE8" w:rsidR="00D62A8B" w:rsidRPr="00EC76D5" w:rsidRDefault="00555D55" w:rsidP="00555D55">
      <w:pPr>
        <w:pStyle w:val="CodeListing"/>
      </w:pPr>
      <w:proofErr w:type="spellStart"/>
      <w:r w:rsidRPr="00EC76D5">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proofErr w:type="spellStart"/>
      <w:r w:rsidRPr="00EC76D5">
        <w:rPr>
          <w:highlight w:val="white"/>
        </w:rPr>
        <w:t>Math.c</w:t>
      </w:r>
      <w:proofErr w:type="spellEnd"/>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723" w:name="_Toc481936460"/>
      <w:r w:rsidRPr="00EC76D5">
        <w:t xml:space="preserve">Standard </w:t>
      </w:r>
      <w:proofErr w:type="spellStart"/>
      <w:r w:rsidRPr="00EC76D5">
        <w:t>Input/Output</w:t>
      </w:r>
      <w:bookmarkEnd w:id="5723"/>
      <w:proofErr w:type="spellEnd"/>
    </w:p>
    <w:p w14:paraId="3C220EF3" w14:textId="5E83221D" w:rsidR="00F67D04" w:rsidRPr="00EC76D5" w:rsidRDefault="00F67D04" w:rsidP="00F67D04">
      <w:pPr>
        <w:pStyle w:val="CodeListing"/>
      </w:pPr>
      <w:proofErr w:type="spellStart"/>
      <w:r w:rsidRPr="00EC76D5">
        <w:t>StdIO.h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724" w:name="_Toc481936461"/>
      <w:r w:rsidRPr="00EC76D5">
        <w:t>Printing</w:t>
      </w:r>
      <w:bookmarkEnd w:id="5724"/>
    </w:p>
    <w:p w14:paraId="07321D9D" w14:textId="58D08412" w:rsidR="00F67D04" w:rsidRPr="00EC76D5" w:rsidRDefault="00957919" w:rsidP="00957919">
      <w:pPr>
        <w:pStyle w:val="CodeListing"/>
      </w:pPr>
      <w:proofErr w:type="spellStart"/>
      <w:r w:rsidRPr="00EC76D5">
        <w:t>Printf.h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proofErr w:type="spellStart"/>
      <w:r w:rsidRPr="00EC76D5">
        <w:t>Printf.c</w:t>
      </w:r>
      <w:proofErr w:type="spellEnd"/>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725" w:name="_Toc481936462"/>
      <w:r w:rsidRPr="00EC76D5">
        <w:t>Scanning</w:t>
      </w:r>
      <w:bookmarkEnd w:id="5725"/>
    </w:p>
    <w:p w14:paraId="29AFA940" w14:textId="00F6E791" w:rsidR="00594DB0" w:rsidRPr="00EC76D5" w:rsidRDefault="00594DB0" w:rsidP="00594DB0">
      <w:pPr>
        <w:pStyle w:val="CodeListing"/>
      </w:pPr>
      <w:proofErr w:type="spellStart"/>
      <w:r w:rsidRPr="00EC76D5">
        <w:t>Scanf.h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proofErr w:type="spellStart"/>
      <w:r w:rsidRPr="00EC76D5">
        <w:t>Scanf.c</w:t>
      </w:r>
      <w:proofErr w:type="spellEnd"/>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726" w:name="_Toc481936463"/>
      <w:r w:rsidRPr="00EC76D5">
        <w:t>F</w:t>
      </w:r>
      <w:r w:rsidR="00AF06D6" w:rsidRPr="00EC76D5">
        <w:t xml:space="preserve">ile </w:t>
      </w:r>
      <w:r w:rsidRPr="00EC76D5">
        <w:t>H</w:t>
      </w:r>
      <w:r w:rsidR="00AF06D6" w:rsidRPr="00EC76D5">
        <w:t>andling</w:t>
      </w:r>
      <w:bookmarkEnd w:id="5726"/>
    </w:p>
    <w:p w14:paraId="174C04F8" w14:textId="43A51BB5" w:rsidR="00577582" w:rsidRPr="00EC76D5" w:rsidRDefault="006217C5" w:rsidP="006217C5">
      <w:pPr>
        <w:pStyle w:val="CodeListing"/>
      </w:pPr>
      <w:proofErr w:type="spellStart"/>
      <w:r w:rsidRPr="00EC76D5">
        <w:t>File.h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proofErr w:type="spellStart"/>
      <w:r w:rsidRPr="00EC76D5">
        <w:t>File.c</w:t>
      </w:r>
      <w:proofErr w:type="spellEnd"/>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727" w:name="_Toc481936464"/>
      <w:r w:rsidRPr="00EC76D5">
        <w:t>The Standard Library</w:t>
      </w:r>
      <w:bookmarkEnd w:id="5727"/>
    </w:p>
    <w:p w14:paraId="6289FDFB" w14:textId="30681A00" w:rsidR="003420EA" w:rsidRPr="00EC76D5" w:rsidRDefault="003420EA" w:rsidP="003420EA">
      <w:pPr>
        <w:pStyle w:val="CodeListing"/>
      </w:pPr>
      <w:proofErr w:type="spellStart"/>
      <w:r w:rsidRPr="00EC76D5">
        <w:t>StdLib.h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proofErr w:type="spellStart"/>
      <w:r w:rsidRPr="00EC76D5">
        <w:t>StdLib.c</w:t>
      </w:r>
      <w:proofErr w:type="spellEnd"/>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728" w:name="_Toc481936465"/>
      <w:r w:rsidRPr="00EC76D5">
        <w:t>T</w:t>
      </w:r>
      <w:r w:rsidR="00D62A8B" w:rsidRPr="00EC76D5">
        <w:t>ime</w:t>
      </w:r>
      <w:bookmarkEnd w:id="5728"/>
    </w:p>
    <w:p w14:paraId="4B568326" w14:textId="58C5640B" w:rsidR="00487292" w:rsidRPr="00EC76D5" w:rsidRDefault="00966D02" w:rsidP="00733EAC">
      <w:pPr>
        <w:pStyle w:val="CodeListing"/>
      </w:pPr>
      <w:proofErr w:type="spellStart"/>
      <w:r w:rsidRPr="00EC76D5">
        <w:t>T</w:t>
      </w:r>
      <w:r w:rsidR="00487292" w:rsidRPr="00EC76D5">
        <w:t>ime</w:t>
      </w:r>
      <w:r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proofErr w:type="spellStart"/>
      <w:r w:rsidRPr="00EC76D5">
        <w:t>Time.c</w:t>
      </w:r>
      <w:proofErr w:type="spellEnd"/>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729" w:name="_Ref418406175"/>
      <w:bookmarkStart w:id="5730" w:name="_Toc481936466"/>
      <w:proofErr w:type="spellStart"/>
      <w:r w:rsidRPr="00EC76D5">
        <w:lastRenderedPageBreak/>
        <w:t>Main</w:t>
      </w:r>
      <w:r w:rsidR="001B32C0" w:rsidRPr="00EC76D5">
        <w:t>.java</w:t>
      </w:r>
      <w:bookmarkEnd w:id="5729"/>
      <w:bookmarkEnd w:id="5730"/>
      <w:proofErr w:type="spellEnd"/>
    </w:p>
    <w:p w14:paraId="5A67EAB2" w14:textId="77777777" w:rsidR="007D596B" w:rsidRPr="00EC76D5" w:rsidRDefault="007D596B" w:rsidP="006A31DF">
      <w:pPr>
        <w:pStyle w:val="Rubrik1"/>
      </w:pPr>
      <w:bookmarkStart w:id="5731" w:name="_Ref417644950"/>
      <w:bookmarkStart w:id="5732" w:name="_Toc481936467"/>
      <w:r w:rsidRPr="00EC76D5">
        <w:lastRenderedPageBreak/>
        <w:t>The C Grammar</w:t>
      </w:r>
      <w:bookmarkEnd w:id="5731"/>
      <w:bookmarkEnd w:id="5732"/>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733" w:name="_Toc481936468"/>
      <w:r w:rsidRPr="00EC76D5">
        <w:t>The Preprocessor Grammar</w:t>
      </w:r>
      <w:bookmarkEnd w:id="5733"/>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734" w:name="_Toc481936469"/>
      <w:r w:rsidRPr="00EC76D5">
        <w:t xml:space="preserve">The </w:t>
      </w:r>
      <w:r w:rsidR="001C7B67" w:rsidRPr="00EC76D5">
        <w:t>Language</w:t>
      </w:r>
      <w:r w:rsidRPr="00EC76D5">
        <w:t xml:space="preserve"> Grammar</w:t>
      </w:r>
      <w:bookmarkEnd w:id="5734"/>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77777777" w:rsidR="00C71256" w:rsidRPr="00EC76D5" w:rsidRDefault="00C71256" w:rsidP="00C71256">
      <w:pPr>
        <w:pStyle w:val="Code"/>
      </w:pPr>
      <w:r w:rsidRPr="00EC76D5">
        <w:t xml:space="preserve">    </w:t>
      </w:r>
      <w:r w:rsidRPr="00EC76D5">
        <w:rPr>
          <w:i/>
        </w:rPr>
        <w:t>function</w:t>
      </w:r>
      <w:r w:rsidRPr="00EC76D5">
        <w:t>_</w:t>
      </w:r>
      <w:r w:rsidRPr="00EC76D5">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77777777" w:rsidR="00C71256" w:rsidRPr="00EC76D5" w:rsidRDefault="00C71256" w:rsidP="00C71256">
      <w:pPr>
        <w:pStyle w:val="Code"/>
      </w:pPr>
      <w:r w:rsidRPr="00EC76D5">
        <w:rPr>
          <w:i/>
        </w:rPr>
        <w:t>function</w:t>
      </w:r>
      <w:r w:rsidRPr="00EC76D5">
        <w:t>_</w:t>
      </w:r>
      <w:r w:rsidRPr="00EC76D5">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0E7D2B54" w:rsidR="00C71256" w:rsidRPr="00EC76D5" w:rsidRDefault="00C71256" w:rsidP="00C71256">
      <w:pPr>
        <w:pStyle w:val="Code"/>
      </w:pPr>
      <w:r w:rsidRPr="00EC76D5">
        <w:t xml:space="preserve">    </w:t>
      </w:r>
      <w:r w:rsidR="007946C9">
        <w:rPr>
          <w:i/>
        </w:rPr>
        <w:t>initialization_bitfield_</w:t>
      </w:r>
      <w:r w:rsidR="00AB7DF5">
        <w:rPr>
          <w:i/>
        </w:rPr>
        <w:t>pointer_declarator</w:t>
      </w:r>
      <w:r w:rsidRPr="00EC76D5">
        <w:t xml:space="preserve"> </w:t>
      </w:r>
    </w:p>
    <w:p w14:paraId="63EEDCF6" w14:textId="15D040D3"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7946C9">
        <w:rPr>
          <w:i/>
        </w:rPr>
        <w:t>initialization_bitfield_</w:t>
      </w:r>
      <w:r w:rsidR="00AB7DF5">
        <w:rPr>
          <w:i/>
        </w:rPr>
        <w:t>pointer_declarator</w:t>
      </w:r>
    </w:p>
    <w:p w14:paraId="5D9FBAA8" w14:textId="77777777" w:rsidR="00C71256" w:rsidRPr="00EC76D5" w:rsidRDefault="00C71256" w:rsidP="00C71256">
      <w:pPr>
        <w:pStyle w:val="Code"/>
      </w:pPr>
    </w:p>
    <w:p w14:paraId="53C8B172" w14:textId="2D1CD90B" w:rsidR="00C71256" w:rsidRPr="00EC76D5" w:rsidRDefault="007946C9" w:rsidP="00C71256">
      <w:pPr>
        <w:pStyle w:val="Code"/>
      </w:pPr>
      <w:r>
        <w:rPr>
          <w:i/>
        </w:rPr>
        <w:t>initialization_bitfield_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7DEA1A31"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77777777" w:rsidR="00C71256" w:rsidRPr="00EC76D5" w:rsidRDefault="00C71256" w:rsidP="00C71256">
      <w:pPr>
        <w:pStyle w:val="Code"/>
      </w:pPr>
      <w:r w:rsidRPr="00EC76D5">
        <w:rPr>
          <w:i/>
        </w:rPr>
        <w:t>initializer</w:t>
      </w:r>
      <w:r w:rsidRPr="00EC76D5">
        <w:t>_</w:t>
      </w:r>
      <w:r w:rsidRPr="00EC76D5">
        <w:rPr>
          <w:i/>
        </w:rPr>
        <w:t>list</w:t>
      </w:r>
      <w:r w:rsidRPr="00EC76D5">
        <w:t xml:space="preserve"> ::=</w:t>
      </w:r>
    </w:p>
    <w:p w14:paraId="28F1A640" w14:textId="77777777" w:rsidR="00C71256" w:rsidRPr="00EC76D5" w:rsidRDefault="00C71256" w:rsidP="00C71256">
      <w:pPr>
        <w:pStyle w:val="Code"/>
      </w:pPr>
      <w:r w:rsidRPr="00EC76D5">
        <w:t xml:space="preserve">    </w:t>
      </w:r>
      <w:r w:rsidRPr="00EC76D5">
        <w:rPr>
          <w:i/>
        </w:rPr>
        <w:t>initializer</w:t>
      </w:r>
      <w:r w:rsidRPr="00EC76D5">
        <w:t xml:space="preserve"> </w:t>
      </w:r>
    </w:p>
    <w:p w14:paraId="59839FD8" w14:textId="77777777" w:rsidR="00C71256" w:rsidRPr="00EC76D5" w:rsidRDefault="00C71256" w:rsidP="00C71256">
      <w:pPr>
        <w:pStyle w:val="Code"/>
      </w:pPr>
      <w:r w:rsidRPr="00EC76D5">
        <w:t xml:space="preserve">  | </w:t>
      </w:r>
      <w:r w:rsidRPr="00EC76D5">
        <w:rPr>
          <w:i/>
        </w:rPr>
        <w:t>initializer</w:t>
      </w:r>
      <w:r w:rsidRPr="00EC76D5">
        <w:t>_</w:t>
      </w:r>
      <w:r w:rsidRPr="00EC76D5">
        <w:rPr>
          <w:i/>
        </w:rPr>
        <w:t>list</w:t>
      </w:r>
      <w:r w:rsidRPr="00EC76D5">
        <w:t xml:space="preserve"> </w:t>
      </w:r>
      <w:r w:rsidRPr="00EC76D5">
        <w:rPr>
          <w:b/>
        </w:rPr>
        <w:t>,</w:t>
      </w:r>
      <w:r w:rsidRPr="00EC76D5">
        <w:t xml:space="preserve"> </w:t>
      </w:r>
      <w:r w:rsidRPr="00EC76D5">
        <w:rPr>
          <w:i/>
        </w:rPr>
        <w:t>initializer</w:t>
      </w:r>
    </w:p>
    <w:p w14:paraId="2997FCF5" w14:textId="77777777" w:rsidR="00C71256" w:rsidRPr="00EC76D5" w:rsidRDefault="00C71256" w:rsidP="00C71256">
      <w:pPr>
        <w:pStyle w:val="Code"/>
      </w:pPr>
    </w:p>
    <w:p w14:paraId="46D01487" w14:textId="77777777" w:rsidR="00C71256" w:rsidRPr="00EC76D5" w:rsidRDefault="00C71256" w:rsidP="00C71256">
      <w:pPr>
        <w:pStyle w:val="Code"/>
      </w:pPr>
      <w:r w:rsidRPr="00EC76D5">
        <w:rPr>
          <w:i/>
        </w:rPr>
        <w:t>initializer</w:t>
      </w:r>
      <w:r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initializer</w:t>
      </w:r>
      <w:r w:rsidRPr="00EC76D5">
        <w:t>_</w:t>
      </w:r>
      <w:r w:rsidRPr="00EC76D5">
        <w:rPr>
          <w:i/>
        </w:rPr>
        <w:t>list</w:t>
      </w:r>
      <w:r w:rsidRPr="00EC76D5">
        <w:t xml:space="preserve"> </w:t>
      </w:r>
      <w:r w:rsidRPr="00EC76D5">
        <w:rPr>
          <w:b/>
        </w:rPr>
        <w:t>)</w:t>
      </w:r>
      <w:r w:rsidRPr="00EC76D5">
        <w:t xml:space="preserve"> </w:t>
      </w:r>
    </w:p>
    <w:p w14:paraId="46B7C550" w14:textId="77777777" w:rsidR="00C71256" w:rsidRPr="00EC76D5" w:rsidRDefault="00C71256" w:rsidP="00C71256">
      <w:pPr>
        <w:pStyle w:val="Code"/>
      </w:pPr>
      <w:r w:rsidRPr="00EC76D5">
        <w:lastRenderedPageBreak/>
        <w:t xml:space="preserve">  | </w:t>
      </w:r>
      <w:r w:rsidRPr="00EC76D5">
        <w:rPr>
          <w:b/>
        </w:rPr>
        <w:t>(</w:t>
      </w:r>
      <w:r w:rsidRPr="00EC76D5">
        <w:t xml:space="preserve"> </w:t>
      </w:r>
      <w:r w:rsidRPr="00EC76D5">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735" w:name="_Toc481936470"/>
      <w:r w:rsidRPr="00EC76D5">
        <w:lastRenderedPageBreak/>
        <w:t>A</w:t>
      </w:r>
      <w:r w:rsidR="00281D34" w:rsidRPr="00EC76D5">
        <w:t xml:space="preserve"> Crash Course in C</w:t>
      </w:r>
      <w:bookmarkEnd w:id="5735"/>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736" w:name="_Toc320485572"/>
      <w:bookmarkStart w:id="5737" w:name="_Toc323656681"/>
      <w:bookmarkStart w:id="5738" w:name="_Toc324085419"/>
      <w:bookmarkStart w:id="5739" w:name="_Toc383781071"/>
      <w:bookmarkStart w:id="5740" w:name="_Toc481936471"/>
      <w:r w:rsidRPr="00EC76D5">
        <w:t>The Compiler and the Linker</w:t>
      </w:r>
      <w:bookmarkEnd w:id="5736"/>
      <w:bookmarkEnd w:id="5737"/>
      <w:bookmarkEnd w:id="5738"/>
      <w:bookmarkEnd w:id="5739"/>
      <w:bookmarkEnd w:id="5740"/>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C51B49" w:rsidRPr="003F7CF1" w:rsidRDefault="00C51B49"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C51B49" w:rsidRPr="003F7CF1" w:rsidRDefault="00C51B49"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C51B49" w:rsidRPr="003F7CF1" w:rsidRDefault="00C51B49"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C51B49" w:rsidRPr="003F7CF1" w:rsidRDefault="00C51B4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C51B49" w:rsidRPr="003F7CF1" w:rsidRDefault="00C51B49"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C51B49" w:rsidRPr="003F7CF1" w:rsidRDefault="00C51B49"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C51B49" w:rsidRPr="003F7CF1" w:rsidRDefault="00C51B49"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C51B49" w:rsidRPr="003F7CF1" w:rsidRDefault="00C51B49"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C51B49" w:rsidRPr="003F7CF1" w:rsidRDefault="00C51B4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C51B49" w:rsidRPr="003F7CF1" w:rsidRDefault="00C51B49"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C51B49" w:rsidRPr="003F7CF1" w:rsidRDefault="00C51B49"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C51B49" w:rsidRPr="003F7CF1" w:rsidRDefault="00C51B49"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C51B49" w:rsidRPr="003F7CF1" w:rsidRDefault="00C51B4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C51B49" w:rsidRPr="003F7CF1" w:rsidRDefault="00C51B49"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C51B49" w:rsidRPr="003F7CF1" w:rsidRDefault="00C51B49"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C51B49" w:rsidRPr="003F7CF1" w:rsidRDefault="00C51B49"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C51B49" w:rsidRPr="003F7CF1" w:rsidRDefault="00C51B49"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C51B49" w:rsidRPr="003F7CF1" w:rsidRDefault="00C51B4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741" w:name="_Toc320485573"/>
      <w:bookmarkStart w:id="5742" w:name="_Toc323656682"/>
      <w:bookmarkStart w:id="5743" w:name="_Toc324085420"/>
      <w:bookmarkStart w:id="5744" w:name="_Toc383781072"/>
      <w:bookmarkStart w:id="5745" w:name="_Toc481936472"/>
      <w:r w:rsidRPr="00EC76D5">
        <w:t>The Hello-World Program</w:t>
      </w:r>
      <w:bookmarkEnd w:id="5741"/>
      <w:bookmarkEnd w:id="5742"/>
      <w:bookmarkEnd w:id="5743"/>
      <w:bookmarkEnd w:id="5744"/>
      <w:bookmarkEnd w:id="5745"/>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746" w:name="_Toc320485574"/>
      <w:bookmarkStart w:id="5747" w:name="_Toc323656683"/>
      <w:bookmarkStart w:id="5748" w:name="_Toc324085421"/>
      <w:bookmarkStart w:id="5749" w:name="_Toc383781073"/>
      <w:bookmarkStart w:id="5750" w:name="_Toc481936473"/>
      <w:r w:rsidRPr="00EC76D5">
        <w:t>Comments</w:t>
      </w:r>
      <w:bookmarkEnd w:id="5746"/>
      <w:bookmarkEnd w:id="5747"/>
      <w:bookmarkEnd w:id="5748"/>
      <w:bookmarkEnd w:id="5749"/>
      <w:bookmarkEnd w:id="5750"/>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751"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752" w:author="Stefan Björnander" w:date="2012-05-06T23:23:00Z">
          <w:pPr>
            <w:pStyle w:val="Rubrik2"/>
          </w:pPr>
        </w:pPrChange>
      </w:pPr>
      <w:bookmarkStart w:id="5753" w:name="_Toc323656684"/>
      <w:bookmarkStart w:id="5754" w:name="_Toc324085422"/>
      <w:bookmarkStart w:id="5755" w:name="_Toc383781074"/>
      <w:bookmarkStart w:id="5756" w:name="_Toc481936474"/>
      <w:r w:rsidRPr="00EC76D5">
        <w:t>Types and Variables</w:t>
      </w:r>
      <w:bookmarkEnd w:id="5751"/>
      <w:bookmarkEnd w:id="5753"/>
      <w:bookmarkEnd w:id="5754"/>
      <w:bookmarkEnd w:id="5755"/>
      <w:bookmarkEnd w:id="5756"/>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57" w:name="_Toc320485576"/>
      <w:bookmarkStart w:id="5758" w:name="_Toc323656685"/>
      <w:bookmarkStart w:id="5759" w:name="_Toc324085423"/>
      <w:bookmarkStart w:id="5760" w:name="_Toc383781075"/>
      <w:bookmarkStart w:id="5761" w:name="_Ref383781525"/>
      <w:bookmarkStart w:id="5762" w:name="_Toc481936475"/>
      <w:r w:rsidRPr="00EC76D5">
        <w:t>Simple Types</w:t>
      </w:r>
      <w:bookmarkEnd w:id="5757"/>
      <w:bookmarkEnd w:id="5758"/>
      <w:bookmarkEnd w:id="5759"/>
      <w:bookmarkEnd w:id="5760"/>
      <w:bookmarkEnd w:id="5761"/>
      <w:bookmarkEnd w:id="5762"/>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63" w:name="_Toc320485577"/>
      <w:bookmarkStart w:id="5764" w:name="_Toc323656686"/>
      <w:bookmarkStart w:id="5765" w:name="_Toc324085424"/>
      <w:bookmarkStart w:id="5766" w:name="_Toc383781076"/>
      <w:bookmarkStart w:id="5767" w:name="_Toc481936476"/>
      <w:r w:rsidRPr="00EC76D5">
        <w:t>Variables</w:t>
      </w:r>
      <w:bookmarkEnd w:id="5763"/>
      <w:bookmarkEnd w:id="5764"/>
      <w:bookmarkEnd w:id="5765"/>
      <w:bookmarkEnd w:id="5766"/>
      <w:bookmarkEnd w:id="5767"/>
    </w:p>
    <w:p w14:paraId="1797A312" w14:textId="77777777" w:rsidR="00E80032" w:rsidRPr="00EC76D5" w:rsidRDefault="00E80032" w:rsidP="00E80032">
      <w:r w:rsidRPr="00EC76D5">
        <w:t>A variable can be regarded as a box in the memory. In almost every case, we do not need to know its exact memory address. A variable always has a name, a type, and a value. We define a variable by simple writing its type and name. If we want to, we can initialize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C51B49" w:rsidRPr="003F7CF1" w:rsidRDefault="00C51B4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C51B49" w:rsidRPr="003F7CF1" w:rsidRDefault="00C51B49"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C51B49" w:rsidRPr="003F7CF1" w:rsidRDefault="00C51B49"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C51B49" w:rsidRPr="003F7CF1" w:rsidRDefault="00C51B49"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C51B49" w:rsidRPr="003F7CF1" w:rsidRDefault="00C51B49"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C51B49" w:rsidRPr="003F7CF1" w:rsidRDefault="00C51B49"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C51B49" w:rsidRPr="003F7CF1" w:rsidRDefault="00C51B49"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C51B49" w:rsidRPr="003F7CF1" w:rsidRDefault="00C51B4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C51B49" w:rsidRPr="003F7CF1" w:rsidRDefault="00C51B49"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C51B49" w:rsidRPr="003F7CF1" w:rsidRDefault="00C51B49"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C51B49" w:rsidRPr="003F7CF1" w:rsidRDefault="00C51B49"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C51B49" w:rsidRPr="003F7CF1" w:rsidRDefault="00C51B49"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C51B49" w:rsidRPr="003F7CF1" w:rsidRDefault="00C51B49"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C51B49" w:rsidRPr="003F7CF1" w:rsidRDefault="00C51B49"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C51B49" w:rsidRPr="003F7CF1" w:rsidRDefault="00C51B49"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C51B49" w:rsidRPr="003F7CF1" w:rsidRDefault="00C51B49"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68" w:name="_Toc320485578"/>
      <w:bookmarkStart w:id="5769" w:name="_Toc323656687"/>
      <w:bookmarkStart w:id="5770" w:name="_Toc324085425"/>
      <w:bookmarkStart w:id="5771" w:name="_Toc383781077"/>
      <w:bookmarkStart w:id="5772" w:name="_Toc481936477"/>
      <w:bookmarkStart w:id="5773" w:name="_Toc320485579"/>
      <w:r w:rsidRPr="00EC76D5">
        <w:t>Constants</w:t>
      </w:r>
      <w:bookmarkEnd w:id="5768"/>
      <w:bookmarkEnd w:id="5769"/>
      <w:bookmarkEnd w:id="5770"/>
      <w:bookmarkEnd w:id="5771"/>
      <w:bookmarkEnd w:id="5772"/>
    </w:p>
    <w:p w14:paraId="32CDF69C" w14:textId="77777777" w:rsidR="00E80032" w:rsidRPr="00EC76D5" w:rsidRDefault="00E80032" w:rsidP="00E80032">
      <w:r w:rsidRPr="00EC76D5">
        <w:t>As the name implies, a constant is a variable whose value cannot be altered since it has been initialized. Unlike variables, constants must always be initialized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74" w:name="_Toc323656688"/>
      <w:bookmarkStart w:id="5775" w:name="_Toc324085426"/>
      <w:bookmarkStart w:id="5776" w:name="_Toc383781078"/>
      <w:bookmarkStart w:id="5777" w:name="_Toc481936478"/>
      <w:r w:rsidRPr="00EC76D5">
        <w:t>Output</w:t>
      </w:r>
      <w:bookmarkEnd w:id="5773"/>
      <w:bookmarkEnd w:id="5774"/>
      <w:bookmarkEnd w:id="5775"/>
      <w:bookmarkEnd w:id="5776"/>
      <w:bookmarkEnd w:id="5777"/>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78" w:name="_Toc320485580"/>
      <w:bookmarkStart w:id="5779" w:name="_Toc323656689"/>
      <w:bookmarkStart w:id="5780" w:name="_Toc324085427"/>
      <w:bookmarkStart w:id="5781" w:name="_Toc383781079"/>
      <w:bookmarkStart w:id="5782" w:name="_Toc481936479"/>
      <w:r w:rsidRPr="00EC76D5">
        <w:t>Input</w:t>
      </w:r>
      <w:bookmarkEnd w:id="5778"/>
      <w:bookmarkEnd w:id="5779"/>
      <w:bookmarkEnd w:id="5780"/>
      <w:bookmarkEnd w:id="5781"/>
      <w:bookmarkEnd w:id="5782"/>
    </w:p>
    <w:p w14:paraId="299686DD" w14:textId="77777777" w:rsidR="00E80032" w:rsidRPr="00EC76D5" w:rsidRDefault="00E80032" w:rsidP="00E80032">
      <w:r w:rsidRPr="00EC76D5">
        <w:t xml:space="preserve">The standard functions for input is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783"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784"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85" w:name="_Toc323656690"/>
      <w:bookmarkStart w:id="5786" w:name="_Toc324085428"/>
      <w:bookmarkStart w:id="5787" w:name="_Toc383781080"/>
      <w:bookmarkStart w:id="5788" w:name="_Toc481936480"/>
      <w:r w:rsidRPr="00EC76D5">
        <w:t>Enumerations</w:t>
      </w:r>
      <w:bookmarkEnd w:id="5783"/>
      <w:bookmarkEnd w:id="5785"/>
      <w:bookmarkEnd w:id="5786"/>
      <w:bookmarkEnd w:id="5787"/>
      <w:bookmarkEnd w:id="5788"/>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89" w:name="_Toc320485582"/>
      <w:bookmarkStart w:id="5790" w:name="_Toc323656691"/>
      <w:bookmarkStart w:id="5791" w:name="_Toc324085429"/>
      <w:bookmarkStart w:id="5792" w:name="_Toc383781081"/>
      <w:bookmarkStart w:id="5793" w:name="_Toc481936481"/>
      <w:r w:rsidRPr="00EC76D5">
        <w:t>Arrays</w:t>
      </w:r>
      <w:bookmarkEnd w:id="5789"/>
      <w:bookmarkEnd w:id="5790"/>
      <w:bookmarkEnd w:id="5791"/>
      <w:bookmarkEnd w:id="5792"/>
      <w:bookmarkEnd w:id="5793"/>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C51B49" w:rsidRPr="003F7CF1" w:rsidRDefault="00C51B49"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C51B49" w:rsidRPr="003F7CF1" w:rsidRDefault="00C51B49"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C51B49" w:rsidRPr="003F7CF1" w:rsidRDefault="00C51B49"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C51B49" w:rsidRPr="003F7CF1" w:rsidRDefault="00C51B4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C51B49" w:rsidRPr="003F7CF1" w:rsidRDefault="00C51B4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C51B49" w:rsidRPr="003F7CF1" w:rsidRDefault="00C51B4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C51B49" w:rsidRPr="003F7CF1" w:rsidRDefault="00C51B49"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C51B49" w:rsidRPr="003F7CF1" w:rsidRDefault="00C51B49"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C51B49" w:rsidRPr="003F7CF1" w:rsidRDefault="00C51B49"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C51B49" w:rsidRPr="003F7CF1" w:rsidRDefault="00C51B49"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C51B49" w:rsidRPr="003F7CF1" w:rsidRDefault="00C51B49"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C51B49" w:rsidRPr="003F7CF1" w:rsidRDefault="00C51B49"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C51B49" w:rsidRPr="003F7CF1" w:rsidRDefault="00C51B4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C51B49" w:rsidRPr="003F7CF1" w:rsidRDefault="00C51B4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C51B49" w:rsidRPr="003F7CF1" w:rsidRDefault="00C51B4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C51B49" w:rsidRPr="003F7CF1" w:rsidRDefault="00C51B4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C51B49" w:rsidRPr="003F7CF1" w:rsidRDefault="00C51B4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C51B49" w:rsidRPr="003F7CF1" w:rsidRDefault="00C51B4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C51B49" w:rsidRPr="003F7CF1" w:rsidRDefault="00C51B4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C51B49" w:rsidRPr="003F7CF1" w:rsidRDefault="00C51B4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C51B49" w:rsidRPr="003F7CF1" w:rsidRDefault="00C51B4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C51B49" w:rsidRPr="003F7CF1" w:rsidRDefault="00C51B4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C51B49" w:rsidRPr="003F7CF1" w:rsidRDefault="00C51B4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C51B49" w:rsidRPr="003F7CF1" w:rsidRDefault="00C51B4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C51B49" w:rsidRPr="003F7CF1" w:rsidRDefault="00C51B4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C51B49" w:rsidRPr="003F7CF1" w:rsidRDefault="00C51B49"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C51B49" w:rsidRPr="003F7CF1" w:rsidRDefault="00C51B4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C51B49" w:rsidRPr="003F7CF1" w:rsidRDefault="00C51B4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C51B49" w:rsidRPr="003F7CF1" w:rsidRDefault="00C51B4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C51B49" w:rsidRPr="003F7CF1" w:rsidRDefault="00C51B49"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C51B49" w:rsidRPr="003F7CF1" w:rsidRDefault="00C51B49"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C51B49" w:rsidRPr="003F7CF1" w:rsidRDefault="00C51B49"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C51B49" w:rsidRPr="003F7CF1" w:rsidRDefault="00C51B49"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C51B49" w:rsidRPr="003F7CF1" w:rsidRDefault="00C51B49"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C51B49" w:rsidRPr="003F7CF1" w:rsidRDefault="00C51B49"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C51B49" w:rsidRPr="003F7CF1" w:rsidRDefault="00C51B49"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C51B49" w:rsidRPr="003F7CF1" w:rsidRDefault="00C51B49"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C51B49" w:rsidRPr="003F7CF1" w:rsidRDefault="00C51B49"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C51B49" w:rsidRPr="003F7CF1" w:rsidRDefault="00C51B49"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C51B49" w:rsidRPr="003F7CF1" w:rsidRDefault="00C51B49"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C51B49" w:rsidRPr="003F7CF1" w:rsidRDefault="00C51B49"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C51B49" w:rsidRPr="003F7CF1" w:rsidRDefault="00C51B49"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C51B49" w:rsidRPr="003F7CF1" w:rsidRDefault="00C51B49"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C51B49" w:rsidRPr="003F7CF1" w:rsidRDefault="00C51B49"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C51B49" w:rsidRPr="003F7CF1" w:rsidRDefault="00C51B49"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C51B49" w:rsidRPr="003F7CF1" w:rsidRDefault="00C51B49"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C51B49" w:rsidRPr="003F7CF1" w:rsidRDefault="00C51B49"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C51B49" w:rsidRPr="003F7CF1" w:rsidRDefault="00C51B49"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C51B49" w:rsidRPr="003F7CF1" w:rsidRDefault="00C51B49"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C51B49" w:rsidRPr="003F7CF1" w:rsidRDefault="00C51B49"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C51B49" w:rsidRPr="003F7CF1" w:rsidRDefault="00C51B49"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C51B49" w:rsidRPr="003F7CF1" w:rsidRDefault="00C51B49"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C51B49" w:rsidRPr="003F7CF1" w:rsidRDefault="00C51B49"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C51B49" w:rsidRPr="003F7CF1" w:rsidRDefault="00C51B49"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C51B49" w:rsidRPr="003F7CF1" w:rsidRDefault="00C51B49"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C51B49" w:rsidRPr="003F7CF1" w:rsidRDefault="00C51B49"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C51B49" w:rsidRPr="003F7CF1" w:rsidRDefault="00C51B49"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C51B49" w:rsidRPr="003F7CF1" w:rsidRDefault="00C51B49"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C51B49" w:rsidRPr="003F7CF1" w:rsidRDefault="00C51B49"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C51B49" w:rsidRPr="003F7CF1" w:rsidRDefault="00C51B49"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C51B49" w:rsidRPr="003F7CF1" w:rsidRDefault="00C51B49"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C51B49" w:rsidRPr="003F7CF1" w:rsidRDefault="00C51B49"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C51B49" w:rsidRPr="003F7CF1" w:rsidRDefault="00C51B49"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C51B49" w:rsidRPr="003F7CF1" w:rsidRDefault="00C51B49"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C51B49" w:rsidRPr="003F7CF1" w:rsidRDefault="00C51B49"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C51B49" w:rsidRPr="003F7CF1" w:rsidRDefault="00C51B49"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C51B49" w:rsidRPr="003F7CF1" w:rsidRDefault="00C51B49"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C51B49" w:rsidRPr="003F7CF1" w:rsidRDefault="00C51B49"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94" w:name="_Toc320485583"/>
      <w:bookmarkStart w:id="5795" w:name="_Toc323656692"/>
      <w:bookmarkStart w:id="5796" w:name="_Toc324085430"/>
      <w:bookmarkStart w:id="5797" w:name="_Toc383781082"/>
      <w:bookmarkStart w:id="5798" w:name="_Toc481936482"/>
      <w:r w:rsidRPr="00EC76D5">
        <w:t>Characters and Strings</w:t>
      </w:r>
      <w:bookmarkEnd w:id="5794"/>
      <w:bookmarkEnd w:id="5795"/>
      <w:bookmarkEnd w:id="5796"/>
      <w:bookmarkEnd w:id="5797"/>
      <w:bookmarkEnd w:id="5798"/>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C51B49" w:rsidRPr="003F7CF1" w:rsidRDefault="00C51B49"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C51B49" w:rsidRPr="003F7CF1" w:rsidRDefault="00C51B4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C51B49" w:rsidRPr="003F7CF1" w:rsidRDefault="00C51B49"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C51B49" w:rsidRPr="003F7CF1" w:rsidRDefault="00C51B49"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C51B49" w:rsidRPr="003F7CF1" w:rsidRDefault="00C51B49"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C51B49" w:rsidRPr="003F7CF1" w:rsidRDefault="00C51B49"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C51B49" w:rsidRPr="003F7CF1" w:rsidRDefault="00C51B49"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C51B49" w:rsidRPr="003F7CF1" w:rsidRDefault="00C51B49"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77777777"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definitions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99" w:name="_Toc323656693"/>
      <w:bookmarkStart w:id="5800" w:name="_Toc324085431"/>
      <w:bookmarkStart w:id="5801" w:name="_Toc383781083"/>
      <w:bookmarkStart w:id="5802" w:name="_Toc481936483"/>
      <w:r w:rsidRPr="00EC76D5">
        <w:t>The ASCII Table</w:t>
      </w:r>
      <w:bookmarkEnd w:id="5799"/>
      <w:bookmarkEnd w:id="5800"/>
      <w:bookmarkEnd w:id="5801"/>
      <w:bookmarkEnd w:id="5802"/>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3" w:name="_Toc320485584"/>
      <w:bookmarkStart w:id="5804" w:name="_Toc323656694"/>
      <w:bookmarkStart w:id="5805" w:name="_Toc324085432"/>
      <w:bookmarkStart w:id="5806" w:name="_Ref383780778"/>
      <w:bookmarkStart w:id="5807" w:name="_Toc383781084"/>
      <w:bookmarkStart w:id="5808" w:name="_Toc481936484"/>
      <w:r w:rsidRPr="00EC76D5">
        <w:t>Pointers</w:t>
      </w:r>
      <w:bookmarkEnd w:id="5803"/>
      <w:bookmarkEnd w:id="5804"/>
      <w:bookmarkEnd w:id="5805"/>
      <w:bookmarkEnd w:id="5806"/>
      <w:bookmarkEnd w:id="5807"/>
      <w:bookmarkEnd w:id="5808"/>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C51B49" w:rsidRPr="003F7CF1" w:rsidRDefault="00C51B4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C51B49" w:rsidRPr="003F7CF1" w:rsidRDefault="00C51B4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C51B49" w:rsidRPr="003F7CF1" w:rsidRDefault="00C51B49"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C51B49" w:rsidRPr="003F7CF1" w:rsidRDefault="00C51B49"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C51B49" w:rsidRPr="003F7CF1" w:rsidRDefault="00C51B49"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C51B49" w:rsidRPr="003F7CF1" w:rsidRDefault="00C51B49"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C51B49" w:rsidRPr="003F7CF1" w:rsidRDefault="00C51B4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C51B49" w:rsidRPr="003F7CF1" w:rsidRDefault="00C51B49"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C51B49" w:rsidRPr="003F7CF1" w:rsidRDefault="00C51B49"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C51B49" w:rsidRPr="003F7CF1" w:rsidRDefault="00C51B49"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C51B49" w:rsidRPr="003F7CF1" w:rsidRDefault="00C51B49"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C51B49" w:rsidRPr="003F7CF1" w:rsidRDefault="00C51B49"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C51B49" w:rsidRPr="003F7CF1" w:rsidRDefault="00C51B49"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C51B49" w:rsidRPr="003F7CF1" w:rsidRDefault="00C51B49"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C51B49" w:rsidRPr="003F7CF1" w:rsidRDefault="00C51B49"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C51B49" w:rsidRPr="003F7CF1" w:rsidRDefault="00C51B49"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C51B49" w:rsidRPr="003F7CF1" w:rsidRDefault="00C51B49"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C51B49" w:rsidRPr="003F7CF1" w:rsidRDefault="00C51B49"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C51B49" w:rsidRPr="003F7CF1" w:rsidRDefault="00C51B49"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C51B49" w:rsidRPr="003F7CF1" w:rsidRDefault="00C51B49"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C51B49" w:rsidRPr="003F7CF1" w:rsidRDefault="00C51B49"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C51B49" w:rsidRPr="003F7CF1" w:rsidRDefault="00C51B4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C51B49" w:rsidRPr="003F7CF1" w:rsidRDefault="00C51B49"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C51B49" w:rsidRPr="003F7CF1" w:rsidRDefault="00C51B49"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C51B49" w:rsidRPr="003F7CF1" w:rsidRDefault="00C51B49"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C51B49" w:rsidRPr="003F7CF1" w:rsidRDefault="00C51B49"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C51B49" w:rsidRPr="003F7CF1" w:rsidRDefault="00C51B49"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C51B49" w:rsidRPr="003F7CF1" w:rsidRDefault="00C51B49"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77777777" w:rsidR="00E80032" w:rsidRPr="00EC76D5" w:rsidRDefault="00E80032" w:rsidP="00E80032">
      <w:pPr>
        <w:pStyle w:val="Code"/>
      </w:pPr>
      <w:r w:rsidRPr="00EC76D5">
        <w:t>int *p = &amp;i;      // Pointer definition.</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9" w:name="_Toc320485585"/>
      <w:bookmarkStart w:id="5810" w:name="_Toc323656695"/>
      <w:bookmarkStart w:id="5811" w:name="_Toc324085433"/>
      <w:bookmarkStart w:id="5812" w:name="_Toc383781085"/>
      <w:bookmarkStart w:id="5813" w:name="_Toc481936485"/>
      <w:r w:rsidRPr="00EC76D5">
        <w:t>Pointers and Dynamic Memory</w:t>
      </w:r>
      <w:bookmarkEnd w:id="5809"/>
      <w:bookmarkEnd w:id="5810"/>
      <w:bookmarkEnd w:id="5811"/>
      <w:bookmarkEnd w:id="5812"/>
      <w:bookmarkEnd w:id="5813"/>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C51B49" w:rsidRPr="003F7CF1" w:rsidRDefault="00C51B49"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C51B49" w:rsidRPr="003F7CF1" w:rsidRDefault="00C51B4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C51B49" w:rsidRPr="003F7CF1" w:rsidRDefault="00C51B4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C51B49" w:rsidRPr="003F7CF1" w:rsidRDefault="00C51B49"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C51B49" w:rsidRPr="003F7CF1" w:rsidRDefault="00C51B49"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C51B49" w:rsidRPr="003F7CF1" w:rsidRDefault="00C51B49"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C51B49" w:rsidRPr="003F7CF1" w:rsidRDefault="00C51B49"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C51B49" w:rsidRPr="003F7CF1" w:rsidRDefault="00C51B4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C51B49" w:rsidRPr="003F7CF1" w:rsidRDefault="00C51B4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C51B49" w:rsidRPr="003F7CF1" w:rsidRDefault="00C51B49"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C51B49" w:rsidRPr="003F7CF1" w:rsidRDefault="00C51B49"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C51B49" w:rsidRPr="003F7CF1" w:rsidRDefault="00C51B4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C51B49" w:rsidRPr="003F7CF1" w:rsidRDefault="00C51B4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C51B49" w:rsidRPr="003F7CF1" w:rsidRDefault="00C51B4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C51B49" w:rsidRPr="003F7CF1" w:rsidRDefault="00C51B49"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C51B49" w:rsidRPr="003F7CF1" w:rsidRDefault="00C51B49"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C51B49" w:rsidRPr="003F7CF1" w:rsidRDefault="00C51B49"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C51B49" w:rsidRPr="003F7CF1" w:rsidRDefault="00C51B49"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C51B49" w:rsidRPr="003F7CF1" w:rsidRDefault="00C51B49"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C51B49" w:rsidRPr="003F7CF1" w:rsidRDefault="00C51B49"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C51B49" w:rsidRPr="003F7CF1" w:rsidRDefault="00C51B49"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C51B49" w:rsidRPr="003F7CF1" w:rsidRDefault="00C51B49"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C51B49" w:rsidRPr="003F7CF1" w:rsidRDefault="00C51B49"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C51B49" w:rsidRPr="003F7CF1" w:rsidRDefault="00C51B4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C51B49" w:rsidRPr="003F7CF1" w:rsidRDefault="00C51B4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C51B49" w:rsidRPr="003F7CF1" w:rsidRDefault="00C51B49"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C51B49" w:rsidRPr="003F7CF1" w:rsidRDefault="00C51B4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C51B49" w:rsidRPr="003F7CF1" w:rsidRDefault="00C51B4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C51B49" w:rsidRPr="003F7CF1" w:rsidRDefault="00C51B49"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C51B49" w:rsidRPr="003F7CF1" w:rsidRDefault="00C51B49"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C51B49" w:rsidRPr="003F7CF1" w:rsidRDefault="00C51B49"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C51B49" w:rsidRPr="003F7CF1" w:rsidRDefault="00C51B49"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C51B49" w:rsidRPr="003F7CF1" w:rsidRDefault="00C51B49"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C51B49" w:rsidRPr="003F7CF1" w:rsidRDefault="00C51B49"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C51B49" w:rsidRPr="003F7CF1" w:rsidRDefault="00C51B49"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C51B49" w:rsidRPr="003F7CF1" w:rsidRDefault="00C51B4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C51B49" w:rsidRPr="003F7CF1" w:rsidRDefault="00C51B49"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C51B49" w:rsidRPr="003F7CF1" w:rsidRDefault="00C51B49"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C51B49" w:rsidRPr="003F7CF1" w:rsidRDefault="00C51B49"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C51B49" w:rsidRPr="003F7CF1" w:rsidRDefault="00C51B49"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C51B49" w:rsidRPr="003F7CF1" w:rsidRDefault="00C51B49"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C51B49" w:rsidRPr="003F7CF1" w:rsidRDefault="00C51B4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C51B49" w:rsidRPr="003F7CF1" w:rsidRDefault="00C51B49"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C51B49" w:rsidRPr="003F7CF1" w:rsidRDefault="00C51B49"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C51B49" w:rsidRPr="003F7CF1" w:rsidRDefault="00C51B49"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C51B49" w:rsidRPr="003F7CF1" w:rsidRDefault="00C51B4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C51B49" w:rsidRPr="003F7CF1" w:rsidRDefault="00C51B49"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C51B49" w:rsidRPr="003F7CF1" w:rsidRDefault="00C51B49"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C51B49" w:rsidRPr="003F7CF1" w:rsidRDefault="00C51B49"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C51B49" w:rsidRPr="003F7CF1" w:rsidRDefault="00C51B49"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C51B49" w:rsidRPr="003F7CF1" w:rsidRDefault="00C51B49"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C51B49" w:rsidRPr="003F7CF1" w:rsidRDefault="00C51B4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C51B49" w:rsidRPr="003F7CF1" w:rsidRDefault="00C51B4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C51B49" w:rsidRPr="003F7CF1" w:rsidRDefault="00C51B49"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C51B49" w:rsidRPr="003F7CF1" w:rsidRDefault="00C51B49"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C51B49" w:rsidRPr="003F7CF1" w:rsidRDefault="00C51B4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C51B49" w:rsidRPr="003F7CF1" w:rsidRDefault="00C51B4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C51B49" w:rsidRPr="003F7CF1" w:rsidRDefault="00C51B49"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C51B49" w:rsidRPr="003F7CF1" w:rsidRDefault="00C51B4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C51B49" w:rsidRPr="003F7CF1" w:rsidRDefault="00C51B4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C51B49" w:rsidRPr="003F7CF1" w:rsidRDefault="00C51B49"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C51B49" w:rsidRPr="003F7CF1" w:rsidRDefault="00C51B49"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C51B49" w:rsidRPr="003F7CF1" w:rsidRDefault="00C51B4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C51B49" w:rsidRPr="003F7CF1" w:rsidRDefault="00C51B4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C51B49" w:rsidRPr="003F7CF1" w:rsidRDefault="00C51B49"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C51B49" w:rsidRPr="003F7CF1" w:rsidRDefault="00C51B49"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C51B49" w:rsidRPr="003F7CF1" w:rsidRDefault="00C51B49"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C51B49" w:rsidRPr="003F7CF1" w:rsidRDefault="00C51B49"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C51B49" w:rsidRPr="003F7CF1" w:rsidRDefault="00C51B49"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C51B49" w:rsidRPr="003F7CF1" w:rsidRDefault="00C51B49"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C51B49" w:rsidRPr="003F7CF1" w:rsidRDefault="00C51B49"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C51B49" w:rsidRPr="003F7CF1" w:rsidRDefault="00C51B49"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C51B49" w:rsidRPr="003F7CF1" w:rsidRDefault="00C51B49"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C51B49" w:rsidRPr="003F7CF1" w:rsidRDefault="00C51B49"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C51B49" w:rsidRPr="003F7CF1" w:rsidRDefault="00C51B49"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C51B49" w:rsidRPr="003F7CF1" w:rsidRDefault="00C51B49"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C51B49" w:rsidRPr="003F7CF1" w:rsidRDefault="00C51B49"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C51B49" w:rsidRPr="003F7CF1" w:rsidRDefault="00C51B49"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4" w:name="_Toc320485586"/>
      <w:bookmarkStart w:id="5815" w:name="_Toc323656696"/>
      <w:bookmarkStart w:id="5816" w:name="_Toc324085434"/>
      <w:bookmarkStart w:id="5817" w:name="_Toc383781086"/>
      <w:bookmarkStart w:id="5818" w:name="_Toc481936486"/>
      <w:r w:rsidRPr="00EC76D5">
        <w:t>Defining our own types</w:t>
      </w:r>
      <w:bookmarkEnd w:id="5814"/>
      <w:bookmarkEnd w:id="5815"/>
      <w:bookmarkEnd w:id="5816"/>
      <w:bookmarkEnd w:id="5817"/>
      <w:bookmarkEnd w:id="5818"/>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9" w:name="_Toc320485587"/>
      <w:bookmarkStart w:id="5820" w:name="_Toc323656697"/>
      <w:bookmarkStart w:id="5821" w:name="_Toc324085435"/>
      <w:bookmarkStart w:id="5822" w:name="_Toc383781087"/>
      <w:bookmarkStart w:id="5823" w:name="_Toc481936487"/>
      <w:r w:rsidRPr="00EC76D5">
        <w:t>The Type Size</w:t>
      </w:r>
      <w:bookmarkEnd w:id="5819"/>
      <w:bookmarkEnd w:id="5820"/>
      <w:bookmarkEnd w:id="5821"/>
      <w:bookmarkEnd w:id="5822"/>
      <w:bookmarkEnd w:id="5823"/>
    </w:p>
    <w:p w14:paraId="2A85A616" w14:textId="77777777"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definition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824"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825" w:name="_Toc320485588"/>
      <w:bookmarkStart w:id="5826" w:name="_Toc323656698"/>
      <w:bookmarkStart w:id="5827" w:name="_Toc324085436"/>
      <w:bookmarkStart w:id="5828" w:name="_Toc383781088"/>
      <w:bookmarkStart w:id="5829" w:name="_Toc481936488"/>
      <w:r w:rsidRPr="00EC76D5">
        <w:t>Expressions and Operators</w:t>
      </w:r>
      <w:bookmarkEnd w:id="5825"/>
      <w:bookmarkEnd w:id="5826"/>
      <w:bookmarkEnd w:id="5827"/>
      <w:bookmarkEnd w:id="5828"/>
      <w:bookmarkEnd w:id="5829"/>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C51B49" w:rsidRPr="003F7CF1" w:rsidRDefault="00C51B49"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3050792"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C51B49" w:rsidRPr="003F7CF1" w:rsidRDefault="00C51B49"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C51B49" w:rsidRPr="003F7CF1" w:rsidRDefault="00C51B49"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C51B49" w:rsidRPr="003F7CF1" w:rsidRDefault="00C51B49"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C51B49" w:rsidRPr="003F7CF1" w:rsidRDefault="00C51B49"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3050792"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C51B49" w:rsidRPr="003F7CF1" w:rsidRDefault="00C51B49"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C51B49" w:rsidRPr="003F7CF1" w:rsidRDefault="00C51B49"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C51B49" w:rsidRPr="003F7CF1" w:rsidRDefault="00C51B49"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30" w:name="_Toc320485589"/>
      <w:bookmarkStart w:id="5831" w:name="_Toc323656699"/>
      <w:bookmarkStart w:id="5832" w:name="_Toc324085437"/>
      <w:bookmarkStart w:id="5833" w:name="_Toc383781089"/>
      <w:bookmarkStart w:id="5834" w:name="_Toc481936489"/>
      <w:r w:rsidRPr="00EC76D5">
        <w:t>Arithmetic Operators</w:t>
      </w:r>
      <w:bookmarkEnd w:id="5830"/>
      <w:bookmarkEnd w:id="5831"/>
      <w:bookmarkEnd w:id="5832"/>
      <w:bookmarkEnd w:id="5833"/>
      <w:bookmarkEnd w:id="5834"/>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835" w:name="_Toc320485590"/>
      <w:bookmarkStart w:id="5836" w:name="_Toc323656700"/>
      <w:bookmarkStart w:id="5837" w:name="_Toc324085438"/>
      <w:bookmarkStart w:id="5838" w:name="_Toc383781090"/>
      <w:bookmarkStart w:id="5839" w:name="_Toc481936490"/>
      <w:r w:rsidRPr="00EC76D5">
        <w:rPr>
          <w:rStyle w:val="Italic"/>
          <w:i w:val="0"/>
        </w:rPr>
        <w:t>Pointer Arithmetic</w:t>
      </w:r>
      <w:bookmarkEnd w:id="5835"/>
      <w:bookmarkEnd w:id="5836"/>
      <w:bookmarkEnd w:id="5837"/>
      <w:bookmarkEnd w:id="5838"/>
      <w:bookmarkEnd w:id="5839"/>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C51B49" w:rsidRPr="003F7CF1" w:rsidRDefault="00C51B49"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C51B49" w:rsidRPr="003F7CF1" w:rsidRDefault="00C51B49"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C51B49" w:rsidRPr="003F7CF1" w:rsidRDefault="00C51B49"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C51B49" w:rsidRPr="003F7CF1" w:rsidRDefault="00C51B49"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C51B49" w:rsidRPr="003F7CF1" w:rsidRDefault="00C51B49"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C51B49" w:rsidRPr="003F7CF1" w:rsidRDefault="00C51B49"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C51B49" w:rsidRPr="003F7CF1" w:rsidRDefault="00C51B49"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C51B49" w:rsidRPr="003F7CF1" w:rsidRDefault="00C51B4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C51B49" w:rsidRPr="003F7CF1" w:rsidRDefault="00C51B49"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C51B49" w:rsidRPr="003F7CF1" w:rsidRDefault="00C51B49"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C51B49" w:rsidRPr="003F7CF1" w:rsidRDefault="00C51B49"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C51B49" w:rsidRPr="003F7CF1" w:rsidRDefault="00C51B49"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C51B49" w:rsidRPr="003F7CF1" w:rsidRDefault="00C51B49"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C51B49" w:rsidRPr="003F7CF1" w:rsidRDefault="00C51B49"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C51B49" w:rsidRPr="003F7CF1" w:rsidRDefault="00C51B49"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C51B49" w:rsidRPr="003F7CF1" w:rsidRDefault="00C51B49"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C51B49" w:rsidRPr="003F7CF1" w:rsidRDefault="00C51B49"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C51B49" w:rsidRPr="003F7CF1" w:rsidRDefault="00C51B49"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C51B49" w:rsidRPr="003F7CF1" w:rsidRDefault="00C51B49"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C51B49" w:rsidRPr="003F7CF1" w:rsidRDefault="00C51B49"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338B2605"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by definition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40" w:name="_Toc320485591"/>
      <w:bookmarkStart w:id="5841" w:name="_Toc323656701"/>
      <w:bookmarkStart w:id="5842" w:name="_Toc324085439"/>
      <w:bookmarkStart w:id="5843" w:name="_Toc383781091"/>
      <w:bookmarkStart w:id="5844" w:name="_Toc481936491"/>
      <w:r w:rsidRPr="00EC76D5">
        <w:t>Increment and decrement</w:t>
      </w:r>
      <w:bookmarkEnd w:id="5840"/>
      <w:bookmarkEnd w:id="5841"/>
      <w:bookmarkEnd w:id="5842"/>
      <w:bookmarkEnd w:id="5843"/>
      <w:bookmarkEnd w:id="5844"/>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45" w:name="_Toc320485592"/>
      <w:bookmarkStart w:id="5846" w:name="_Toc323656702"/>
      <w:bookmarkStart w:id="5847" w:name="_Toc324085440"/>
      <w:bookmarkStart w:id="5848" w:name="_Toc383781092"/>
      <w:bookmarkStart w:id="5849" w:name="_Toc481936492"/>
      <w:r w:rsidRPr="00EC76D5">
        <w:t>Relational Operators</w:t>
      </w:r>
      <w:bookmarkEnd w:id="5845"/>
      <w:bookmarkEnd w:id="5846"/>
      <w:bookmarkEnd w:id="5847"/>
      <w:bookmarkEnd w:id="5848"/>
      <w:bookmarkEnd w:id="5849"/>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0" w:name="_Toc320485593"/>
      <w:bookmarkStart w:id="5851" w:name="_Toc323656703"/>
      <w:bookmarkStart w:id="5852" w:name="_Toc324085441"/>
      <w:bookmarkStart w:id="5853" w:name="_Toc383781093"/>
      <w:bookmarkStart w:id="5854" w:name="_Toc481936493"/>
      <w:r w:rsidRPr="00EC76D5">
        <w:t>Logical Operators</w:t>
      </w:r>
      <w:bookmarkEnd w:id="5850"/>
      <w:bookmarkEnd w:id="5851"/>
      <w:bookmarkEnd w:id="5852"/>
      <w:bookmarkEnd w:id="5853"/>
      <w:bookmarkEnd w:id="5854"/>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r w:rsidRPr="00EC76D5">
        <w:rPr>
          <w:rStyle w:val="CodeInText0"/>
        </w:rPr>
        <w:t>i</w:t>
      </w:r>
      <w:proofErr w:type="spellEnd"/>
      <w:r w:rsidRPr="00EC76D5">
        <w:rPr>
          <w:rStyle w:val="CodeInText0"/>
        </w:rPr>
        <w:t xml:space="preserve">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5" w:name="_Toc320485594"/>
      <w:bookmarkStart w:id="5856" w:name="_Toc323656704"/>
      <w:bookmarkStart w:id="5857" w:name="_Toc324085442"/>
      <w:bookmarkStart w:id="5858" w:name="_Toc383781094"/>
      <w:bookmarkStart w:id="5859" w:name="_Toc481936494"/>
      <w:r w:rsidRPr="00EC76D5">
        <w:t>Bitwise Operators</w:t>
      </w:r>
      <w:bookmarkEnd w:id="5855"/>
      <w:bookmarkEnd w:id="5856"/>
      <w:bookmarkEnd w:id="5857"/>
      <w:bookmarkEnd w:id="5858"/>
      <w:bookmarkEnd w:id="5859"/>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3050787"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3050788"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60" w:name="_Toc320485595"/>
      <w:bookmarkStart w:id="5861" w:name="_Toc323656705"/>
      <w:bookmarkStart w:id="5862" w:name="_Toc324085443"/>
      <w:bookmarkStart w:id="5863" w:name="_Toc383781095"/>
      <w:bookmarkStart w:id="5864" w:name="_Toc481936495"/>
      <w:r w:rsidRPr="00EC76D5">
        <w:lastRenderedPageBreak/>
        <w:t>Assignment</w:t>
      </w:r>
      <w:bookmarkEnd w:id="5860"/>
      <w:bookmarkEnd w:id="5861"/>
      <w:bookmarkEnd w:id="5862"/>
      <w:bookmarkEnd w:id="5863"/>
      <w:bookmarkEnd w:id="5864"/>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65" w:name="_Toc320485596"/>
      <w:bookmarkStart w:id="5866" w:name="_Toc323656706"/>
      <w:bookmarkStart w:id="5867" w:name="_Toc324085444"/>
      <w:bookmarkStart w:id="5868" w:name="_Toc383781096"/>
      <w:bookmarkStart w:id="5869" w:name="_Toc481936496"/>
      <w:r w:rsidRPr="00EC76D5">
        <w:t>The Condition Operator</w:t>
      </w:r>
      <w:bookmarkEnd w:id="5865"/>
      <w:bookmarkEnd w:id="5866"/>
      <w:bookmarkEnd w:id="5867"/>
      <w:bookmarkEnd w:id="5868"/>
      <w:bookmarkEnd w:id="5869"/>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70" w:name="_Toc320485597"/>
      <w:bookmarkStart w:id="5871" w:name="_Toc323656707"/>
      <w:bookmarkStart w:id="5872" w:name="_Toc324085445"/>
      <w:bookmarkStart w:id="5873" w:name="_Toc383781097"/>
      <w:bookmarkStart w:id="5874" w:name="_Toc481936497"/>
      <w:r w:rsidRPr="00EC76D5">
        <w:t>Precedence and Associatively</w:t>
      </w:r>
      <w:bookmarkEnd w:id="5870"/>
      <w:bookmarkEnd w:id="5871"/>
      <w:bookmarkEnd w:id="5872"/>
      <w:bookmarkEnd w:id="5873"/>
      <w:bookmarkEnd w:id="5874"/>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5875" w:name="_Toc320485598"/>
      <w:bookmarkStart w:id="5876" w:name="_Toc323656708"/>
      <w:bookmarkStart w:id="5877" w:name="_Toc324085446"/>
      <w:bookmarkStart w:id="5878" w:name="_Toc383781098"/>
      <w:bookmarkStart w:id="5879" w:name="_Toc481936498"/>
      <w:r w:rsidRPr="00EC76D5">
        <w:t>Statements</w:t>
      </w:r>
      <w:bookmarkEnd w:id="5875"/>
      <w:bookmarkEnd w:id="5876"/>
      <w:bookmarkEnd w:id="5877"/>
      <w:bookmarkEnd w:id="5878"/>
      <w:bookmarkEnd w:id="5879"/>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0" w:name="_Toc320485599"/>
      <w:bookmarkStart w:id="5881" w:name="_Toc323656709"/>
      <w:bookmarkStart w:id="5882" w:name="_Toc324085447"/>
      <w:bookmarkStart w:id="5883" w:name="_Toc383781099"/>
      <w:bookmarkStart w:id="5884" w:name="_Toc481936499"/>
      <w:r w:rsidRPr="00EC76D5">
        <w:t>Selection statements</w:t>
      </w:r>
      <w:bookmarkEnd w:id="5880"/>
      <w:bookmarkEnd w:id="5881"/>
      <w:bookmarkEnd w:id="5882"/>
      <w:bookmarkEnd w:id="5883"/>
      <w:bookmarkEnd w:id="5884"/>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 xml:space="preserve">As all values not equal to zero are interpreted as true, the following statement is equivalent with the previous </w:t>
      </w:r>
      <w:proofErr w:type="spellStart"/>
      <w:r w:rsidRPr="00EC76D5">
        <w:t>one.fexacltly</w:t>
      </w:r>
      <w:proofErr w:type="spellEnd"/>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5" w:name="_Toc320485600"/>
      <w:bookmarkStart w:id="5886" w:name="_Toc323656710"/>
      <w:bookmarkStart w:id="5887" w:name="_Toc324085448"/>
      <w:bookmarkStart w:id="5888" w:name="_Toc383781100"/>
      <w:bookmarkStart w:id="5889" w:name="_Toc481936500"/>
      <w:r w:rsidRPr="00EC76D5">
        <w:t>Iteration statements</w:t>
      </w:r>
      <w:bookmarkEnd w:id="5885"/>
      <w:bookmarkEnd w:id="5886"/>
      <w:bookmarkEnd w:id="5887"/>
      <w:bookmarkEnd w:id="5888"/>
      <w:bookmarkEnd w:id="5889"/>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7777777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It takes three expressions, separated by semicolons. The first expression initializes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77777777"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infinite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77777777"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infinite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90" w:name="_Toc320485601"/>
      <w:bookmarkStart w:id="5891" w:name="_Toc323656711"/>
      <w:bookmarkStart w:id="5892" w:name="_Toc324085449"/>
      <w:bookmarkStart w:id="5893" w:name="_Toc383781101"/>
      <w:bookmarkStart w:id="5894" w:name="_Toc481936501"/>
      <w:r w:rsidRPr="00EC76D5">
        <w:t>Jump statements</w:t>
      </w:r>
      <w:bookmarkEnd w:id="5890"/>
      <w:bookmarkEnd w:id="5891"/>
      <w:bookmarkEnd w:id="5892"/>
      <w:bookmarkEnd w:id="5893"/>
      <w:bookmarkEnd w:id="5894"/>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95" w:name="_Toc320485602"/>
      <w:bookmarkStart w:id="5896" w:name="_Toc323656712"/>
      <w:bookmarkStart w:id="5897" w:name="_Toc324085450"/>
      <w:bookmarkStart w:id="5898" w:name="_Toc383781102"/>
      <w:bookmarkStart w:id="5899" w:name="_Toc481936502"/>
      <w:r w:rsidRPr="00EC76D5">
        <w:t>Expression statements</w:t>
      </w:r>
      <w:bookmarkEnd w:id="5895"/>
      <w:bookmarkEnd w:id="5896"/>
      <w:bookmarkEnd w:id="5897"/>
      <w:bookmarkEnd w:id="5898"/>
      <w:bookmarkEnd w:id="5899"/>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00" w:name="_Toc323656713"/>
      <w:bookmarkStart w:id="5901" w:name="_Toc324085451"/>
      <w:bookmarkStart w:id="5902" w:name="_Toc383781103"/>
      <w:bookmarkStart w:id="5903" w:name="_Toc481936503"/>
      <w:r w:rsidRPr="00EC76D5">
        <w:t>Volatile</w:t>
      </w:r>
      <w:bookmarkEnd w:id="5900"/>
      <w:bookmarkEnd w:id="5901"/>
      <w:bookmarkEnd w:id="5902"/>
      <w:bookmarkEnd w:id="5903"/>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5904"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5905" w:author="Stefan Björnander" w:date="2012-05-06T21:16:00Z">
          <w:pPr>
            <w:pStyle w:val="CommandLine"/>
          </w:pPr>
        </w:pPrChange>
      </w:pPr>
    </w:p>
    <w:p w14:paraId="0D44E5CA" w14:textId="77777777" w:rsidR="00E80032" w:rsidRPr="00EC76D5" w:rsidRDefault="00E80032">
      <w:pPr>
        <w:pStyle w:val="Code"/>
        <w:pPrChange w:id="5906" w:author="Stefan Björnander" w:date="2012-05-06T21:16:00Z">
          <w:pPr>
            <w:pStyle w:val="CommandLine"/>
          </w:pPr>
        </w:pPrChange>
      </w:pPr>
      <w:r w:rsidRPr="00EC76D5">
        <w:rPr>
          <w:rFonts w:eastAsia="Times New Roman"/>
          <w:noProof w:val="0"/>
          <w:color w:val="000000" w:themeColor="text1"/>
          <w:rPrChange w:id="5907"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5908"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5909"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5910" w:name="_Toc320485603"/>
      <w:bookmarkStart w:id="5911" w:name="_Toc323656714"/>
      <w:bookmarkStart w:id="5912" w:name="_Toc324085452"/>
      <w:bookmarkStart w:id="5913" w:name="_Toc383781104"/>
      <w:bookmarkStart w:id="5914" w:name="_Toc481936504"/>
      <w:r w:rsidRPr="00EC76D5">
        <w:lastRenderedPageBreak/>
        <w:t>Functions</w:t>
      </w:r>
      <w:bookmarkEnd w:id="5910"/>
      <w:bookmarkEnd w:id="5911"/>
      <w:bookmarkEnd w:id="5912"/>
      <w:bookmarkEnd w:id="5913"/>
      <w:bookmarkEnd w:id="5914"/>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C51B49" w:rsidRPr="003F7CF1" w:rsidRDefault="00C51B49"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C51B49" w:rsidRPr="003F7CF1" w:rsidRDefault="00C51B49"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C51B49" w:rsidRPr="003F7CF1" w:rsidRDefault="00C51B49"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C51B49" w:rsidRPr="003F7CF1" w:rsidRDefault="00C51B49"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C51B49" w:rsidRPr="003F7CF1" w:rsidRDefault="00C51B49"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C51B49" w:rsidRPr="003F7CF1" w:rsidRDefault="00C51B49"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C51B49" w:rsidRPr="003F7CF1" w:rsidRDefault="00C51B49"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C51B49" w:rsidRPr="003F7CF1" w:rsidRDefault="00C51B49"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C51B49" w:rsidRPr="003F7CF1" w:rsidRDefault="00C51B49"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C51B49" w:rsidRPr="003F7CF1" w:rsidRDefault="00C51B49"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C51B49" w:rsidRPr="003F7CF1" w:rsidRDefault="00C51B49"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C51B49" w:rsidRPr="003F7CF1" w:rsidRDefault="00C51B49"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77777777"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definition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5915" w:name="_Toc320485604"/>
      <w:bookmarkStart w:id="5916" w:name="_Toc323656715"/>
      <w:bookmarkStart w:id="5917" w:name="_Toc324085453"/>
      <w:bookmarkStart w:id="5918" w:name="_Toc383781105"/>
      <w:bookmarkStart w:id="5919" w:name="_Toc481936505"/>
      <w:r w:rsidRPr="00EC76D5">
        <w:t>Void Functions</w:t>
      </w:r>
      <w:bookmarkEnd w:id="5915"/>
      <w:bookmarkEnd w:id="5916"/>
      <w:bookmarkEnd w:id="5917"/>
      <w:bookmarkEnd w:id="5918"/>
      <w:bookmarkEnd w:id="5919"/>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5920" w:name="_Toc320485605"/>
      <w:bookmarkStart w:id="5921" w:name="_Toc323656716"/>
      <w:bookmarkStart w:id="5922" w:name="_Toc324085454"/>
      <w:bookmarkStart w:id="5923" w:name="_Toc383781106"/>
      <w:bookmarkStart w:id="5924" w:name="_Toc481936506"/>
      <w:r w:rsidRPr="00EC76D5">
        <w:t>Local and global variables</w:t>
      </w:r>
      <w:bookmarkEnd w:id="5920"/>
      <w:bookmarkEnd w:id="5921"/>
      <w:bookmarkEnd w:id="5922"/>
      <w:bookmarkEnd w:id="5923"/>
      <w:bookmarkEnd w:id="5924"/>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77777777" w:rsidR="00E80032" w:rsidRPr="00EC76D5" w:rsidRDefault="00E80032" w:rsidP="00E80032">
      <w:r w:rsidRPr="00EC76D5">
        <w:t>Global variables can only be initialized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5925" w:name="_Toc323656717"/>
      <w:bookmarkStart w:id="5926" w:name="_Toc324085455"/>
      <w:bookmarkStart w:id="5927" w:name="_Toc383781107"/>
      <w:bookmarkStart w:id="5928" w:name="_Toc481936507"/>
      <w:r w:rsidRPr="00EC76D5">
        <w:t>Inner Blocks with Local Variables</w:t>
      </w:r>
      <w:bookmarkEnd w:id="5925"/>
      <w:bookmarkEnd w:id="5926"/>
      <w:bookmarkEnd w:id="5927"/>
      <w:bookmarkEnd w:id="5928"/>
    </w:p>
    <w:p w14:paraId="2243B6C4" w14:textId="77777777" w:rsidR="00E80032" w:rsidRPr="00EC76D5" w:rsidRDefault="00E80032" w:rsidP="00E80032">
      <w:r w:rsidRPr="00EC76D5">
        <w:t>In C, you are allowed to use the bracket notation when initializing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5929"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77777777" w:rsidR="00E80032" w:rsidRPr="00EC76D5" w:rsidRDefault="00E80032" w:rsidP="00E80032">
      <w:r w:rsidRPr="00EC76D5">
        <w:lastRenderedPageBreak/>
        <w:t>However, a more elegant solution would be to use inner blocks with local variables. Each block can define its own variable, which is especially valuable when initializing structures.</w:t>
      </w:r>
    </w:p>
    <w:p w14:paraId="69EC1D7C" w14:textId="77777777" w:rsidR="00E80032" w:rsidRPr="00EC76D5" w:rsidRDefault="00E80032" w:rsidP="00E80032">
      <w:pPr>
        <w:pStyle w:val="Code"/>
      </w:pPr>
      <w:r w:rsidRPr="00EC76D5">
        <w:rPr>
          <w:color w:val="000000" w:themeColor="text1"/>
          <w:rPrChange w:id="5930"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5931" w:author="Stefan Björnander" w:date="2012-05-06T21:51:00Z">
            <w:rPr>
              <w:color w:val="0000FF"/>
            </w:rPr>
          </w:rPrChange>
        </w:rPr>
        <w:t>struct</w:t>
      </w:r>
      <w:r w:rsidRPr="00EC76D5">
        <w:t xml:space="preserve"> IntPair Block(</w:t>
      </w:r>
      <w:r w:rsidRPr="00EC76D5">
        <w:rPr>
          <w:color w:val="000000" w:themeColor="text1"/>
          <w:rPrChange w:id="5932"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5933" w:name="_Toc320485606"/>
      <w:bookmarkStart w:id="5934" w:name="_Toc323656718"/>
      <w:bookmarkStart w:id="5935" w:name="_Toc324085456"/>
      <w:bookmarkStart w:id="5936" w:name="_Toc383781108"/>
      <w:bookmarkStart w:id="5937" w:name="_Toc481936508"/>
      <w:r w:rsidRPr="00EC76D5">
        <w:t>Call-by-Value and Call-by-Reference</w:t>
      </w:r>
      <w:bookmarkEnd w:id="5933"/>
      <w:bookmarkEnd w:id="5934"/>
      <w:bookmarkEnd w:id="5935"/>
      <w:bookmarkEnd w:id="5936"/>
      <w:bookmarkEnd w:id="5937"/>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C51B49" w:rsidRPr="003F7CF1" w:rsidRDefault="00C51B4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C51B49" w:rsidRPr="003F7CF1" w:rsidRDefault="00C51B4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C51B49" w:rsidRPr="003F7CF1" w:rsidRDefault="00C51B49"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C51B49" w:rsidRPr="003F7CF1" w:rsidRDefault="00C51B4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C51B49" w:rsidRPr="003F7CF1" w:rsidRDefault="00C51B4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C51B49" w:rsidRPr="003F7CF1" w:rsidRDefault="00C51B4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C51B49" w:rsidRPr="003F7CF1" w:rsidRDefault="00C51B49"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C51B49" w:rsidRPr="003F7CF1" w:rsidRDefault="00C51B4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C51B49" w:rsidRPr="003F7CF1" w:rsidRDefault="00C51B4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C51B49" w:rsidRPr="003F7CF1" w:rsidRDefault="00C51B4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C51B49" w:rsidRPr="003F7CF1" w:rsidRDefault="00C51B49"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C51B49" w:rsidRPr="003F7CF1" w:rsidRDefault="00C51B4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C51B49" w:rsidRPr="003F7CF1" w:rsidRDefault="00C51B4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C51B49" w:rsidRPr="003F7CF1" w:rsidRDefault="00C51B4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C51B49" w:rsidRPr="003F7CF1" w:rsidRDefault="00C51B4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C51B49" w:rsidRPr="003F7CF1" w:rsidRDefault="00C51B4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C51B49" w:rsidRPr="003F7CF1" w:rsidRDefault="00C51B4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C51B49" w:rsidRPr="003F7CF1" w:rsidRDefault="00C51B4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C51B49" w:rsidRPr="003F7CF1" w:rsidRDefault="00C51B4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C51B49" w:rsidRPr="003F7CF1" w:rsidRDefault="00C51B4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C51B49" w:rsidRPr="003F7CF1" w:rsidRDefault="00C51B4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C51B49" w:rsidRPr="003F7CF1" w:rsidRDefault="00C51B4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C51B49" w:rsidRPr="003F7CF1" w:rsidRDefault="00C51B4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C51B49" w:rsidRPr="003F7CF1" w:rsidRDefault="00C51B4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C51B49" w:rsidRPr="003F7CF1" w:rsidRDefault="00C51B4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C51B49" w:rsidRPr="003F7CF1" w:rsidRDefault="00C51B4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C51B49" w:rsidRPr="003F7CF1" w:rsidRDefault="00C51B4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C51B49" w:rsidRPr="003F7CF1" w:rsidRDefault="00C51B49"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C51B49" w:rsidRPr="003F7CF1" w:rsidRDefault="00C51B49"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C51B49" w:rsidRPr="003F7CF1" w:rsidRDefault="00C51B49"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C51B49" w:rsidRPr="003F7CF1" w:rsidRDefault="00C51B49"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C51B49" w:rsidRPr="003F7CF1" w:rsidRDefault="00C51B49"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C51B49" w:rsidRPr="003F7CF1" w:rsidRDefault="00C51B49"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C51B49" w:rsidRPr="003F7CF1" w:rsidRDefault="00C51B49"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C51B49" w:rsidRPr="003F7CF1" w:rsidRDefault="00C51B49"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C51B49" w:rsidRPr="003F7CF1" w:rsidRDefault="00C51B49"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C51B49" w:rsidRPr="003F7CF1" w:rsidRDefault="00C51B49"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C51B49" w:rsidRPr="003F7CF1" w:rsidRDefault="00C51B49"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C51B49" w:rsidRPr="003F7CF1" w:rsidRDefault="00C51B49"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C51B49" w:rsidRPr="003F7CF1" w:rsidRDefault="00C51B49"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C51B49" w:rsidRPr="003F7CF1" w:rsidRDefault="00C51B49"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C51B49" w:rsidRPr="003F7CF1" w:rsidRDefault="00C51B49"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C51B49" w:rsidRPr="003F7CF1" w:rsidRDefault="00C51B49"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C51B49" w:rsidRPr="003F7CF1" w:rsidRDefault="00C51B49"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C51B49" w:rsidRPr="003F7CF1" w:rsidRDefault="00C51B49"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C51B49" w:rsidRPr="003F7CF1" w:rsidRDefault="00C51B49"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C51B49" w:rsidRPr="003F7CF1" w:rsidRDefault="00C51B49"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C51B49" w:rsidRPr="003F7CF1" w:rsidRDefault="00C51B49"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C51B49" w:rsidRPr="003F7CF1" w:rsidRDefault="00C51B49"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C51B49" w:rsidRPr="003F7CF1" w:rsidRDefault="00C51B49"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C51B49" w:rsidRPr="003F7CF1" w:rsidRDefault="00C51B49"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C51B49" w:rsidRPr="003F7CF1" w:rsidRDefault="00C51B49"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C51B49" w:rsidRPr="003F7CF1" w:rsidRDefault="00C51B49"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C51B49" w:rsidRPr="003F7CF1" w:rsidRDefault="00C51B49"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C51B49" w:rsidRPr="003F7CF1" w:rsidRDefault="00C51B4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C51B49" w:rsidRPr="003F7CF1" w:rsidRDefault="00C51B4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C51B49" w:rsidRPr="003F7CF1" w:rsidRDefault="00C51B49"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C51B49" w:rsidRPr="003F7CF1" w:rsidRDefault="00C51B4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C51B49" w:rsidRPr="003F7CF1" w:rsidRDefault="00C51B49"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C51B49" w:rsidRPr="003F7CF1" w:rsidRDefault="00C51B4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C51B49" w:rsidRPr="003F7CF1" w:rsidRDefault="00C51B4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C51B49" w:rsidRPr="003F7CF1" w:rsidRDefault="00C51B4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C51B49" w:rsidRPr="003F7CF1" w:rsidRDefault="00C51B49"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C51B49" w:rsidRPr="003F7CF1" w:rsidRDefault="00C51B4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C51B49" w:rsidRPr="003F7CF1" w:rsidRDefault="00C51B4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C51B49" w:rsidRPr="003F7CF1" w:rsidRDefault="00C51B4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C51B49" w:rsidRPr="003F7CF1" w:rsidRDefault="00C51B4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C51B49" w:rsidRPr="003F7CF1" w:rsidRDefault="00C51B49"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C51B49" w:rsidRPr="003F7CF1" w:rsidRDefault="00C51B4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C51B49" w:rsidRPr="003F7CF1" w:rsidRDefault="00C51B49"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C51B49" w:rsidRPr="003F7CF1" w:rsidRDefault="00C51B4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C51B49" w:rsidRPr="003F7CF1" w:rsidRDefault="00C51B4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C51B49" w:rsidRPr="003F7CF1" w:rsidRDefault="00C51B4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C51B49" w:rsidRPr="003F7CF1" w:rsidRDefault="00C51B4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C51B49" w:rsidRPr="003F7CF1" w:rsidRDefault="00C51B4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C51B49" w:rsidRPr="003F7CF1" w:rsidRDefault="00C51B4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C51B49" w:rsidRPr="003F7CF1" w:rsidRDefault="00C51B4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C51B49" w:rsidRPr="003F7CF1" w:rsidRDefault="00C51B49"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C51B49" w:rsidRPr="003F7CF1" w:rsidRDefault="00C51B4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C51B49" w:rsidRPr="003F7CF1" w:rsidRDefault="00C51B49"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C51B49" w:rsidRPr="003F7CF1" w:rsidRDefault="00C51B4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C51B49" w:rsidRPr="003F7CF1" w:rsidRDefault="00C51B4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C51B49" w:rsidRPr="003F7CF1" w:rsidRDefault="00C51B4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C51B49" w:rsidRPr="003F7CF1" w:rsidRDefault="00C51B4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C51B49" w:rsidRPr="003F7CF1" w:rsidRDefault="00C51B4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C51B49" w:rsidRPr="003F7CF1" w:rsidRDefault="00C51B49"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C51B49" w:rsidRPr="003F7CF1" w:rsidRDefault="00C51B49"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C51B49" w:rsidRPr="003F7CF1" w:rsidRDefault="00C51B49"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C51B49" w:rsidRPr="003F7CF1" w:rsidRDefault="00C51B49"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C51B49" w:rsidRPr="003F7CF1" w:rsidRDefault="00C51B49"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C51B49" w:rsidRPr="003F7CF1" w:rsidRDefault="00C51B49"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C51B49" w:rsidRPr="003F7CF1" w:rsidRDefault="00C51B49"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C51B49" w:rsidRPr="003F7CF1" w:rsidRDefault="00C51B49"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C51B49" w:rsidRPr="003F7CF1" w:rsidRDefault="00C51B49"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C51B49" w:rsidRPr="003F7CF1" w:rsidRDefault="00C51B49"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C51B49" w:rsidRPr="003F7CF1" w:rsidRDefault="00C51B49"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C51B49" w:rsidRPr="003F7CF1" w:rsidRDefault="00C51B49"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C51B49" w:rsidRPr="003F7CF1" w:rsidRDefault="00C51B49"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C51B49" w:rsidRPr="003F7CF1" w:rsidRDefault="00C51B49"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C51B49" w:rsidRPr="003F7CF1" w:rsidRDefault="00C51B49"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C51B49" w:rsidRPr="003F7CF1" w:rsidRDefault="00C51B49"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C51B49" w:rsidRPr="003F7CF1" w:rsidRDefault="00C51B49"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C51B49" w:rsidRPr="003F7CF1" w:rsidRDefault="00C51B49"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C51B49" w:rsidRPr="003F7CF1" w:rsidRDefault="00C51B49"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C51B49" w:rsidRPr="003F7CF1" w:rsidRDefault="00C51B49"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C51B49" w:rsidRPr="003F7CF1" w:rsidRDefault="00C51B49"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C51B49" w:rsidRPr="003F7CF1" w:rsidRDefault="00C51B49"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C51B49" w:rsidRPr="003F7CF1" w:rsidRDefault="00C51B49"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C51B49" w:rsidRPr="003F7CF1" w:rsidRDefault="00C51B49"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C51B49" w:rsidRPr="003F7CF1" w:rsidRDefault="00C51B49"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C51B49" w:rsidRPr="003F7CF1" w:rsidRDefault="00C51B49"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C51B49" w:rsidRPr="003F7CF1" w:rsidRDefault="00C51B49"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C51B49" w:rsidRPr="003F7CF1" w:rsidRDefault="00C51B49"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C51B49" w:rsidRPr="003F7CF1" w:rsidRDefault="00C51B49"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C51B49" w:rsidRPr="003F7CF1" w:rsidRDefault="00C51B49"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C51B49" w:rsidRPr="003F7CF1" w:rsidRDefault="00C51B49"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5938" w:name="_Toc320485607"/>
      <w:bookmarkStart w:id="5939" w:name="_Toc323656719"/>
      <w:bookmarkStart w:id="5940" w:name="_Toc324085457"/>
      <w:bookmarkStart w:id="5941" w:name="_Toc383781109"/>
      <w:bookmarkStart w:id="5942" w:name="_Toc481936509"/>
      <w:r w:rsidRPr="00EC76D5">
        <w:t>Static, Extern, and Register Variables</w:t>
      </w:r>
      <w:bookmarkEnd w:id="5938"/>
      <w:bookmarkEnd w:id="5939"/>
      <w:bookmarkEnd w:id="5940"/>
      <w:bookmarkEnd w:id="5941"/>
      <w:bookmarkEnd w:id="5942"/>
    </w:p>
    <w:p w14:paraId="0C33C95A" w14:textId="77777777"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initialized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initialized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5943" w:name="_Toc320485608"/>
      <w:bookmarkStart w:id="5944" w:name="_Toc323656720"/>
      <w:bookmarkStart w:id="5945" w:name="_Toc324085458"/>
      <w:bookmarkStart w:id="5946" w:name="_Toc383781110"/>
      <w:bookmarkStart w:id="5947" w:name="_Toc481936510"/>
      <w:r w:rsidRPr="00EC76D5">
        <w:lastRenderedPageBreak/>
        <w:t>Recursion</w:t>
      </w:r>
      <w:bookmarkEnd w:id="5943"/>
      <w:bookmarkEnd w:id="5944"/>
      <w:bookmarkEnd w:id="5945"/>
      <w:bookmarkEnd w:id="5946"/>
      <w:bookmarkEnd w:id="5947"/>
    </w:p>
    <w:p w14:paraId="11F6A0CA" w14:textId="77777777"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definition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3050789"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77777777" w:rsidR="00E80032" w:rsidRPr="00EC76D5" w:rsidRDefault="00E80032" w:rsidP="00E80032">
      <w:r w:rsidRPr="00EC76D5">
        <w:t>An equivalent definition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60B13D" w:rsidR="00E80032" w:rsidRPr="00EC76D5" w:rsidRDefault="00E80032" w:rsidP="007C7CB2">
      <w:pPr>
        <w:pStyle w:val="Rubrik3"/>
      </w:pPr>
      <w:bookmarkStart w:id="5948" w:name="_Toc320485609"/>
      <w:bookmarkStart w:id="5949" w:name="_Toc323656721"/>
      <w:bookmarkStart w:id="5950" w:name="_Toc324085459"/>
      <w:bookmarkStart w:id="5951" w:name="_Toc383781111"/>
      <w:bookmarkStart w:id="5952" w:name="_Toc481936511"/>
      <w:r w:rsidRPr="00EC76D5">
        <w:t>Definition and Declaration</w:t>
      </w:r>
      <w:bookmarkEnd w:id="5948"/>
      <w:bookmarkEnd w:id="5949"/>
      <w:bookmarkEnd w:id="5950"/>
      <w:bookmarkEnd w:id="5951"/>
      <w:bookmarkEnd w:id="5952"/>
    </w:p>
    <w:p w14:paraId="3EC353DF" w14:textId="77777777" w:rsidR="00E80032" w:rsidRPr="00EC76D5" w:rsidRDefault="00E80032" w:rsidP="00E80032">
      <w:r w:rsidRPr="00EC76D5">
        <w:t xml:space="preserve">It important to distinguish between </w:t>
      </w:r>
      <w:r w:rsidRPr="00EC76D5">
        <w:rPr>
          <w:rStyle w:val="KeyWord"/>
        </w:rPr>
        <w:t>definition</w:t>
      </w:r>
      <w:r w:rsidRPr="00EC76D5">
        <w:t xml:space="preserve"> and </w:t>
      </w:r>
      <w:r w:rsidRPr="00EC76D5">
        <w:rPr>
          <w:rStyle w:val="KeyWord"/>
        </w:rPr>
        <w:t>declaration</w:t>
      </w:r>
      <w:r w:rsidRPr="00EC76D5">
        <w:t xml:space="preserve">. For a function, its definition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3050790"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3050791" r:id="rId22"/>
        </w:object>
      </w:r>
    </w:p>
    <w:p w14:paraId="1FB6866B" w14:textId="77777777" w:rsidR="00E80032" w:rsidRPr="00EC76D5" w:rsidRDefault="00E80032" w:rsidP="00E80032">
      <w:r w:rsidRPr="00EC76D5">
        <w:t>Note that it is not necessary to name the parameters in a function prototype. If names after all are given, they will be ignored by the compiler, which means that the parameters do not need to have the same names in the function declaration and definition.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5953" w:name="_Toc320485610"/>
      <w:bookmarkStart w:id="5954" w:name="_Toc323656722"/>
      <w:bookmarkStart w:id="5955" w:name="_Toc324085460"/>
      <w:bookmarkStart w:id="5956" w:name="_Toc383781112"/>
      <w:bookmarkStart w:id="5957" w:name="_Toc481936512"/>
      <w:r w:rsidRPr="00EC76D5">
        <w:t>Higher-Order Functions</w:t>
      </w:r>
      <w:bookmarkEnd w:id="5953"/>
      <w:bookmarkEnd w:id="5954"/>
      <w:bookmarkEnd w:id="5955"/>
      <w:bookmarkEnd w:id="5956"/>
      <w:bookmarkEnd w:id="5957"/>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77777777" w:rsidR="00E80032" w:rsidRPr="00EC76D5" w:rsidRDefault="00E80032" w:rsidP="00E80032">
      <w:r w:rsidRPr="00EC76D5">
        <w:t>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definitions are (by definition)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5958" w:name="_Toc320485611"/>
      <w:bookmarkStart w:id="5959" w:name="_Toc323656723"/>
      <w:bookmarkStart w:id="5960" w:name="_Toc324085461"/>
      <w:bookmarkStart w:id="5961" w:name="_Toc383781113"/>
      <w:bookmarkStart w:id="5962" w:name="_Ref383865210"/>
      <w:bookmarkStart w:id="5963" w:name="_Toc481936513"/>
      <w:r w:rsidRPr="00EC76D5">
        <w:lastRenderedPageBreak/>
        <w:t>Structures and Linked Lists</w:t>
      </w:r>
      <w:bookmarkEnd w:id="5958"/>
      <w:bookmarkEnd w:id="5959"/>
      <w:bookmarkEnd w:id="5960"/>
      <w:bookmarkEnd w:id="5961"/>
      <w:bookmarkEnd w:id="5962"/>
      <w:bookmarkEnd w:id="5963"/>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C51B49" w:rsidRPr="003F7CF1" w:rsidRDefault="00C51B4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C51B49" w:rsidRPr="003F7CF1" w:rsidRDefault="00C51B4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C51B49" w:rsidRPr="003F7CF1" w:rsidRDefault="00C51B4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C51B49" w:rsidRPr="003F7CF1" w:rsidRDefault="00C51B4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C51B49" w:rsidRPr="003F7CF1" w:rsidRDefault="00C51B4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C51B49" w:rsidRPr="003F7CF1" w:rsidRDefault="00C51B4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C51B49" w:rsidRPr="003F7CF1" w:rsidRDefault="00C51B4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C51B49" w:rsidRPr="003F7CF1" w:rsidRDefault="00C51B4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C51B49" w:rsidRPr="003F7CF1" w:rsidRDefault="00C51B4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C51B49" w:rsidRPr="003F7CF1" w:rsidRDefault="00C51B4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C51B49" w:rsidRPr="003F7CF1" w:rsidRDefault="00C51B4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C51B49" w:rsidRPr="003F7CF1" w:rsidRDefault="00C51B4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C51B49" w:rsidRPr="003F7CF1" w:rsidRDefault="00C51B4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C51B49" w:rsidRPr="003F7CF1" w:rsidRDefault="00C51B49"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C51B49" w:rsidRPr="003F7CF1" w:rsidRDefault="00C51B49"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C51B49" w:rsidRPr="003F7CF1" w:rsidRDefault="00C51B49"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C51B49" w:rsidRPr="003F7CF1" w:rsidRDefault="00C51B49"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C51B49" w:rsidRPr="003F7CF1" w:rsidRDefault="00C51B49"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C51B49" w:rsidRPr="003F7CF1" w:rsidRDefault="00C51B49"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C51B49" w:rsidRPr="003F7CF1" w:rsidRDefault="00C51B49"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C51B49" w:rsidRPr="003F7CF1" w:rsidRDefault="00C51B49"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C51B49" w:rsidRPr="003F7CF1" w:rsidRDefault="00C51B49"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C51B49" w:rsidRPr="003F7CF1" w:rsidRDefault="00C51B49"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C51B49" w:rsidRPr="003F7CF1" w:rsidRDefault="00C51B49"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C51B49" w:rsidRPr="003F7CF1" w:rsidRDefault="00C51B49"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C51B49" w:rsidRPr="003F7CF1" w:rsidRDefault="00C51B49"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5964" w:name="_Toc320485612"/>
      <w:bookmarkStart w:id="5965" w:name="_Toc323656724"/>
      <w:bookmarkStart w:id="5966" w:name="_Toc324085462"/>
      <w:bookmarkStart w:id="5967" w:name="_Toc383781114"/>
      <w:bookmarkStart w:id="5968" w:name="_Toc481936514"/>
      <w:r w:rsidRPr="00EC76D5">
        <w:t>Stacks and Linked Lists</w:t>
      </w:r>
      <w:bookmarkEnd w:id="5964"/>
      <w:bookmarkEnd w:id="5965"/>
      <w:bookmarkEnd w:id="5966"/>
      <w:bookmarkEnd w:id="5967"/>
      <w:bookmarkEnd w:id="5968"/>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C51B49" w:rsidRPr="003F7CF1" w:rsidRDefault="00C51B4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C51B49" w:rsidRPr="003F7CF1" w:rsidRDefault="00C51B4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C51B49" w:rsidRPr="003F7CF1" w:rsidRDefault="00C51B4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C51B49" w:rsidRPr="003F7CF1" w:rsidRDefault="00C51B49" w:rsidP="00E80032">
                              <w:pPr>
                                <w:pStyle w:val="SourceCodeBoxText"/>
                                <w:rPr>
                                  <w:sz w:val="19"/>
                                  <w:szCs w:val="19"/>
                                  <w:lang w:val="en-US"/>
                                </w:rPr>
                              </w:pPr>
                              <w:r w:rsidRPr="003F7CF1">
                                <w:rPr>
                                  <w:sz w:val="19"/>
                                  <w:szCs w:val="19"/>
                                  <w:lang w:val="en-US"/>
                                </w:rPr>
                                <w:t>push 1</w:t>
                              </w:r>
                            </w:p>
                            <w:p w14:paraId="3C159322" w14:textId="77777777" w:rsidR="00C51B49" w:rsidRPr="003F7CF1" w:rsidRDefault="00C51B49" w:rsidP="00E80032">
                              <w:pPr>
                                <w:pStyle w:val="SourceCodeBoxText"/>
                                <w:rPr>
                                  <w:sz w:val="19"/>
                                  <w:szCs w:val="19"/>
                                  <w:lang w:val="en-US"/>
                                </w:rPr>
                              </w:pPr>
                              <w:r w:rsidRPr="003F7CF1">
                                <w:rPr>
                                  <w:sz w:val="19"/>
                                  <w:szCs w:val="19"/>
                                  <w:lang w:val="en-US"/>
                                </w:rPr>
                                <w:t>push 2</w:t>
                              </w:r>
                            </w:p>
                            <w:p w14:paraId="22BA48C9" w14:textId="77777777" w:rsidR="00C51B49" w:rsidRPr="003F7CF1" w:rsidRDefault="00C51B49" w:rsidP="00E80032">
                              <w:pPr>
                                <w:pStyle w:val="SourceCodeBoxText"/>
                                <w:rPr>
                                  <w:sz w:val="19"/>
                                  <w:szCs w:val="19"/>
                                  <w:lang w:val="en-US"/>
                                </w:rPr>
                              </w:pPr>
                              <w:r w:rsidRPr="003F7CF1">
                                <w:rPr>
                                  <w:sz w:val="19"/>
                                  <w:szCs w:val="19"/>
                                  <w:lang w:val="en-US"/>
                                </w:rPr>
                                <w:t>push 3</w:t>
                              </w:r>
                            </w:p>
                            <w:p w14:paraId="5F86FACB" w14:textId="77777777" w:rsidR="00C51B49" w:rsidRPr="003F7CF1" w:rsidRDefault="00C51B49"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C51B49" w:rsidRPr="003F7CF1" w:rsidRDefault="00C51B49"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C51B49" w:rsidRPr="003F7CF1" w:rsidRDefault="00C51B49"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C51B49" w:rsidRPr="003F7CF1" w:rsidRDefault="00C51B49"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C51B49" w:rsidRPr="003F7CF1" w:rsidRDefault="00C51B49" w:rsidP="00E80032">
                        <w:pPr>
                          <w:pStyle w:val="SourceCodeBoxText"/>
                          <w:rPr>
                            <w:sz w:val="19"/>
                            <w:szCs w:val="19"/>
                            <w:lang w:val="en-US"/>
                          </w:rPr>
                        </w:pPr>
                        <w:r w:rsidRPr="003F7CF1">
                          <w:rPr>
                            <w:sz w:val="19"/>
                            <w:szCs w:val="19"/>
                            <w:lang w:val="en-US"/>
                          </w:rPr>
                          <w:t>push 1</w:t>
                        </w:r>
                      </w:p>
                      <w:p w14:paraId="3C159322" w14:textId="77777777" w:rsidR="00C51B49" w:rsidRPr="003F7CF1" w:rsidRDefault="00C51B49" w:rsidP="00E80032">
                        <w:pPr>
                          <w:pStyle w:val="SourceCodeBoxText"/>
                          <w:rPr>
                            <w:sz w:val="19"/>
                            <w:szCs w:val="19"/>
                            <w:lang w:val="en-US"/>
                          </w:rPr>
                        </w:pPr>
                        <w:r w:rsidRPr="003F7CF1">
                          <w:rPr>
                            <w:sz w:val="19"/>
                            <w:szCs w:val="19"/>
                            <w:lang w:val="en-US"/>
                          </w:rPr>
                          <w:t>push 2</w:t>
                        </w:r>
                      </w:p>
                      <w:p w14:paraId="22BA48C9" w14:textId="77777777" w:rsidR="00C51B49" w:rsidRPr="003F7CF1" w:rsidRDefault="00C51B49" w:rsidP="00E80032">
                        <w:pPr>
                          <w:pStyle w:val="SourceCodeBoxText"/>
                          <w:rPr>
                            <w:sz w:val="19"/>
                            <w:szCs w:val="19"/>
                            <w:lang w:val="en-US"/>
                          </w:rPr>
                        </w:pPr>
                        <w:r w:rsidRPr="003F7CF1">
                          <w:rPr>
                            <w:sz w:val="19"/>
                            <w:szCs w:val="19"/>
                            <w:lang w:val="en-US"/>
                          </w:rPr>
                          <w:t>push 3</w:t>
                        </w:r>
                      </w:p>
                      <w:p w14:paraId="5F86FACB" w14:textId="77777777" w:rsidR="00C51B49" w:rsidRPr="003F7CF1" w:rsidRDefault="00C51B49"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77777777" w:rsidR="00E80032" w:rsidRPr="00EC76D5" w:rsidRDefault="00E80032" w:rsidP="00E80032">
      <w:pPr>
        <w:pStyle w:val="Code"/>
      </w:pPr>
      <w:r w:rsidRPr="00EC76D5">
        <w:t>void CellInit(CELL*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77777777" w:rsidR="00E80032" w:rsidRPr="00EC76D5" w:rsidRDefault="00E80032" w:rsidP="00E80032">
      <w:pPr>
        <w:pStyle w:val="Code"/>
      </w:pPr>
      <w:r w:rsidRPr="00EC76D5">
        <w:t>void CellInit(CELL*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77777777" w:rsidR="00E80032" w:rsidRPr="00EC76D5" w:rsidRDefault="00E80032" w:rsidP="00E80032">
      <w:pPr>
        <w:pStyle w:val="Code"/>
      </w:pPr>
      <w:r w:rsidRPr="00EC76D5">
        <w:t xml:space="preserve">  CellInit(cellPtr3, 3, NULL);</w:t>
      </w:r>
    </w:p>
    <w:p w14:paraId="6C0A4D3B" w14:textId="77777777" w:rsidR="00E80032" w:rsidRPr="00EC76D5" w:rsidRDefault="00E80032" w:rsidP="00E80032">
      <w:pPr>
        <w:pStyle w:val="Code"/>
      </w:pPr>
      <w:r w:rsidRPr="00EC76D5">
        <w:t xml:space="preserve">  CellInit(cellPtr2, 2, cellPtr3);</w:t>
      </w:r>
    </w:p>
    <w:p w14:paraId="6241C5C5" w14:textId="77777777" w:rsidR="00E80032" w:rsidRPr="00EC76D5" w:rsidRDefault="00E80032" w:rsidP="00E80032">
      <w:pPr>
        <w:pStyle w:val="Code"/>
      </w:pPr>
      <w:r w:rsidRPr="00EC76D5">
        <w:t xml:space="preserve">  CellInit(cellPtr1,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C51B49" w:rsidRPr="003F7CF1" w:rsidRDefault="00C51B4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C51B49" w:rsidRPr="003F7CF1" w:rsidRDefault="00C51B4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C51B49" w:rsidRPr="003F7CF1" w:rsidRDefault="00C51B4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C51B49" w:rsidRPr="003F7CF1" w:rsidRDefault="00C51B4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C51B49" w:rsidRPr="003F7CF1" w:rsidRDefault="00C51B4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C51B49" w:rsidRPr="003F7CF1" w:rsidRDefault="00C51B4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C51B49" w:rsidRPr="003F7CF1" w:rsidRDefault="00C51B4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C51B49" w:rsidRPr="003F7CF1" w:rsidRDefault="00C51B4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C51B49" w:rsidRPr="003F7CF1" w:rsidRDefault="00C51B4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C51B49" w:rsidRPr="003F7CF1" w:rsidRDefault="00C51B4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C51B49" w:rsidRPr="003F7CF1" w:rsidRDefault="00C51B4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C51B49" w:rsidRPr="003F7CF1" w:rsidRDefault="00C51B4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C51B49" w:rsidRPr="003F7CF1" w:rsidRDefault="00C51B4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C51B49" w:rsidRPr="003F7CF1" w:rsidRDefault="00C51B4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C51B49" w:rsidRPr="003F7CF1" w:rsidRDefault="00C51B49"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C51B49" w:rsidRPr="003F7CF1" w:rsidRDefault="00C51B4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C51B49" w:rsidRPr="003F7CF1" w:rsidRDefault="00C51B49"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C51B49" w:rsidRPr="003F7CF1" w:rsidRDefault="00C51B4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C51B49" w:rsidRPr="003F7CF1" w:rsidRDefault="00C51B49"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C51B49" w:rsidRPr="003F7CF1" w:rsidRDefault="00C51B49"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C51B49" w:rsidRPr="003F7CF1" w:rsidRDefault="00C51B49"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C51B49" w:rsidRPr="003F7CF1" w:rsidRDefault="00C51B49"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C51B49" w:rsidRPr="003F7CF1" w:rsidRDefault="00C51B49"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C51B49" w:rsidRPr="003F7CF1" w:rsidRDefault="00C51B49"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C51B49" w:rsidRPr="003F7CF1" w:rsidRDefault="00C51B49"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C51B49" w:rsidRPr="003F7CF1" w:rsidRDefault="00C51B49"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C51B49" w:rsidRPr="003F7CF1" w:rsidRDefault="00C51B49"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C51B49" w:rsidRPr="003F7CF1" w:rsidRDefault="00C51B49"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C51B49" w:rsidRPr="003F7CF1" w:rsidRDefault="00C51B49"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C51B49" w:rsidRPr="003F7CF1" w:rsidRDefault="00C51B49"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C51B49" w:rsidRPr="003F7CF1" w:rsidRDefault="00C51B49"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C51B49" w:rsidRPr="003F7CF1" w:rsidRDefault="00C51B49"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C51B49" w:rsidRPr="003F7CF1" w:rsidRDefault="00C51B49"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C51B49" w:rsidRPr="003F7CF1" w:rsidRDefault="00C51B49"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C51B49" w:rsidRPr="003F7CF1" w:rsidRDefault="00C51B49"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C51B49" w:rsidRPr="003F7CF1" w:rsidRDefault="00C51B49"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C51B49" w:rsidRPr="003F7CF1" w:rsidRDefault="00C51B49"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C51B49" w:rsidRPr="003F7CF1" w:rsidRDefault="00C51B49"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77777777" w:rsidR="00E80032" w:rsidRPr="00EC76D5" w:rsidRDefault="00E80032" w:rsidP="00E80032">
      <w:pPr>
        <w:pStyle w:val="Code"/>
      </w:pPr>
      <w:r w:rsidRPr="00EC76D5">
        <w:t>void StackInit(STACK*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77777777" w:rsidR="00E80032" w:rsidRPr="00EC76D5" w:rsidRDefault="00E80032" w:rsidP="00E80032">
      <w:pPr>
        <w:pStyle w:val="Code"/>
      </w:pPr>
      <w:r w:rsidRPr="00EC76D5">
        <w:t>void StackInit(STACK*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7777777" w:rsidR="00E80032" w:rsidRPr="00EC76D5" w:rsidRDefault="00E80032" w:rsidP="00E80032">
      <w:pPr>
        <w:pStyle w:val="Code"/>
      </w:pPr>
      <w:r w:rsidRPr="00EC76D5">
        <w:t xml:space="preserve">  CellInit(newCellPtr,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7777777" w:rsidR="00E80032" w:rsidRPr="00EC76D5" w:rsidRDefault="00E80032" w:rsidP="00E80032">
      <w:pPr>
        <w:pStyle w:val="Code"/>
      </w:pPr>
      <w:r w:rsidRPr="00EC76D5">
        <w:t xml:space="preserve">  StackInit(&amp;stack);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C51B49" w:rsidRPr="003F7CF1" w:rsidRDefault="00C51B4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C51B49" w:rsidRPr="003F7CF1" w:rsidRDefault="00C51B49"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C51B49" w:rsidRPr="003F7CF1" w:rsidRDefault="00C51B49" w:rsidP="00E80032">
                              <w:pPr>
                                <w:pStyle w:val="SourceCodeBoxText"/>
                                <w:rPr>
                                  <w:sz w:val="19"/>
                                  <w:szCs w:val="19"/>
                                  <w:lang w:val="en-US"/>
                                </w:rPr>
                              </w:pPr>
                              <w:r w:rsidRPr="003F7CF1">
                                <w:rPr>
                                  <w:sz w:val="19"/>
                                  <w:szCs w:val="19"/>
                                  <w:lang w:val="en-US"/>
                                </w:rPr>
                                <w:t>3</w:t>
                              </w:r>
                            </w:p>
                            <w:p w14:paraId="40F6D3AC" w14:textId="77777777" w:rsidR="00C51B49" w:rsidRPr="003F7CF1" w:rsidRDefault="00C51B49"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C51B49" w:rsidRPr="003F7CF1" w:rsidRDefault="00C51B4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C51B49" w:rsidRPr="003F7CF1" w:rsidRDefault="00C51B4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C51B49" w:rsidRPr="003F7CF1" w:rsidRDefault="00C51B4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C51B49" w:rsidRPr="003F7CF1" w:rsidRDefault="00C51B4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C51B49" w:rsidRPr="003F7CF1" w:rsidRDefault="00C51B4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C51B49" w:rsidRPr="003F7CF1" w:rsidRDefault="00C51B4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C51B49" w:rsidRPr="003F7CF1" w:rsidRDefault="00C51B4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C51B49" w:rsidRPr="003F7CF1" w:rsidRDefault="00C51B4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C51B49" w:rsidRPr="003F7CF1" w:rsidRDefault="00C51B4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C51B49" w:rsidRPr="003F7CF1" w:rsidRDefault="00C51B4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C51B49" w:rsidRPr="003F7CF1" w:rsidRDefault="00C51B49"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C51B49" w:rsidRPr="003F7CF1" w:rsidRDefault="00C51B4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C51B49" w:rsidRPr="003F7CF1" w:rsidRDefault="00C51B49"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C51B49" w:rsidRPr="003F7CF1" w:rsidRDefault="00C51B49" w:rsidP="00E80032">
                        <w:pPr>
                          <w:pStyle w:val="SourceCodeBoxText"/>
                          <w:rPr>
                            <w:sz w:val="19"/>
                            <w:szCs w:val="19"/>
                            <w:lang w:val="en-US"/>
                          </w:rPr>
                        </w:pPr>
                        <w:r w:rsidRPr="003F7CF1">
                          <w:rPr>
                            <w:sz w:val="19"/>
                            <w:szCs w:val="19"/>
                            <w:lang w:val="en-US"/>
                          </w:rPr>
                          <w:t>3</w:t>
                        </w:r>
                      </w:p>
                      <w:p w14:paraId="40F6D3AC" w14:textId="77777777" w:rsidR="00C51B49" w:rsidRPr="003F7CF1" w:rsidRDefault="00C51B49"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C51B49" w:rsidRPr="003F7CF1" w:rsidRDefault="00C51B49"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C51B49" w:rsidRPr="003F7CF1" w:rsidRDefault="00C51B49"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C51B49" w:rsidRPr="003F7CF1" w:rsidRDefault="00C51B49"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C51B49" w:rsidRPr="003F7CF1" w:rsidRDefault="00C51B49"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C51B49" w:rsidRPr="003F7CF1" w:rsidRDefault="00C51B49"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C51B49" w:rsidRPr="003F7CF1" w:rsidRDefault="00C51B49"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C51B49" w:rsidRPr="003F7CF1" w:rsidRDefault="00C51B49"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C51B49" w:rsidRPr="003F7CF1" w:rsidRDefault="00C51B49"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C51B49" w:rsidRPr="003F7CF1" w:rsidRDefault="00C51B49"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C51B49" w:rsidRPr="003F7CF1" w:rsidRDefault="00C51B49"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C51B49" w:rsidRPr="003F7CF1" w:rsidRDefault="00C51B49"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C51B49" w:rsidRPr="003F7CF1" w:rsidRDefault="00C51B49"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C51B49" w:rsidRPr="003F7CF1" w:rsidRDefault="00C51B49"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5969" w:name="_Toc320485613"/>
      <w:bookmarkStart w:id="5970" w:name="_Toc323656725"/>
      <w:bookmarkStart w:id="5971" w:name="_Toc324085463"/>
      <w:bookmarkStart w:id="5972" w:name="_Toc383781115"/>
      <w:bookmarkStart w:id="5973" w:name="_Toc481936515"/>
      <w:r w:rsidRPr="00EC76D5">
        <w:t>Unions</w:t>
      </w:r>
      <w:bookmarkEnd w:id="5969"/>
      <w:bookmarkEnd w:id="5970"/>
      <w:bookmarkEnd w:id="5971"/>
      <w:bookmarkEnd w:id="5972"/>
      <w:bookmarkEnd w:id="5973"/>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5974" w:name="_Toc320485614"/>
      <w:bookmarkStart w:id="5975" w:name="_Toc323656726"/>
      <w:bookmarkStart w:id="5976" w:name="_Toc324085464"/>
      <w:bookmarkStart w:id="5977" w:name="_Toc383781116"/>
      <w:bookmarkStart w:id="5978" w:name="_Toc481936516"/>
      <w:r w:rsidRPr="00EC76D5">
        <w:t>Bitfields</w:t>
      </w:r>
      <w:bookmarkEnd w:id="5974"/>
      <w:bookmarkEnd w:id="5975"/>
      <w:bookmarkEnd w:id="5976"/>
      <w:bookmarkEnd w:id="5977"/>
      <w:bookmarkEnd w:id="5978"/>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5979"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5980" w:name="_Toc320485616"/>
      <w:bookmarkStart w:id="5981" w:name="_Toc323656727"/>
      <w:bookmarkStart w:id="5982" w:name="_Toc324085465"/>
      <w:bookmarkStart w:id="5983" w:name="_Toc383781117"/>
      <w:bookmarkStart w:id="5984" w:name="_Toc481936517"/>
      <w:r w:rsidRPr="00EC76D5">
        <w:t>Structures with function pointers</w:t>
      </w:r>
      <w:bookmarkEnd w:id="5980"/>
      <w:bookmarkEnd w:id="5981"/>
      <w:bookmarkEnd w:id="5982"/>
      <w:bookmarkEnd w:id="5983"/>
      <w:bookmarkEnd w:id="5984"/>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5985" w:name="_Toc320485619"/>
      <w:bookmarkStart w:id="5986" w:name="_Toc323656728"/>
      <w:bookmarkStart w:id="5987" w:name="_Toc324085466"/>
      <w:bookmarkStart w:id="5988" w:name="_Toc383781118"/>
      <w:bookmarkStart w:id="5989" w:name="_Ref383781494"/>
      <w:bookmarkStart w:id="5990" w:name="_Ref383865235"/>
      <w:bookmarkStart w:id="5991" w:name="_Ref383865434"/>
      <w:bookmarkStart w:id="5992" w:name="_Ref383866090"/>
      <w:bookmarkStart w:id="5993" w:name="_Toc481936518"/>
      <w:r w:rsidRPr="00EC76D5">
        <w:t>The Preprocessor</w:t>
      </w:r>
      <w:bookmarkEnd w:id="5985"/>
      <w:bookmarkEnd w:id="5986"/>
      <w:bookmarkEnd w:id="5987"/>
      <w:bookmarkEnd w:id="5988"/>
      <w:bookmarkEnd w:id="5989"/>
      <w:bookmarkEnd w:id="5990"/>
      <w:bookmarkEnd w:id="5991"/>
      <w:bookmarkEnd w:id="5992"/>
      <w:bookmarkEnd w:id="5993"/>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w:t>
      </w:r>
      <w:proofErr w:type="spellStart"/>
      <w:r w:rsidRPr="00EC76D5">
        <w:rPr>
          <w:rStyle w:val="CodeInText0"/>
        </w:rPr>
        <w:t>StdIO.h</w:t>
      </w:r>
      <w:proofErr w:type="spellEnd"/>
      <w:r w:rsidRPr="00EC76D5">
        <w:rPr>
          <w:rStyle w:val="CodeInText0"/>
        </w:rPr>
        <w:t>&gt;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5994" w:name="_Toc320485618"/>
      <w:bookmarkStart w:id="5995" w:name="_Toc323656729"/>
      <w:bookmarkStart w:id="5996" w:name="_Toc324085467"/>
      <w:bookmarkStart w:id="5997" w:name="_Toc383781119"/>
      <w:bookmarkStart w:id="5998" w:name="_Toc481936519"/>
      <w:bookmarkStart w:id="5999" w:name="_Toc320485621"/>
      <w:r w:rsidRPr="00EC76D5">
        <w:t>The Standard Library</w:t>
      </w:r>
      <w:bookmarkEnd w:id="5994"/>
      <w:bookmarkEnd w:id="5995"/>
      <w:bookmarkEnd w:id="5996"/>
      <w:bookmarkEnd w:id="5997"/>
      <w:bookmarkEnd w:id="5998"/>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000" w:name="_Toc323656730"/>
      <w:bookmarkStart w:id="6001" w:name="_Toc324085468"/>
      <w:bookmarkStart w:id="6002" w:name="_Toc383781120"/>
      <w:bookmarkStart w:id="6003" w:name="_Toc481936520"/>
      <w:r w:rsidRPr="00EC76D5">
        <w:t>File Management</w:t>
      </w:r>
      <w:bookmarkEnd w:id="6000"/>
      <w:bookmarkEnd w:id="6001"/>
      <w:bookmarkEnd w:id="6002"/>
      <w:bookmarkEnd w:id="6003"/>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004" w:name="_Toc323656731"/>
      <w:bookmarkStart w:id="6005" w:name="_Toc324085469"/>
      <w:bookmarkStart w:id="6006" w:name="_Toc383781121"/>
      <w:bookmarkStart w:id="6007" w:name="_Toc481936521"/>
      <w:r w:rsidRPr="00EC76D5">
        <w:t>Program Parameters</w:t>
      </w:r>
      <w:bookmarkEnd w:id="6004"/>
      <w:bookmarkEnd w:id="6005"/>
      <w:bookmarkEnd w:id="6006"/>
      <w:bookmarkEnd w:id="6007"/>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008"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r w:rsidRPr="00EC76D5">
        <w:rPr>
          <w:rStyle w:val="CodeInText0"/>
        </w:rPr>
        <w:t>argv</w:t>
      </w:r>
      <w:proofErr w:type="spell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009" w:name="_Toc323656732"/>
      <w:bookmarkStart w:id="6010" w:name="_Toc324085470"/>
      <w:bookmarkStart w:id="6011" w:name="_Toc383781122"/>
      <w:bookmarkStart w:id="6012" w:name="_Toc481936522"/>
      <w:r w:rsidRPr="00EC76D5">
        <w:t>Environment Functions</w:t>
      </w:r>
      <w:bookmarkEnd w:id="6009"/>
      <w:bookmarkEnd w:id="6010"/>
      <w:bookmarkEnd w:id="6011"/>
      <w:bookmarkEnd w:id="6012"/>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013"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014"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015" w:author="Stefan Björnander" w:date="2012-05-06T21:51:00Z">
            <w:rPr>
              <w:color w:val="0000FF"/>
            </w:rPr>
          </w:rPrChange>
        </w:rPr>
        <w:t>void</w:t>
      </w:r>
      <w:r w:rsidRPr="00EC76D5">
        <w:t xml:space="preserve"> ExitFunction(</w:t>
      </w:r>
      <w:r w:rsidRPr="00EC76D5">
        <w:rPr>
          <w:color w:val="000000" w:themeColor="text1"/>
          <w:rPrChange w:id="6016"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017"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018"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019" w:name="_Toc323656733"/>
      <w:bookmarkStart w:id="6020" w:name="_Toc324085471"/>
      <w:bookmarkStart w:id="6021" w:name="_Toc383781123"/>
      <w:bookmarkStart w:id="6022" w:name="_Ref383865473"/>
      <w:bookmarkStart w:id="6023" w:name="_Ref383865556"/>
      <w:bookmarkStart w:id="6024" w:name="_Toc481936523"/>
      <w:r w:rsidRPr="00EC76D5">
        <w:t>Searching and Sorting</w:t>
      </w:r>
      <w:bookmarkEnd w:id="6019"/>
      <w:bookmarkEnd w:id="6020"/>
      <w:bookmarkEnd w:id="6021"/>
      <w:bookmarkEnd w:id="6022"/>
      <w:bookmarkEnd w:id="6023"/>
      <w:bookmarkEnd w:id="6024"/>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025"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026" w:author="Stefan Björnander" w:date="2012-05-06T21:51:00Z">
            <w:rPr>
              <w:color w:val="0000FF"/>
            </w:rPr>
          </w:rPrChange>
        </w:rPr>
        <w:t>int</w:t>
      </w:r>
      <w:r w:rsidRPr="00EC76D5">
        <w:t xml:space="preserve"> CompareIntegers(</w:t>
      </w:r>
      <w:r w:rsidRPr="00EC76D5">
        <w:rPr>
          <w:color w:val="000000" w:themeColor="text1"/>
          <w:rPrChange w:id="6027" w:author="Stefan Björnander" w:date="2012-05-06T21:51:00Z">
            <w:rPr>
              <w:color w:val="0000FF"/>
            </w:rPr>
          </w:rPrChange>
        </w:rPr>
        <w:t>const</w:t>
      </w:r>
      <w:r w:rsidRPr="00EC76D5">
        <w:t xml:space="preserve"> </w:t>
      </w:r>
      <w:r w:rsidRPr="00EC76D5">
        <w:rPr>
          <w:color w:val="000000" w:themeColor="text1"/>
          <w:rPrChange w:id="6028" w:author="Stefan Björnander" w:date="2012-05-06T21:51:00Z">
            <w:rPr>
              <w:color w:val="0000FF"/>
            </w:rPr>
          </w:rPrChange>
        </w:rPr>
        <w:t>int</w:t>
      </w:r>
      <w:r w:rsidRPr="00EC76D5">
        <w:t xml:space="preserve">* intPtr1, </w:t>
      </w:r>
      <w:r w:rsidRPr="00EC76D5">
        <w:rPr>
          <w:color w:val="000000" w:themeColor="text1"/>
          <w:rPrChange w:id="6029" w:author="Stefan Björnander" w:date="2012-05-06T21:51:00Z">
            <w:rPr>
              <w:color w:val="0000FF"/>
            </w:rPr>
          </w:rPrChange>
        </w:rPr>
        <w:t>const</w:t>
      </w:r>
      <w:r w:rsidRPr="00EC76D5">
        <w:t xml:space="preserve"> </w:t>
      </w:r>
      <w:r w:rsidRPr="00EC76D5">
        <w:rPr>
          <w:color w:val="000000" w:themeColor="text1"/>
          <w:rPrChange w:id="6030"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031"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032"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033"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034"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035"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036"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037"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038"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039" w:name="_Toc323656734"/>
      <w:bookmarkStart w:id="6040" w:name="_Toc324085472"/>
      <w:bookmarkStart w:id="6041" w:name="_Toc383781124"/>
      <w:bookmarkStart w:id="6042" w:name="_Toc481936524"/>
      <w:r w:rsidRPr="00EC76D5">
        <w:t xml:space="preserve">Functions with </w:t>
      </w:r>
      <w:bookmarkStart w:id="6043" w:name="_Toc320485620"/>
      <w:r w:rsidRPr="00EC76D5">
        <w:t>Variable Number of Parameters</w:t>
      </w:r>
      <w:bookmarkEnd w:id="6039"/>
      <w:bookmarkEnd w:id="6040"/>
      <w:bookmarkEnd w:id="6041"/>
      <w:bookmarkEnd w:id="6042"/>
      <w:bookmarkEnd w:id="6043"/>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in order for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044" w:name="_Toc323656735"/>
      <w:bookmarkStart w:id="6045" w:name="_Toc324085473"/>
      <w:bookmarkStart w:id="6046" w:name="_Toc383781125"/>
      <w:bookmarkStart w:id="6047" w:name="_Toc481936525"/>
      <w:r w:rsidRPr="00EC76D5">
        <w:t>String Management</w:t>
      </w:r>
      <w:bookmarkEnd w:id="6044"/>
      <w:bookmarkEnd w:id="6045"/>
      <w:bookmarkEnd w:id="6046"/>
      <w:bookmarkEnd w:id="6047"/>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048" w:author="Stefan Björnander" w:date="2012-05-06T21:51:00Z">
            <w:rPr>
              <w:color w:val="0000FF"/>
            </w:rPr>
          </w:rPrChange>
        </w:rPr>
        <w:t>int</w:t>
      </w:r>
      <w:r w:rsidRPr="00EC76D5">
        <w:t xml:space="preserve"> FirstIndexOf(char s[], </w:t>
      </w:r>
      <w:r w:rsidRPr="00EC76D5">
        <w:rPr>
          <w:color w:val="000000" w:themeColor="text1"/>
          <w:rPrChange w:id="6049"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050" w:author="Stefan Björnander" w:date="2012-05-06T21:51:00Z">
            <w:rPr>
              <w:color w:val="0000FF"/>
            </w:rPr>
          </w:rPrChange>
        </w:rPr>
        <w:t>int</w:t>
      </w:r>
      <w:r w:rsidRPr="00EC76D5">
        <w:t xml:space="preserve"> LastIndexOf(</w:t>
      </w:r>
      <w:r w:rsidRPr="00EC76D5">
        <w:rPr>
          <w:color w:val="000000" w:themeColor="text1"/>
          <w:rPrChange w:id="6051" w:author="Stefan Björnander" w:date="2012-05-06T21:51:00Z">
            <w:rPr>
              <w:color w:val="0000FF"/>
            </w:rPr>
          </w:rPrChange>
        </w:rPr>
        <w:t>char</w:t>
      </w:r>
      <w:r w:rsidRPr="00EC76D5">
        <w:t xml:space="preserve"> s[], </w:t>
      </w:r>
      <w:r w:rsidRPr="00EC76D5">
        <w:rPr>
          <w:color w:val="000000" w:themeColor="text1"/>
          <w:rPrChange w:id="6052"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053" w:author="Stefan Björnander" w:date="2012-05-06T21:51:00Z">
            <w:rPr>
              <w:color w:val="A31515"/>
            </w:rPr>
          </w:rPrChange>
        </w:rPr>
        <w:t>"Hello"</w:t>
      </w:r>
      <w:r w:rsidRPr="00EC76D5">
        <w:t xml:space="preserve">, s2[] = </w:t>
      </w:r>
      <w:r w:rsidRPr="00EC76D5">
        <w:rPr>
          <w:color w:val="000000" w:themeColor="text1"/>
          <w:rPrChange w:id="6054"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055"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056"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057"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058" w:author="Stefan Björnander" w:date="2012-05-06T21:51:00Z">
            <w:rPr>
              <w:color w:val="0000FF"/>
            </w:rPr>
          </w:rPrChange>
        </w:rPr>
        <w:t>if</w:t>
      </w:r>
      <w:r w:rsidRPr="00EC76D5">
        <w:t xml:space="preserve"> (sscanf(s2, </w:t>
      </w:r>
      <w:r w:rsidRPr="00EC76D5">
        <w:rPr>
          <w:color w:val="000000" w:themeColor="text1"/>
          <w:rPrChange w:id="6059"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060"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061" w:name="_Toc323656736"/>
      <w:bookmarkStart w:id="6062" w:name="_Toc324085474"/>
      <w:bookmarkStart w:id="6063" w:name="_Toc383781126"/>
      <w:bookmarkStart w:id="6064" w:name="_Toc481936526"/>
      <w:r w:rsidRPr="00EC76D5">
        <w:t>Memory Management</w:t>
      </w:r>
      <w:bookmarkEnd w:id="6061"/>
      <w:bookmarkEnd w:id="6062"/>
      <w:bookmarkEnd w:id="6063"/>
      <w:bookmarkEnd w:id="6064"/>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065"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066"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067" w:name="_Toc323656737"/>
      <w:bookmarkStart w:id="6068" w:name="_Toc324085475"/>
      <w:bookmarkStart w:id="6069" w:name="_Toc383781127"/>
      <w:bookmarkStart w:id="6070" w:name="_Toc481936527"/>
      <w:r w:rsidRPr="00EC76D5">
        <w:t>Mathematical Functions</w:t>
      </w:r>
      <w:bookmarkEnd w:id="6067"/>
      <w:bookmarkEnd w:id="6068"/>
      <w:bookmarkEnd w:id="6069"/>
      <w:bookmarkEnd w:id="6070"/>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071" w:name="_Toc320485615"/>
      <w:bookmarkStart w:id="6072" w:name="_Toc323656738"/>
      <w:bookmarkStart w:id="6073" w:name="_Toc324085476"/>
      <w:bookmarkStart w:id="6074" w:name="_Toc383781128"/>
      <w:bookmarkStart w:id="6075" w:name="_Toc481936528"/>
      <w:r w:rsidRPr="00EC76D5">
        <w:t>Long Jumps</w:t>
      </w:r>
      <w:bookmarkEnd w:id="6071"/>
      <w:bookmarkEnd w:id="6072"/>
      <w:bookmarkEnd w:id="6073"/>
      <w:bookmarkEnd w:id="6074"/>
      <w:bookmarkEnd w:id="6075"/>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076" w:name="_Toc323656739"/>
      <w:bookmarkStart w:id="6077" w:name="_Toc324085477"/>
      <w:bookmarkStart w:id="6078" w:name="_Toc383781129"/>
      <w:bookmarkStart w:id="6079" w:name="_Toc481936529"/>
      <w:r w:rsidRPr="00EC76D5">
        <w:t>Time</w:t>
      </w:r>
      <w:bookmarkEnd w:id="6076"/>
      <w:bookmarkEnd w:id="6077"/>
      <w:bookmarkEnd w:id="6078"/>
      <w:bookmarkEnd w:id="6079"/>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080"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081" w:author="Stefan Björnander" w:date="2012-05-06T21:51:00Z">
            <w:rPr>
              <w:color w:val="A31515"/>
            </w:rPr>
          </w:rPrChange>
        </w:rPr>
        <w:t>"Feb"</w:t>
      </w:r>
      <w:r w:rsidRPr="00EC76D5">
        <w:t xml:space="preserve">, </w:t>
      </w:r>
      <w:r w:rsidRPr="00EC76D5">
        <w:rPr>
          <w:color w:val="000000" w:themeColor="text1"/>
          <w:rPrChange w:id="6082" w:author="Stefan Björnander" w:date="2012-05-06T21:51:00Z">
            <w:rPr>
              <w:color w:val="A31515"/>
            </w:rPr>
          </w:rPrChange>
        </w:rPr>
        <w:t>"Mar"</w:t>
      </w:r>
      <w:r w:rsidRPr="00EC76D5">
        <w:t xml:space="preserve">, </w:t>
      </w:r>
      <w:r w:rsidRPr="00EC76D5">
        <w:rPr>
          <w:color w:val="000000" w:themeColor="text1"/>
          <w:rPrChange w:id="6083"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084" w:author="Stefan Björnander" w:date="2012-05-06T21:51:00Z">
            <w:rPr>
              <w:color w:val="A31515"/>
            </w:rPr>
          </w:rPrChange>
        </w:rPr>
        <w:t>"Jun"</w:t>
      </w:r>
      <w:r w:rsidRPr="00EC76D5">
        <w:t xml:space="preserve">, </w:t>
      </w:r>
      <w:r w:rsidRPr="00EC76D5">
        <w:rPr>
          <w:color w:val="000000" w:themeColor="text1"/>
          <w:rPrChange w:id="6085" w:author="Stefan Björnander" w:date="2012-05-06T21:51:00Z">
            <w:rPr>
              <w:color w:val="A31515"/>
            </w:rPr>
          </w:rPrChange>
        </w:rPr>
        <w:t>"Jul"</w:t>
      </w:r>
      <w:r w:rsidRPr="00EC76D5">
        <w:t xml:space="preserve">, </w:t>
      </w:r>
      <w:r w:rsidRPr="00EC76D5">
        <w:rPr>
          <w:color w:val="000000" w:themeColor="text1"/>
          <w:rPrChange w:id="6086"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087" w:author="Stefan Björnander" w:date="2012-05-06T21:51:00Z">
            <w:rPr>
              <w:color w:val="A31515"/>
            </w:rPr>
          </w:rPrChange>
        </w:rPr>
        <w:t>"Oct"</w:t>
      </w:r>
      <w:r w:rsidRPr="00EC76D5">
        <w:t xml:space="preserve">, </w:t>
      </w:r>
      <w:r w:rsidRPr="00EC76D5">
        <w:rPr>
          <w:color w:val="000000" w:themeColor="text1"/>
          <w:rPrChange w:id="6088" w:author="Stefan Björnander" w:date="2012-05-06T21:51:00Z">
            <w:rPr>
              <w:color w:val="A31515"/>
            </w:rPr>
          </w:rPrChange>
        </w:rPr>
        <w:t>"Nov"</w:t>
      </w:r>
      <w:r w:rsidRPr="00EC76D5">
        <w:t>,</w:t>
      </w:r>
      <w:r w:rsidRPr="00EC76D5">
        <w:rPr>
          <w:color w:val="000000" w:themeColor="text1"/>
          <w:rPrChange w:id="6089"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090" w:author="Stefan Björnander" w:date="2012-05-06T21:51:00Z">
            <w:rPr>
              <w:color w:val="A31515"/>
            </w:rPr>
          </w:rPrChange>
        </w:rPr>
        <w:t>"Mon"</w:t>
      </w:r>
      <w:r w:rsidRPr="00EC76D5">
        <w:t xml:space="preserve">, </w:t>
      </w:r>
      <w:r w:rsidRPr="00EC76D5">
        <w:rPr>
          <w:color w:val="000000" w:themeColor="text1"/>
          <w:rPrChange w:id="6091" w:author="Stefan Björnander" w:date="2012-05-06T21:51:00Z">
            <w:rPr>
              <w:color w:val="A31515"/>
            </w:rPr>
          </w:rPrChange>
        </w:rPr>
        <w:t>"Tue"</w:t>
      </w:r>
      <w:r w:rsidRPr="00EC76D5">
        <w:t xml:space="preserve">, </w:t>
      </w:r>
      <w:r w:rsidRPr="00EC76D5">
        <w:rPr>
          <w:color w:val="000000" w:themeColor="text1"/>
          <w:rPrChange w:id="6092"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093" w:author="Stefan Björnander" w:date="2012-05-06T21:51:00Z">
            <w:rPr>
              <w:color w:val="A31515"/>
            </w:rPr>
          </w:rPrChange>
        </w:rPr>
        <w:t>"Fri"</w:t>
      </w:r>
      <w:r w:rsidRPr="00EC76D5">
        <w:t xml:space="preserve">, </w:t>
      </w:r>
      <w:r w:rsidRPr="00EC76D5">
        <w:rPr>
          <w:color w:val="000000" w:themeColor="text1"/>
          <w:rPrChange w:id="6094"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095"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096"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097"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098" w:name="_Toc323656740"/>
      <w:bookmarkStart w:id="6099" w:name="_Toc324085478"/>
      <w:bookmarkStart w:id="6100" w:name="_Toc383781130"/>
      <w:bookmarkStart w:id="6101" w:name="_Toc481936530"/>
      <w:r w:rsidRPr="00EC76D5">
        <w:t>Random Numbers</w:t>
      </w:r>
      <w:bookmarkEnd w:id="6098"/>
      <w:bookmarkEnd w:id="6099"/>
      <w:bookmarkEnd w:id="6100"/>
      <w:bookmarkEnd w:id="6101"/>
    </w:p>
    <w:p w14:paraId="113C753A" w14:textId="77777777"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initialize the sequence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102"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103"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104"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105" w:name="_Toc323656741"/>
      <w:bookmarkStart w:id="6106" w:name="_Toc324085479"/>
      <w:bookmarkStart w:id="6107" w:name="_Toc383781131"/>
      <w:bookmarkStart w:id="6108" w:name="_Toc481936531"/>
      <w:r w:rsidRPr="00EC76D5">
        <w:t>Limits of Integral and Floating Types</w:t>
      </w:r>
      <w:bookmarkEnd w:id="6105"/>
      <w:bookmarkEnd w:id="6106"/>
      <w:bookmarkEnd w:id="6107"/>
      <w:bookmarkEnd w:id="6108"/>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109" w:name="_Toc323656742"/>
      <w:bookmarkStart w:id="6110" w:name="_Toc324085480"/>
      <w:bookmarkStart w:id="6111" w:name="_Toc383781132"/>
      <w:bookmarkStart w:id="6112" w:name="_Toc481936532"/>
      <w:r w:rsidRPr="00EC76D5">
        <w:t>Character Functions</w:t>
      </w:r>
      <w:bookmarkEnd w:id="6109"/>
      <w:bookmarkEnd w:id="6110"/>
      <w:bookmarkEnd w:id="6111"/>
      <w:bookmarkEnd w:id="6112"/>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113"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114"/>
            <w:commentRangeStart w:id="6115"/>
            <w:proofErr w:type="spellStart"/>
            <w:r w:rsidRPr="00EC76D5">
              <w:rPr>
                <w:b/>
                <w:sz w:val="21"/>
                <w:szCs w:val="21"/>
              </w:rPr>
              <w:t>Isalnum</w:t>
            </w:r>
            <w:commentRangeEnd w:id="6114"/>
            <w:proofErr w:type="spellEnd"/>
            <w:r w:rsidR="00166455" w:rsidRPr="00EC76D5">
              <w:rPr>
                <w:rStyle w:val="Kommentarsreferens"/>
                <w:rFonts w:eastAsia="Times New Roman" w:cs="Times New Roman"/>
              </w:rPr>
              <w:commentReference w:id="6114"/>
            </w:r>
            <w:commentRangeEnd w:id="6115"/>
            <w:r w:rsidR="00166455" w:rsidRPr="00EC76D5">
              <w:rPr>
                <w:rStyle w:val="Kommentarsreferens"/>
                <w:rFonts w:eastAsia="Times New Roman" w:cs="Times New Roman"/>
              </w:rPr>
              <w:commentReference w:id="6115"/>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lastRenderedPageBreak/>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116" w:name="_Toc323656743"/>
      <w:bookmarkStart w:id="6117" w:name="_Toc324085481"/>
      <w:bookmarkStart w:id="6118" w:name="_Toc383781133"/>
      <w:bookmarkStart w:id="6119" w:name="_Toc481936533"/>
      <w:r w:rsidRPr="00EC76D5">
        <w:t>Further Reading</w:t>
      </w:r>
      <w:bookmarkEnd w:id="5999"/>
      <w:bookmarkEnd w:id="6116"/>
      <w:bookmarkEnd w:id="6117"/>
      <w:bookmarkEnd w:id="6118"/>
      <w:bookmarkEnd w:id="6119"/>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120" w:name="_Toc481936534"/>
      <w:r w:rsidRPr="00EC76D5">
        <w:lastRenderedPageBreak/>
        <w:t>A Crash Course in Java</w:t>
      </w:r>
      <w:bookmarkEnd w:id="6120"/>
    </w:p>
    <w:p w14:paraId="6ED6B355" w14:textId="77777777" w:rsidR="00F03D06" w:rsidRPr="00EC76D5" w:rsidRDefault="00F03D06" w:rsidP="00F03D06">
      <w:pPr>
        <w:pStyle w:val="Rubrik1"/>
        <w:numPr>
          <w:ilvl w:val="0"/>
          <w:numId w:val="0"/>
        </w:numPr>
        <w:ind w:left="720" w:hanging="720"/>
      </w:pPr>
      <w:bookmarkStart w:id="6121" w:name="_Toc481936535"/>
      <w:r w:rsidRPr="00EC76D5">
        <w:lastRenderedPageBreak/>
        <w:t>Foreword</w:t>
      </w:r>
      <w:bookmarkEnd w:id="6121"/>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77777777" w:rsidR="00F03D06" w:rsidRPr="00EC76D5" w:rsidRDefault="00F03D06" w:rsidP="00F03D06">
      <w:r w:rsidRPr="00EC76D5">
        <w:t>In many languages, the source code can hold a definition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77777777" w:rsidR="00DA28BC" w:rsidRPr="00EC76D5" w:rsidRDefault="00DA28BC" w:rsidP="00DA28BC">
      <w:pPr>
        <w:pStyle w:val="Ingetavstnd"/>
        <w:ind w:left="720"/>
        <w:rPr>
          <w:rFonts w:cs="Times New Roman"/>
          <w:color w:val="000000"/>
        </w:rPr>
      </w:pPr>
      <w:r w:rsidRPr="00EC76D5">
        <w:rPr>
          <w:rFonts w:cs="Times New Roman"/>
          <w:color w:val="000000"/>
        </w:rPr>
        <w:t>7. Static and Dynamic Initialization. In C++, variables can be initialized. If the variable is static, the data shall be generated and placed in the static area of the final target code. If it is dynamic, the initialization will result in a series of assignments. One thing that complicates the issue is that it is possible to initialize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C51B49" w:rsidRDefault="00C51B49" w:rsidP="005F7461">
                              <w:pPr>
                                <w:spacing w:before="60" w:after="0"/>
                                <w:jc w:val="center"/>
                                <w:rPr>
                                  <w:lang w:val="sv-SE"/>
                                </w:rPr>
                              </w:pPr>
                              <w:r>
                                <w:rPr>
                                  <w:lang w:val="sv-SE"/>
                                </w:rPr>
                                <w:t>Preprocessor</w:t>
                              </w:r>
                            </w:p>
                            <w:p w14:paraId="04F32221" w14:textId="77777777" w:rsidR="00C51B49" w:rsidRPr="00C7380D" w:rsidRDefault="00C51B49"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C51B49" w:rsidRPr="008541FD" w:rsidRDefault="00C51B49" w:rsidP="005F7461">
                              <w:pPr>
                                <w:spacing w:before="60" w:after="0"/>
                                <w:jc w:val="center"/>
                              </w:pPr>
                              <w:r w:rsidRPr="008541FD">
                                <w:t>Source</w:t>
                              </w:r>
                              <w:r>
                                <w:t xml:space="preserve"> </w:t>
                              </w:r>
                              <w:r w:rsidRPr="008541FD">
                                <w:t>Code</w:t>
                              </w:r>
                            </w:p>
                            <w:p w14:paraId="4FCEAC5C" w14:textId="77777777" w:rsidR="00C51B49" w:rsidRDefault="00C51B49"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C51B49" w:rsidRDefault="00C51B49"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C51B49" w:rsidRDefault="00C51B49" w:rsidP="005F7461">
                              <w:pPr>
                                <w:pStyle w:val="Normalwebb"/>
                                <w:spacing w:before="60" w:line="256" w:lineRule="auto"/>
                                <w:jc w:val="center"/>
                              </w:pPr>
                              <w:r>
                                <w:rPr>
                                  <w:rFonts w:eastAsia="Calibri"/>
                                  <w:sz w:val="22"/>
                                  <w:szCs w:val="22"/>
                                  <w:lang w:val="en-US"/>
                                </w:rPr>
                                <w:t>Processed Code</w:t>
                              </w:r>
                            </w:p>
                            <w:p w14:paraId="14142DBC" w14:textId="77777777" w:rsidR="00C51B49" w:rsidRDefault="00C51B49"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C51B49" w:rsidRDefault="00C51B49"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C51B49" w:rsidRDefault="00C51B49" w:rsidP="005F7461">
                              <w:pPr>
                                <w:pStyle w:val="Normalwebb"/>
                                <w:spacing w:before="60" w:line="254" w:lineRule="auto"/>
                                <w:jc w:val="center"/>
                              </w:pPr>
                              <w:r>
                                <w:rPr>
                                  <w:rFonts w:eastAsia="Calibri"/>
                                  <w:sz w:val="22"/>
                                  <w:szCs w:val="22"/>
                                  <w:lang w:val="en-US"/>
                                </w:rPr>
                                <w:t>Syntax Tree</w:t>
                              </w:r>
                            </w:p>
                            <w:p w14:paraId="070DB26E" w14:textId="77777777" w:rsidR="00C51B49" w:rsidRDefault="00C51B4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C51B49" w:rsidRDefault="00C51B49"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C51B49" w:rsidRDefault="00C51B49" w:rsidP="005F7461">
                              <w:pPr>
                                <w:pStyle w:val="Normalwebb"/>
                                <w:spacing w:before="60" w:line="252" w:lineRule="auto"/>
                                <w:jc w:val="center"/>
                              </w:pPr>
                              <w:r>
                                <w:rPr>
                                  <w:rFonts w:eastAsia="Calibri"/>
                                  <w:sz w:val="22"/>
                                  <w:szCs w:val="22"/>
                                  <w:lang w:val="en-US"/>
                                </w:rPr>
                                <w:t>Optimized Syntax Tree</w:t>
                              </w:r>
                            </w:p>
                            <w:p w14:paraId="3315953C" w14:textId="77777777" w:rsidR="00C51B49" w:rsidRDefault="00C51B4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C51B49" w:rsidRDefault="00C51B49"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C51B49" w:rsidRDefault="00C51B49" w:rsidP="005F7461">
                              <w:pPr>
                                <w:pStyle w:val="Normalwebb"/>
                                <w:spacing w:before="60" w:line="252" w:lineRule="auto"/>
                                <w:jc w:val="center"/>
                              </w:pPr>
                              <w:r>
                                <w:rPr>
                                  <w:rFonts w:eastAsia="Calibri"/>
                                  <w:sz w:val="22"/>
                                  <w:szCs w:val="22"/>
                                  <w:lang w:val="en-US"/>
                                </w:rPr>
                                <w:t>Middle Code List</w:t>
                              </w:r>
                            </w:p>
                            <w:p w14:paraId="321C1BE9" w14:textId="77777777" w:rsidR="00C51B49" w:rsidRDefault="00C51B4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C51B49" w:rsidRDefault="00C51B49" w:rsidP="005F7461">
                              <w:pPr>
                                <w:pStyle w:val="Normalwebb"/>
                                <w:spacing w:before="60" w:line="252" w:lineRule="auto"/>
                                <w:jc w:val="center"/>
                              </w:pPr>
                              <w:r>
                                <w:rPr>
                                  <w:rFonts w:eastAsia="Calibri"/>
                                  <w:sz w:val="22"/>
                                  <w:szCs w:val="22"/>
                                  <w:lang w:val="en-US"/>
                                </w:rPr>
                                <w:t>Optimized Middle Code List</w:t>
                              </w:r>
                            </w:p>
                            <w:p w14:paraId="4CF9CB98" w14:textId="77777777" w:rsidR="00C51B49" w:rsidRDefault="00C51B4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C51B49" w:rsidRDefault="00C51B49"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C51B49" w:rsidRDefault="00C51B49"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C51B49" w:rsidRDefault="00C51B49" w:rsidP="005F7461">
                        <w:pPr>
                          <w:spacing w:before="60" w:after="0"/>
                          <w:jc w:val="center"/>
                          <w:rPr>
                            <w:lang w:val="sv-SE"/>
                          </w:rPr>
                        </w:pPr>
                        <w:r>
                          <w:rPr>
                            <w:lang w:val="sv-SE"/>
                          </w:rPr>
                          <w:t>Preprocessor</w:t>
                        </w:r>
                      </w:p>
                      <w:p w14:paraId="04F32221" w14:textId="77777777" w:rsidR="00C51B49" w:rsidRPr="00C7380D" w:rsidRDefault="00C51B49"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C51B49" w:rsidRPr="008541FD" w:rsidRDefault="00C51B49" w:rsidP="005F7461">
                        <w:pPr>
                          <w:spacing w:before="60" w:after="0"/>
                          <w:jc w:val="center"/>
                        </w:pPr>
                        <w:r w:rsidRPr="008541FD">
                          <w:t>Source</w:t>
                        </w:r>
                        <w:r>
                          <w:t xml:space="preserve"> </w:t>
                        </w:r>
                        <w:r w:rsidRPr="008541FD">
                          <w:t>Code</w:t>
                        </w:r>
                      </w:p>
                      <w:p w14:paraId="4FCEAC5C" w14:textId="77777777" w:rsidR="00C51B49" w:rsidRDefault="00C51B49"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C51B49" w:rsidRDefault="00C51B49"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C51B49" w:rsidRDefault="00C51B49" w:rsidP="005F7461">
                        <w:pPr>
                          <w:pStyle w:val="Normalwebb"/>
                          <w:spacing w:before="60" w:line="256" w:lineRule="auto"/>
                          <w:jc w:val="center"/>
                        </w:pPr>
                        <w:r>
                          <w:rPr>
                            <w:rFonts w:eastAsia="Calibri"/>
                            <w:sz w:val="22"/>
                            <w:szCs w:val="22"/>
                            <w:lang w:val="en-US"/>
                          </w:rPr>
                          <w:t>Processed Code</w:t>
                        </w:r>
                      </w:p>
                      <w:p w14:paraId="14142DBC" w14:textId="77777777" w:rsidR="00C51B49" w:rsidRDefault="00C51B49"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C51B49" w:rsidRDefault="00C51B49"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C51B49" w:rsidRDefault="00C51B49" w:rsidP="005F7461">
                        <w:pPr>
                          <w:pStyle w:val="Normalwebb"/>
                          <w:spacing w:before="60" w:line="254" w:lineRule="auto"/>
                          <w:jc w:val="center"/>
                        </w:pPr>
                        <w:r>
                          <w:rPr>
                            <w:rFonts w:eastAsia="Calibri"/>
                            <w:sz w:val="22"/>
                            <w:szCs w:val="22"/>
                            <w:lang w:val="en-US"/>
                          </w:rPr>
                          <w:t>Syntax Tree</w:t>
                        </w:r>
                      </w:p>
                      <w:p w14:paraId="070DB26E" w14:textId="77777777" w:rsidR="00C51B49" w:rsidRDefault="00C51B49"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C51B49" w:rsidRDefault="00C51B49"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C51B49" w:rsidRDefault="00C51B49" w:rsidP="005F7461">
                        <w:pPr>
                          <w:pStyle w:val="Normalwebb"/>
                          <w:spacing w:before="60" w:line="252" w:lineRule="auto"/>
                          <w:jc w:val="center"/>
                        </w:pPr>
                        <w:r>
                          <w:rPr>
                            <w:rFonts w:eastAsia="Calibri"/>
                            <w:sz w:val="22"/>
                            <w:szCs w:val="22"/>
                            <w:lang w:val="en-US"/>
                          </w:rPr>
                          <w:t>Optimized Syntax Tree</w:t>
                        </w:r>
                      </w:p>
                      <w:p w14:paraId="3315953C" w14:textId="77777777" w:rsidR="00C51B49" w:rsidRDefault="00C51B49"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C51B49" w:rsidRDefault="00C51B49"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C51B49" w:rsidRDefault="00C51B49" w:rsidP="005F7461">
                        <w:pPr>
                          <w:pStyle w:val="Normalwebb"/>
                          <w:spacing w:before="60" w:line="252" w:lineRule="auto"/>
                          <w:jc w:val="center"/>
                        </w:pPr>
                        <w:r>
                          <w:rPr>
                            <w:rFonts w:eastAsia="Calibri"/>
                            <w:sz w:val="22"/>
                            <w:szCs w:val="22"/>
                            <w:lang w:val="en-US"/>
                          </w:rPr>
                          <w:t>Middle Code List</w:t>
                        </w:r>
                      </w:p>
                      <w:p w14:paraId="321C1BE9" w14:textId="77777777" w:rsidR="00C51B49" w:rsidRDefault="00C51B49"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C51B49" w:rsidRDefault="00C51B49" w:rsidP="005F7461">
                        <w:pPr>
                          <w:pStyle w:val="Normalwebb"/>
                          <w:spacing w:before="60" w:line="252" w:lineRule="auto"/>
                          <w:jc w:val="center"/>
                        </w:pPr>
                        <w:r>
                          <w:rPr>
                            <w:rFonts w:eastAsia="Calibri"/>
                            <w:sz w:val="22"/>
                            <w:szCs w:val="22"/>
                            <w:lang w:val="en-US"/>
                          </w:rPr>
                          <w:t>Optimized Middle Code List</w:t>
                        </w:r>
                      </w:p>
                      <w:p w14:paraId="4CF9CB98" w14:textId="77777777" w:rsidR="00C51B49" w:rsidRDefault="00C51B49"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C51B49" w:rsidRDefault="00C51B49"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C51B49" w:rsidRDefault="00C51B49"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C51B49" w:rsidRDefault="00C51B49" w:rsidP="006F14D0">
                              <w:pPr>
                                <w:spacing w:before="60" w:after="0"/>
                                <w:jc w:val="center"/>
                                <w:rPr>
                                  <w:lang w:val="sv-SE"/>
                                </w:rPr>
                              </w:pPr>
                              <w:r>
                                <w:rPr>
                                  <w:lang w:val="sv-SE"/>
                                </w:rPr>
                                <w:t>Preprocessor</w:t>
                              </w:r>
                            </w:p>
                            <w:p w14:paraId="2CD90E0F" w14:textId="77777777" w:rsidR="00C51B49" w:rsidRPr="00C7380D" w:rsidRDefault="00C51B49"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C51B49" w:rsidRPr="008541FD" w:rsidRDefault="00C51B49" w:rsidP="006F14D0">
                              <w:pPr>
                                <w:spacing w:before="60" w:after="0"/>
                                <w:jc w:val="center"/>
                              </w:pPr>
                              <w:r w:rsidRPr="008541FD">
                                <w:t>Source</w:t>
                              </w:r>
                              <w:r>
                                <w:t xml:space="preserve"> </w:t>
                              </w:r>
                              <w:r w:rsidRPr="008541FD">
                                <w:t>Code</w:t>
                              </w:r>
                            </w:p>
                            <w:p w14:paraId="1314F231" w14:textId="77777777" w:rsidR="00C51B49" w:rsidRDefault="00C51B49"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C51B49" w:rsidRDefault="00C51B49"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C51B49" w:rsidRDefault="00C51B49" w:rsidP="006F14D0">
                              <w:pPr>
                                <w:pStyle w:val="Normalwebb"/>
                                <w:spacing w:before="60" w:line="256" w:lineRule="auto"/>
                                <w:jc w:val="center"/>
                              </w:pPr>
                              <w:r>
                                <w:rPr>
                                  <w:rFonts w:eastAsia="Calibri"/>
                                  <w:sz w:val="22"/>
                                  <w:szCs w:val="22"/>
                                  <w:lang w:val="en-US"/>
                                </w:rPr>
                                <w:t>Processed Code</w:t>
                              </w:r>
                            </w:p>
                            <w:p w14:paraId="705B7689" w14:textId="77777777" w:rsidR="00C51B49" w:rsidRDefault="00C51B49"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C51B49" w:rsidRDefault="00C51B49"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C51B49" w:rsidRDefault="00C51B49" w:rsidP="006F14D0">
                              <w:pPr>
                                <w:pStyle w:val="Normalwebb"/>
                                <w:spacing w:before="60" w:line="254" w:lineRule="auto"/>
                                <w:jc w:val="center"/>
                              </w:pPr>
                              <w:r>
                                <w:rPr>
                                  <w:rFonts w:eastAsia="Calibri"/>
                                  <w:sz w:val="22"/>
                                  <w:szCs w:val="22"/>
                                  <w:lang w:val="en-US"/>
                                </w:rPr>
                                <w:t>Syntax Tree</w:t>
                              </w:r>
                            </w:p>
                            <w:p w14:paraId="20988EE2" w14:textId="77777777" w:rsidR="00C51B49" w:rsidRDefault="00C51B4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C51B49" w:rsidRDefault="00C51B49"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C51B49" w:rsidRDefault="00C51B49" w:rsidP="006F14D0">
                              <w:pPr>
                                <w:pStyle w:val="Normalwebb"/>
                                <w:spacing w:before="60" w:line="252" w:lineRule="auto"/>
                                <w:jc w:val="center"/>
                              </w:pPr>
                              <w:r>
                                <w:rPr>
                                  <w:rFonts w:eastAsia="Calibri"/>
                                  <w:sz w:val="22"/>
                                  <w:szCs w:val="22"/>
                                  <w:lang w:val="en-US"/>
                                </w:rPr>
                                <w:t>Optimized Syntax Tree</w:t>
                              </w:r>
                            </w:p>
                            <w:p w14:paraId="35223DB0" w14:textId="77777777" w:rsidR="00C51B49" w:rsidRDefault="00C51B4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C51B49" w:rsidRDefault="00C51B49"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C51B49" w:rsidRDefault="00C51B49" w:rsidP="006F14D0">
                              <w:pPr>
                                <w:pStyle w:val="Normalwebb"/>
                                <w:spacing w:before="60" w:line="252" w:lineRule="auto"/>
                                <w:jc w:val="center"/>
                              </w:pPr>
                              <w:r>
                                <w:rPr>
                                  <w:rFonts w:eastAsia="Calibri"/>
                                  <w:sz w:val="22"/>
                                  <w:szCs w:val="22"/>
                                  <w:lang w:val="en-US"/>
                                </w:rPr>
                                <w:t>Middle Code List</w:t>
                              </w:r>
                            </w:p>
                            <w:p w14:paraId="5410A942" w14:textId="77777777" w:rsidR="00C51B49" w:rsidRDefault="00C51B4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C51B49" w:rsidRDefault="00C51B49" w:rsidP="006F14D0">
                              <w:pPr>
                                <w:pStyle w:val="Normalwebb"/>
                                <w:spacing w:before="60" w:line="252" w:lineRule="auto"/>
                                <w:jc w:val="center"/>
                              </w:pPr>
                              <w:r>
                                <w:rPr>
                                  <w:rFonts w:eastAsia="Calibri"/>
                                  <w:sz w:val="22"/>
                                  <w:szCs w:val="22"/>
                                  <w:lang w:val="en-US"/>
                                </w:rPr>
                                <w:t>Optimized Middle Code List</w:t>
                              </w:r>
                            </w:p>
                            <w:p w14:paraId="36F7A1DE" w14:textId="77777777" w:rsidR="00C51B49" w:rsidRDefault="00C51B4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C51B49" w:rsidRDefault="00C51B49"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C51B49" w:rsidRDefault="00C51B49"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C51B49" w:rsidRDefault="00C51B49" w:rsidP="006F14D0">
                        <w:pPr>
                          <w:spacing w:before="60" w:after="0"/>
                          <w:jc w:val="center"/>
                          <w:rPr>
                            <w:lang w:val="sv-SE"/>
                          </w:rPr>
                        </w:pPr>
                        <w:r>
                          <w:rPr>
                            <w:lang w:val="sv-SE"/>
                          </w:rPr>
                          <w:t>Preprocessor</w:t>
                        </w:r>
                      </w:p>
                      <w:p w14:paraId="2CD90E0F" w14:textId="77777777" w:rsidR="00C51B49" w:rsidRPr="00C7380D" w:rsidRDefault="00C51B49"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C51B49" w:rsidRPr="008541FD" w:rsidRDefault="00C51B49" w:rsidP="006F14D0">
                        <w:pPr>
                          <w:spacing w:before="60" w:after="0"/>
                          <w:jc w:val="center"/>
                        </w:pPr>
                        <w:r w:rsidRPr="008541FD">
                          <w:t>Source</w:t>
                        </w:r>
                        <w:r>
                          <w:t xml:space="preserve"> </w:t>
                        </w:r>
                        <w:r w:rsidRPr="008541FD">
                          <w:t>Code</w:t>
                        </w:r>
                      </w:p>
                      <w:p w14:paraId="1314F231" w14:textId="77777777" w:rsidR="00C51B49" w:rsidRDefault="00C51B49"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C51B49" w:rsidRDefault="00C51B49"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C51B49" w:rsidRDefault="00C51B49" w:rsidP="006F14D0">
                        <w:pPr>
                          <w:pStyle w:val="Normalwebb"/>
                          <w:spacing w:before="60" w:line="256" w:lineRule="auto"/>
                          <w:jc w:val="center"/>
                        </w:pPr>
                        <w:r>
                          <w:rPr>
                            <w:rFonts w:eastAsia="Calibri"/>
                            <w:sz w:val="22"/>
                            <w:szCs w:val="22"/>
                            <w:lang w:val="en-US"/>
                          </w:rPr>
                          <w:t>Processed Code</w:t>
                        </w:r>
                      </w:p>
                      <w:p w14:paraId="705B7689" w14:textId="77777777" w:rsidR="00C51B49" w:rsidRDefault="00C51B49"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C51B49" w:rsidRDefault="00C51B49"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C51B49" w:rsidRDefault="00C51B49" w:rsidP="006F14D0">
                        <w:pPr>
                          <w:pStyle w:val="Normalwebb"/>
                          <w:spacing w:before="60" w:line="254" w:lineRule="auto"/>
                          <w:jc w:val="center"/>
                        </w:pPr>
                        <w:r>
                          <w:rPr>
                            <w:rFonts w:eastAsia="Calibri"/>
                            <w:sz w:val="22"/>
                            <w:szCs w:val="22"/>
                            <w:lang w:val="en-US"/>
                          </w:rPr>
                          <w:t>Syntax Tree</w:t>
                        </w:r>
                      </w:p>
                      <w:p w14:paraId="20988EE2" w14:textId="77777777" w:rsidR="00C51B49" w:rsidRDefault="00C51B49"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C51B49" w:rsidRDefault="00C51B49"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C51B49" w:rsidRDefault="00C51B49" w:rsidP="006F14D0">
                        <w:pPr>
                          <w:pStyle w:val="Normalwebb"/>
                          <w:spacing w:before="60" w:line="252" w:lineRule="auto"/>
                          <w:jc w:val="center"/>
                        </w:pPr>
                        <w:r>
                          <w:rPr>
                            <w:rFonts w:eastAsia="Calibri"/>
                            <w:sz w:val="22"/>
                            <w:szCs w:val="22"/>
                            <w:lang w:val="en-US"/>
                          </w:rPr>
                          <w:t>Optimized Syntax Tree</w:t>
                        </w:r>
                      </w:p>
                      <w:p w14:paraId="35223DB0" w14:textId="77777777" w:rsidR="00C51B49" w:rsidRDefault="00C51B49"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C51B49" w:rsidRDefault="00C51B49"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C51B49" w:rsidRDefault="00C51B49" w:rsidP="006F14D0">
                        <w:pPr>
                          <w:pStyle w:val="Normalwebb"/>
                          <w:spacing w:before="60" w:line="252" w:lineRule="auto"/>
                          <w:jc w:val="center"/>
                        </w:pPr>
                        <w:r>
                          <w:rPr>
                            <w:rFonts w:eastAsia="Calibri"/>
                            <w:sz w:val="22"/>
                            <w:szCs w:val="22"/>
                            <w:lang w:val="en-US"/>
                          </w:rPr>
                          <w:t>Middle Code List</w:t>
                        </w:r>
                      </w:p>
                      <w:p w14:paraId="5410A942" w14:textId="77777777" w:rsidR="00C51B49" w:rsidRDefault="00C51B49"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C51B49" w:rsidRDefault="00C51B49" w:rsidP="006F14D0">
                        <w:pPr>
                          <w:pStyle w:val="Normalwebb"/>
                          <w:spacing w:before="60" w:line="252" w:lineRule="auto"/>
                          <w:jc w:val="center"/>
                        </w:pPr>
                        <w:r>
                          <w:rPr>
                            <w:rFonts w:eastAsia="Calibri"/>
                            <w:sz w:val="22"/>
                            <w:szCs w:val="22"/>
                            <w:lang w:val="en-US"/>
                          </w:rPr>
                          <w:t>Optimized Middle Code List</w:t>
                        </w:r>
                      </w:p>
                      <w:p w14:paraId="36F7A1DE" w14:textId="77777777" w:rsidR="00C51B49" w:rsidRDefault="00C51B49"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C51B49" w:rsidRDefault="00C51B49"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C51B49" w:rsidRDefault="00C51B49"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114" w:author="Stefan Bjornander" w:date="2015-05-23T17:42:00Z" w:initials="SB">
    <w:p w14:paraId="7086E310" w14:textId="77777777" w:rsidR="00C51B49" w:rsidRDefault="00C51B49">
      <w:pPr>
        <w:pStyle w:val="Kommentarer"/>
      </w:pPr>
      <w:r>
        <w:rPr>
          <w:rStyle w:val="Kommentarsreferens"/>
        </w:rPr>
        <w:annotationRef/>
      </w:r>
    </w:p>
    <w:p w14:paraId="01C1DAD9" w14:textId="77777777" w:rsidR="00C51B49" w:rsidRDefault="00C51B49">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115" w:author="Stefan Bjornander" w:date="2015-05-23T17:42:00Z" w:initials="SB">
    <w:p w14:paraId="04F55807" w14:textId="77777777" w:rsidR="00C51B49" w:rsidRDefault="00C51B49">
      <w:pPr>
        <w:pStyle w:val="Kommentarer"/>
      </w:pPr>
      <w:r>
        <w:rPr>
          <w:rStyle w:val="Kommentarsreferens"/>
        </w:rPr>
        <w:annotationRef/>
      </w:r>
    </w:p>
    <w:p w14:paraId="533EC9EE" w14:textId="77777777" w:rsidR="00C51B49" w:rsidRDefault="00C51B49">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3A0433" w14:textId="77777777" w:rsidR="0020015B" w:rsidRDefault="0020015B" w:rsidP="006C7309">
      <w:pPr>
        <w:spacing w:line="240" w:lineRule="auto"/>
      </w:pPr>
      <w:r>
        <w:separator/>
      </w:r>
    </w:p>
  </w:endnote>
  <w:endnote w:type="continuationSeparator" w:id="0">
    <w:p w14:paraId="6E79F50D" w14:textId="77777777" w:rsidR="0020015B" w:rsidRDefault="0020015B"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5E88D9" w14:textId="77777777" w:rsidR="0020015B" w:rsidRDefault="0020015B" w:rsidP="006C7309">
      <w:pPr>
        <w:spacing w:line="240" w:lineRule="auto"/>
      </w:pPr>
      <w:r>
        <w:separator/>
      </w:r>
    </w:p>
  </w:footnote>
  <w:footnote w:type="continuationSeparator" w:id="0">
    <w:p w14:paraId="4DF1C045" w14:textId="77777777" w:rsidR="0020015B" w:rsidRDefault="0020015B" w:rsidP="006C7309">
      <w:pPr>
        <w:spacing w:line="240" w:lineRule="auto"/>
      </w:pPr>
      <w:r>
        <w:continuationSeparator/>
      </w:r>
    </w:p>
  </w:footnote>
  <w:footnote w:id="1">
    <w:p w14:paraId="073943A1" w14:textId="0E9731C3" w:rsidR="00C51B49" w:rsidRPr="00304E17" w:rsidRDefault="00C51B49">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C51B49" w:rsidRPr="007E20F3" w:rsidRDefault="00C51B49"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C51B49" w:rsidRPr="00214B10" w:rsidRDefault="00C51B49" w:rsidP="00E40B78">
      <w:pPr>
        <w:pStyle w:val="Fotnotstext"/>
      </w:pPr>
      <w:ins w:id="80" w:author="Stefan Bjornander" w:date="2015-04-26T09:28:00Z">
        <w:r>
          <w:rPr>
            <w:rStyle w:val="Fotnotsreferens"/>
          </w:rPr>
          <w:footnoteRef/>
        </w:r>
        <w:r>
          <w:t xml:space="preserve"> In other </w:t>
        </w:r>
      </w:ins>
      <w:ins w:id="81" w:author="Stefan Bjornander" w:date="2015-04-26T09:29:00Z">
        <w:r>
          <w:t>languages</w:t>
        </w:r>
      </w:ins>
      <w:ins w:id="82" w:author="Stefan Bjornander" w:date="2015-04-26T09:41:00Z">
        <w:r>
          <w:t>,</w:t>
        </w:r>
      </w:ins>
      <w:ins w:id="83" w:author="Stefan Bjornander" w:date="2015-04-26T09:28:00Z">
        <w:r>
          <w:t xml:space="preserve"> </w:t>
        </w:r>
      </w:ins>
      <w:ins w:id="84" w:author="Stefan Bjornander" w:date="2015-04-26T09:41:00Z">
        <w:r>
          <w:t xml:space="preserve">which syntax includes </w:t>
        </w:r>
      </w:ins>
      <w:ins w:id="85" w:author="Stefan Bjornander" w:date="2015-04-26T09:28:00Z">
        <w:r>
          <w:t xml:space="preserve">the keyword </w:t>
        </w:r>
        <w:r w:rsidRPr="00D65900">
          <w:rPr>
            <w:rStyle w:val="CodeInText"/>
            <w:rPrChange w:id="86" w:author="Stefan Bjornander" w:date="2015-04-26T09:29:00Z">
              <w:rPr/>
            </w:rPrChange>
          </w:rPr>
          <w:t>then</w:t>
        </w:r>
        <w:r>
          <w:t xml:space="preserve">, it is </w:t>
        </w:r>
      </w:ins>
      <w:ins w:id="87" w:author="Stefan Bjornander" w:date="2015-04-26T09:29:00Z">
        <w:r>
          <w:t xml:space="preserve">called </w:t>
        </w:r>
      </w:ins>
      <w:ins w:id="88" w:author="Stefan Bjornander" w:date="2015-04-26T09:28:00Z">
        <w:r>
          <w:t xml:space="preserve">as the </w:t>
        </w:r>
        <w:r w:rsidRPr="00D65900">
          <w:rPr>
            <w:rStyle w:val="CodeInText"/>
            <w:rPrChange w:id="89" w:author="Stefan Bjornander" w:date="2015-04-26T09:29:00Z">
              <w:rPr/>
            </w:rPrChange>
          </w:rPr>
          <w:t>if-then-els</w:t>
        </w:r>
      </w:ins>
      <w:ins w:id="90" w:author="Stefan Bjornander" w:date="2015-04-26T09:29:00Z">
        <w:r w:rsidRPr="00D65900">
          <w:rPr>
            <w:rStyle w:val="CodeInText"/>
            <w:rPrChange w:id="91" w:author="Stefan Bjornander" w:date="2015-04-26T09:29:00Z">
              <w:rPr/>
            </w:rPrChange>
          </w:rPr>
          <w:t>e</w:t>
        </w:r>
        <w:r>
          <w:t xml:space="preserve"> problem.</w:t>
        </w:r>
      </w:ins>
    </w:p>
  </w:footnote>
  <w:footnote w:id="4">
    <w:p w14:paraId="1D8765FF" w14:textId="77777777" w:rsidR="00C51B49" w:rsidRPr="007E20F3" w:rsidRDefault="00C51B49"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C51B49" w:rsidRPr="00E01F3C" w:rsidRDefault="00C51B49"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C51B49" w:rsidRDefault="00C51B49"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C51B49" w:rsidRPr="006646C9" w:rsidRDefault="00C51B49" w:rsidP="00E40B78">
      <w:pPr>
        <w:pStyle w:val="Code"/>
      </w:pPr>
      <w:r>
        <w:t>printf("int: %i, double %f", 123, 23.45);</w:t>
      </w:r>
    </w:p>
  </w:footnote>
  <w:footnote w:id="7">
    <w:p w14:paraId="185C09F4" w14:textId="77777777" w:rsidR="00C51B49" w:rsidRPr="00D93CD3" w:rsidRDefault="00C51B49"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C51B49" w:rsidRPr="0041681A" w:rsidRDefault="00C51B49">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C51B49" w:rsidRPr="008A39BB" w:rsidRDefault="00C51B49">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C51B49" w:rsidRPr="00DB458B" w:rsidRDefault="00C51B49"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C51B49" w:rsidRDefault="00C51B49"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C51B49" w:rsidRPr="00DB458B" w:rsidRDefault="00C51B49">
      <w:pPr>
        <w:pStyle w:val="Fotnotstext"/>
      </w:pPr>
    </w:p>
  </w:footnote>
  <w:footnote w:id="12">
    <w:p w14:paraId="6F2CD1AD" w14:textId="01D73667" w:rsidR="00C51B49" w:rsidRPr="00615CDB" w:rsidRDefault="00C51B49">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C51B49" w:rsidRPr="00725EAE" w:rsidRDefault="00C51B49"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C51B49" w:rsidRPr="00B4576D" w:rsidRDefault="00C51B49"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C51B49" w:rsidRPr="00080A22" w:rsidRDefault="00C51B49"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C51B49" w:rsidRDefault="00C51B49"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C51B49" w:rsidRDefault="00C51B49" w:rsidP="00E80032">
      <w:pPr>
        <w:pStyle w:val="Code"/>
      </w:pPr>
      <w:r>
        <w:t>#define BOOL int</w:t>
      </w:r>
    </w:p>
    <w:p w14:paraId="5A8A6026" w14:textId="77777777" w:rsidR="00C51B49" w:rsidRDefault="00C51B49" w:rsidP="00E80032">
      <w:pPr>
        <w:pStyle w:val="Code"/>
      </w:pPr>
      <w:r>
        <w:t>#define TRUE 1</w:t>
      </w:r>
    </w:p>
    <w:p w14:paraId="09976B6C" w14:textId="77777777" w:rsidR="00C51B49" w:rsidRPr="00BF232B" w:rsidRDefault="00C51B49" w:rsidP="00E80032">
      <w:pPr>
        <w:pStyle w:val="Code"/>
      </w:pPr>
      <w:r>
        <w:t>#define FALSE 0</w:t>
      </w:r>
    </w:p>
  </w:footnote>
  <w:footnote w:id="17">
    <w:p w14:paraId="1100CB01" w14:textId="77777777" w:rsidR="00C51B49" w:rsidRDefault="00C51B49"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C51B49" w:rsidRDefault="00C51B49" w:rsidP="00E80032">
      <w:r>
        <w:rPr>
          <w:rStyle w:val="Fotnotsreferens"/>
        </w:rPr>
        <w:footnoteRef/>
      </w:r>
      <w:r>
        <w:t xml:space="preserve"> Depending of the compiler and its warning level settings.</w:t>
      </w:r>
    </w:p>
  </w:footnote>
  <w:footnote w:id="19">
    <w:p w14:paraId="3D554D37" w14:textId="77777777" w:rsidR="00C51B49" w:rsidRPr="004679D4" w:rsidRDefault="00C51B49"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C51B49" w:rsidRPr="00C03AB7" w:rsidRDefault="00C51B49"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C51B49" w:rsidRPr="000C5114" w:rsidRDefault="00C51B49"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C51B49" w:rsidRPr="002343ED" w:rsidRDefault="00C51B49"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C51B49" w:rsidRDefault="00C51B49" w:rsidP="00E80032">
      <w:r>
        <w:rPr>
          <w:rStyle w:val="Fotnotsreferens"/>
        </w:rPr>
        <w:footnoteRef/>
      </w:r>
      <w:r>
        <w:t xml:space="preserve"> However, we have no knowledge about the actual address; it may be 10,000 or anything else.</w:t>
      </w:r>
    </w:p>
  </w:footnote>
  <w:footnote w:id="24">
    <w:p w14:paraId="575EFDCD" w14:textId="77777777" w:rsidR="00C51B49" w:rsidRPr="009B0162" w:rsidRDefault="00C51B49"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C51B49" w:rsidRDefault="00C51B49"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C51B49" w:rsidRDefault="00C51B49"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C51B49" w:rsidRPr="00E554CC" w:rsidRDefault="00C51B49"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C51B49" w:rsidRPr="00391B01" w:rsidRDefault="00C51B49"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C51B49" w:rsidRDefault="00C51B49"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C51B49" w:rsidRDefault="00C51B49"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C51B49" w:rsidRDefault="00C51B49" w:rsidP="00E80032">
      <w:r>
        <w:rPr>
          <w:rStyle w:val="Fotnotsreferens"/>
        </w:rPr>
        <w:footnoteRef/>
      </w:r>
      <w:r>
        <w:t xml:space="preserve"> There is no rational explanation, just accept it.</w:t>
      </w:r>
    </w:p>
  </w:footnote>
  <w:footnote w:id="32">
    <w:p w14:paraId="0B9FD0C4" w14:textId="77777777" w:rsidR="00C51B49" w:rsidRDefault="00C51B49"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C51B49" w:rsidRPr="00EF01A1" w:rsidRDefault="00C51B49"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C51B49" w:rsidRPr="008655EC" w:rsidRDefault="00C51B49"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8"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E61B8E"/>
    <w:multiLevelType w:val="multilevel"/>
    <w:tmpl w:val="A164F7E6"/>
    <w:numStyleLink w:val="Heading"/>
  </w:abstractNum>
  <w:abstractNum w:abstractNumId="54"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6"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4" w15:restartNumberingAfterBreak="0">
    <w:nsid w:val="68915423"/>
    <w:multiLevelType w:val="multilevel"/>
    <w:tmpl w:val="A164F7E6"/>
    <w:numStyleLink w:val="Heading"/>
  </w:abstractNum>
  <w:abstractNum w:abstractNumId="7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92B52DB"/>
    <w:multiLevelType w:val="multilevel"/>
    <w:tmpl w:val="A164F7E6"/>
    <w:numStyleLink w:val="Heading"/>
  </w:abstractNum>
  <w:abstractNum w:abstractNumId="7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2"/>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num>
  <w:num w:numId="7">
    <w:abstractNumId w:val="53"/>
  </w:num>
  <w:num w:numId="8">
    <w:abstractNumId w:val="76"/>
  </w:num>
  <w:num w:numId="9">
    <w:abstractNumId w:val="45"/>
  </w:num>
  <w:num w:numId="10">
    <w:abstractNumId w:val="34"/>
  </w:num>
  <w:num w:numId="11">
    <w:abstractNumId w:val="74"/>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2"/>
  </w:num>
  <w:num w:numId="31">
    <w:abstractNumId w:val="12"/>
  </w:num>
  <w:num w:numId="32">
    <w:abstractNumId w:val="84"/>
  </w:num>
  <w:num w:numId="33">
    <w:abstractNumId w:val="54"/>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69"/>
  </w:num>
  <w:num w:numId="45">
    <w:abstractNumId w:val="75"/>
  </w:num>
  <w:num w:numId="46">
    <w:abstractNumId w:val="47"/>
  </w:num>
  <w:num w:numId="47">
    <w:abstractNumId w:val="58"/>
  </w:num>
  <w:num w:numId="48">
    <w:abstractNumId w:val="11"/>
  </w:num>
  <w:num w:numId="49">
    <w:abstractNumId w:val="16"/>
  </w:num>
  <w:num w:numId="50">
    <w:abstractNumId w:val="51"/>
  </w:num>
  <w:num w:numId="51">
    <w:abstractNumId w:val="10"/>
  </w:num>
  <w:num w:numId="52">
    <w:abstractNumId w:val="81"/>
  </w:num>
  <w:num w:numId="53">
    <w:abstractNumId w:val="71"/>
  </w:num>
  <w:num w:numId="54">
    <w:abstractNumId w:val="29"/>
  </w:num>
  <w:num w:numId="55">
    <w:abstractNumId w:val="61"/>
  </w:num>
  <w:num w:numId="56">
    <w:abstractNumId w:val="17"/>
  </w:num>
  <w:num w:numId="57">
    <w:abstractNumId w:val="77"/>
  </w:num>
  <w:num w:numId="58">
    <w:abstractNumId w:val="32"/>
  </w:num>
  <w:num w:numId="59">
    <w:abstractNumId w:val="15"/>
  </w:num>
  <w:num w:numId="60">
    <w:abstractNumId w:val="55"/>
  </w:num>
  <w:num w:numId="61">
    <w:abstractNumId w:val="55"/>
    <w:lvlOverride w:ilvl="0">
      <w:startOverride w:val="1"/>
    </w:lvlOverride>
  </w:num>
  <w:num w:numId="62">
    <w:abstractNumId w:val="55"/>
    <w:lvlOverride w:ilvl="0">
      <w:startOverride w:val="1"/>
    </w:lvlOverride>
  </w:num>
  <w:num w:numId="63">
    <w:abstractNumId w:val="55"/>
    <w:lvlOverride w:ilvl="0">
      <w:startOverride w:val="1"/>
    </w:lvlOverride>
  </w:num>
  <w:num w:numId="64">
    <w:abstractNumId w:val="55"/>
    <w:lvlOverride w:ilvl="0">
      <w:startOverride w:val="1"/>
    </w:lvlOverride>
  </w:num>
  <w:num w:numId="65">
    <w:abstractNumId w:val="31"/>
  </w:num>
  <w:num w:numId="66">
    <w:abstractNumId w:val="44"/>
  </w:num>
  <w:num w:numId="67">
    <w:abstractNumId w:val="25"/>
  </w:num>
  <w:num w:numId="68">
    <w:abstractNumId w:val="82"/>
  </w:num>
  <w:num w:numId="69">
    <w:abstractNumId w:val="36"/>
  </w:num>
  <w:num w:numId="70">
    <w:abstractNumId w:val="23"/>
  </w:num>
  <w:num w:numId="71">
    <w:abstractNumId w:val="73"/>
  </w:num>
  <w:num w:numId="72">
    <w:abstractNumId w:val="22"/>
  </w:num>
  <w:num w:numId="73">
    <w:abstractNumId w:val="68"/>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num>
  <w:num w:numId="81">
    <w:abstractNumId w:val="65"/>
  </w:num>
  <w:num w:numId="82">
    <w:abstractNumId w:val="56"/>
  </w:num>
  <w:num w:numId="83">
    <w:abstractNumId w:val="60"/>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num>
  <w:num w:numId="88">
    <w:abstractNumId w:val="80"/>
  </w:num>
  <w:num w:numId="89">
    <w:abstractNumId w:val="66"/>
  </w:num>
  <w:num w:numId="90">
    <w:abstractNumId w:val="78"/>
  </w:num>
  <w:num w:numId="91">
    <w:abstractNumId w:val="18"/>
  </w:num>
  <w:num w:numId="92">
    <w:abstractNumId w:val="21"/>
  </w:num>
  <w:num w:numId="93">
    <w:abstractNumId w:val="48"/>
  </w:num>
  <w:num w:numId="94">
    <w:abstractNumId w:val="14"/>
  </w:num>
  <w:num w:numId="95">
    <w:abstractNumId w:val="37"/>
  </w:num>
  <w:num w:numId="96">
    <w:abstractNumId w:val="50"/>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num>
  <w:num w:numId="100">
    <w:abstractNumId w:val="67"/>
  </w:num>
  <w:num w:numId="101">
    <w:abstractNumId w:val="64"/>
  </w:num>
  <w:num w:numId="102">
    <w:abstractNumId w:val="83"/>
  </w:num>
  <w:num w:numId="103">
    <w:abstractNumId w:val="30"/>
  </w:num>
  <w:num w:numId="104">
    <w:abstractNumId w:val="42"/>
  </w:num>
  <w:num w:numId="105">
    <w:abstractNumId w:val="19"/>
  </w:num>
  <w:num w:numId="106">
    <w:abstractNumId w:val="62"/>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9"/>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20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NKgFABNMM8w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FA7"/>
    <w:rsid w:val="00007328"/>
    <w:rsid w:val="00007B83"/>
    <w:rsid w:val="00007CBE"/>
    <w:rsid w:val="00007F9D"/>
    <w:rsid w:val="000101FD"/>
    <w:rsid w:val="00010401"/>
    <w:rsid w:val="0001065C"/>
    <w:rsid w:val="00010727"/>
    <w:rsid w:val="00010A99"/>
    <w:rsid w:val="00010E0C"/>
    <w:rsid w:val="00011163"/>
    <w:rsid w:val="000113C3"/>
    <w:rsid w:val="0001147E"/>
    <w:rsid w:val="000114DE"/>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DB"/>
    <w:rsid w:val="00015967"/>
    <w:rsid w:val="000159E3"/>
    <w:rsid w:val="00015AA9"/>
    <w:rsid w:val="00015F9F"/>
    <w:rsid w:val="00015FBE"/>
    <w:rsid w:val="000169BF"/>
    <w:rsid w:val="00016BB2"/>
    <w:rsid w:val="00017088"/>
    <w:rsid w:val="000175DB"/>
    <w:rsid w:val="00017A47"/>
    <w:rsid w:val="00017A89"/>
    <w:rsid w:val="000207E8"/>
    <w:rsid w:val="00020850"/>
    <w:rsid w:val="00020F00"/>
    <w:rsid w:val="00021034"/>
    <w:rsid w:val="00021505"/>
    <w:rsid w:val="000216A5"/>
    <w:rsid w:val="00021816"/>
    <w:rsid w:val="00021D2C"/>
    <w:rsid w:val="00021F24"/>
    <w:rsid w:val="0002237B"/>
    <w:rsid w:val="00022605"/>
    <w:rsid w:val="00022A0D"/>
    <w:rsid w:val="00022A95"/>
    <w:rsid w:val="00022C3D"/>
    <w:rsid w:val="00022E21"/>
    <w:rsid w:val="00022EA0"/>
    <w:rsid w:val="00022FD6"/>
    <w:rsid w:val="000231B9"/>
    <w:rsid w:val="000233CE"/>
    <w:rsid w:val="00023AC8"/>
    <w:rsid w:val="00023E71"/>
    <w:rsid w:val="00024E63"/>
    <w:rsid w:val="00024F2D"/>
    <w:rsid w:val="0002564D"/>
    <w:rsid w:val="00025702"/>
    <w:rsid w:val="00025A3B"/>
    <w:rsid w:val="00025DC4"/>
    <w:rsid w:val="00025E09"/>
    <w:rsid w:val="00025F74"/>
    <w:rsid w:val="000261CE"/>
    <w:rsid w:val="000261D3"/>
    <w:rsid w:val="00026363"/>
    <w:rsid w:val="00026C95"/>
    <w:rsid w:val="000270B0"/>
    <w:rsid w:val="00027242"/>
    <w:rsid w:val="000273DB"/>
    <w:rsid w:val="0002788B"/>
    <w:rsid w:val="00027F3B"/>
    <w:rsid w:val="00027FFA"/>
    <w:rsid w:val="00030177"/>
    <w:rsid w:val="0003018C"/>
    <w:rsid w:val="0003020D"/>
    <w:rsid w:val="0003065C"/>
    <w:rsid w:val="000309CA"/>
    <w:rsid w:val="00030B86"/>
    <w:rsid w:val="00031075"/>
    <w:rsid w:val="00031192"/>
    <w:rsid w:val="000318A7"/>
    <w:rsid w:val="00031E31"/>
    <w:rsid w:val="000321BC"/>
    <w:rsid w:val="00032455"/>
    <w:rsid w:val="00032A61"/>
    <w:rsid w:val="00032DD9"/>
    <w:rsid w:val="00032EF4"/>
    <w:rsid w:val="00033301"/>
    <w:rsid w:val="00033413"/>
    <w:rsid w:val="000335A6"/>
    <w:rsid w:val="00033D59"/>
    <w:rsid w:val="0003423F"/>
    <w:rsid w:val="000342D3"/>
    <w:rsid w:val="000342DC"/>
    <w:rsid w:val="00034461"/>
    <w:rsid w:val="000345FB"/>
    <w:rsid w:val="0003475B"/>
    <w:rsid w:val="00034A97"/>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E52"/>
    <w:rsid w:val="00037FA3"/>
    <w:rsid w:val="0004017A"/>
    <w:rsid w:val="000401A0"/>
    <w:rsid w:val="000405F3"/>
    <w:rsid w:val="00040B04"/>
    <w:rsid w:val="00040D85"/>
    <w:rsid w:val="00040E1B"/>
    <w:rsid w:val="00040FCB"/>
    <w:rsid w:val="000410EF"/>
    <w:rsid w:val="00041B7E"/>
    <w:rsid w:val="00042170"/>
    <w:rsid w:val="0004221B"/>
    <w:rsid w:val="000426CC"/>
    <w:rsid w:val="000428CE"/>
    <w:rsid w:val="00042B76"/>
    <w:rsid w:val="00042CA4"/>
    <w:rsid w:val="00042E18"/>
    <w:rsid w:val="00042F0F"/>
    <w:rsid w:val="00043157"/>
    <w:rsid w:val="00043F2B"/>
    <w:rsid w:val="0004451D"/>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F12"/>
    <w:rsid w:val="00047202"/>
    <w:rsid w:val="00047213"/>
    <w:rsid w:val="00047B2C"/>
    <w:rsid w:val="00047DD2"/>
    <w:rsid w:val="00047EFA"/>
    <w:rsid w:val="00050041"/>
    <w:rsid w:val="00050290"/>
    <w:rsid w:val="000503DF"/>
    <w:rsid w:val="000506A6"/>
    <w:rsid w:val="00051199"/>
    <w:rsid w:val="000512C4"/>
    <w:rsid w:val="000515AC"/>
    <w:rsid w:val="000517D7"/>
    <w:rsid w:val="00051C77"/>
    <w:rsid w:val="00051D0F"/>
    <w:rsid w:val="00051D74"/>
    <w:rsid w:val="0005200B"/>
    <w:rsid w:val="00052505"/>
    <w:rsid w:val="0005253C"/>
    <w:rsid w:val="0005268A"/>
    <w:rsid w:val="00053085"/>
    <w:rsid w:val="000532D2"/>
    <w:rsid w:val="00053575"/>
    <w:rsid w:val="00053769"/>
    <w:rsid w:val="00054063"/>
    <w:rsid w:val="000541B5"/>
    <w:rsid w:val="00054782"/>
    <w:rsid w:val="00054A9B"/>
    <w:rsid w:val="00054F67"/>
    <w:rsid w:val="0005523D"/>
    <w:rsid w:val="00055356"/>
    <w:rsid w:val="000556A8"/>
    <w:rsid w:val="00055789"/>
    <w:rsid w:val="000563A7"/>
    <w:rsid w:val="00056424"/>
    <w:rsid w:val="000567B3"/>
    <w:rsid w:val="00056AC1"/>
    <w:rsid w:val="00056BC2"/>
    <w:rsid w:val="00056FBA"/>
    <w:rsid w:val="00057378"/>
    <w:rsid w:val="00057613"/>
    <w:rsid w:val="00057667"/>
    <w:rsid w:val="00057CBB"/>
    <w:rsid w:val="000601A6"/>
    <w:rsid w:val="000603F5"/>
    <w:rsid w:val="0006065D"/>
    <w:rsid w:val="00060727"/>
    <w:rsid w:val="00060863"/>
    <w:rsid w:val="00060C59"/>
    <w:rsid w:val="00060CEA"/>
    <w:rsid w:val="000610D0"/>
    <w:rsid w:val="000611A6"/>
    <w:rsid w:val="00061261"/>
    <w:rsid w:val="0006127F"/>
    <w:rsid w:val="00061464"/>
    <w:rsid w:val="000617E6"/>
    <w:rsid w:val="00061C26"/>
    <w:rsid w:val="00062818"/>
    <w:rsid w:val="00062D3D"/>
    <w:rsid w:val="00063126"/>
    <w:rsid w:val="0006339C"/>
    <w:rsid w:val="000633F7"/>
    <w:rsid w:val="000635DD"/>
    <w:rsid w:val="00063876"/>
    <w:rsid w:val="00063891"/>
    <w:rsid w:val="00063AB3"/>
    <w:rsid w:val="00063CF1"/>
    <w:rsid w:val="00063DDD"/>
    <w:rsid w:val="00063EA2"/>
    <w:rsid w:val="00064098"/>
    <w:rsid w:val="000644C3"/>
    <w:rsid w:val="00064577"/>
    <w:rsid w:val="000648C8"/>
    <w:rsid w:val="00065CD4"/>
    <w:rsid w:val="0006600E"/>
    <w:rsid w:val="0006691C"/>
    <w:rsid w:val="00066952"/>
    <w:rsid w:val="000669C4"/>
    <w:rsid w:val="00066DB5"/>
    <w:rsid w:val="00066DED"/>
    <w:rsid w:val="00066E1B"/>
    <w:rsid w:val="000671A5"/>
    <w:rsid w:val="00067453"/>
    <w:rsid w:val="000675D8"/>
    <w:rsid w:val="00067BF7"/>
    <w:rsid w:val="0007022B"/>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EE"/>
    <w:rsid w:val="00076A94"/>
    <w:rsid w:val="00076C9C"/>
    <w:rsid w:val="00076FAB"/>
    <w:rsid w:val="00077638"/>
    <w:rsid w:val="000776C7"/>
    <w:rsid w:val="00077789"/>
    <w:rsid w:val="0007789E"/>
    <w:rsid w:val="00077D03"/>
    <w:rsid w:val="00077E43"/>
    <w:rsid w:val="00077E48"/>
    <w:rsid w:val="00077EE5"/>
    <w:rsid w:val="000803E9"/>
    <w:rsid w:val="000803FF"/>
    <w:rsid w:val="00080A6C"/>
    <w:rsid w:val="00080AF6"/>
    <w:rsid w:val="00080EF4"/>
    <w:rsid w:val="0008100D"/>
    <w:rsid w:val="00081AA5"/>
    <w:rsid w:val="00081E1C"/>
    <w:rsid w:val="0008269B"/>
    <w:rsid w:val="00082B0D"/>
    <w:rsid w:val="00082D13"/>
    <w:rsid w:val="00083014"/>
    <w:rsid w:val="00083623"/>
    <w:rsid w:val="00084256"/>
    <w:rsid w:val="000843D9"/>
    <w:rsid w:val="00084DDA"/>
    <w:rsid w:val="00084F0F"/>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1B"/>
    <w:rsid w:val="0009036F"/>
    <w:rsid w:val="00090C7E"/>
    <w:rsid w:val="00090F04"/>
    <w:rsid w:val="00090FD4"/>
    <w:rsid w:val="000911DD"/>
    <w:rsid w:val="0009128F"/>
    <w:rsid w:val="0009140F"/>
    <w:rsid w:val="000915A1"/>
    <w:rsid w:val="000915B5"/>
    <w:rsid w:val="000916C9"/>
    <w:rsid w:val="000916E8"/>
    <w:rsid w:val="00093020"/>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F9"/>
    <w:rsid w:val="000A3C53"/>
    <w:rsid w:val="000A3CFE"/>
    <w:rsid w:val="000A3EF0"/>
    <w:rsid w:val="000A3F11"/>
    <w:rsid w:val="000A48FD"/>
    <w:rsid w:val="000A4A04"/>
    <w:rsid w:val="000A4A82"/>
    <w:rsid w:val="000A4D04"/>
    <w:rsid w:val="000A525D"/>
    <w:rsid w:val="000A5859"/>
    <w:rsid w:val="000A5AA6"/>
    <w:rsid w:val="000A5EB7"/>
    <w:rsid w:val="000A687C"/>
    <w:rsid w:val="000A6C5F"/>
    <w:rsid w:val="000A7340"/>
    <w:rsid w:val="000A7730"/>
    <w:rsid w:val="000A79F9"/>
    <w:rsid w:val="000A7A1D"/>
    <w:rsid w:val="000A7BA6"/>
    <w:rsid w:val="000A7CBF"/>
    <w:rsid w:val="000A7E3F"/>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5511"/>
    <w:rsid w:val="000B58AC"/>
    <w:rsid w:val="000B5A10"/>
    <w:rsid w:val="000B5A8F"/>
    <w:rsid w:val="000B5DC4"/>
    <w:rsid w:val="000B6B1D"/>
    <w:rsid w:val="000B6C0A"/>
    <w:rsid w:val="000B6E1E"/>
    <w:rsid w:val="000B76E5"/>
    <w:rsid w:val="000B796C"/>
    <w:rsid w:val="000B7A56"/>
    <w:rsid w:val="000C025E"/>
    <w:rsid w:val="000C08D3"/>
    <w:rsid w:val="000C08DE"/>
    <w:rsid w:val="000C0AC3"/>
    <w:rsid w:val="000C123E"/>
    <w:rsid w:val="000C13A0"/>
    <w:rsid w:val="000C198B"/>
    <w:rsid w:val="000C1A39"/>
    <w:rsid w:val="000C1BEC"/>
    <w:rsid w:val="000C1CF3"/>
    <w:rsid w:val="000C2418"/>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D4A"/>
    <w:rsid w:val="000C6047"/>
    <w:rsid w:val="000C6576"/>
    <w:rsid w:val="000C6C9D"/>
    <w:rsid w:val="000C7243"/>
    <w:rsid w:val="000C7770"/>
    <w:rsid w:val="000C7CA0"/>
    <w:rsid w:val="000D017D"/>
    <w:rsid w:val="000D034A"/>
    <w:rsid w:val="000D12E3"/>
    <w:rsid w:val="000D1306"/>
    <w:rsid w:val="000D1A16"/>
    <w:rsid w:val="000D1A2E"/>
    <w:rsid w:val="000D23F2"/>
    <w:rsid w:val="000D2D72"/>
    <w:rsid w:val="000D3002"/>
    <w:rsid w:val="000D3429"/>
    <w:rsid w:val="000D3D38"/>
    <w:rsid w:val="000D3EE8"/>
    <w:rsid w:val="000D3F9B"/>
    <w:rsid w:val="000D3FD0"/>
    <w:rsid w:val="000D4314"/>
    <w:rsid w:val="000D4846"/>
    <w:rsid w:val="000D4DA9"/>
    <w:rsid w:val="000D4EE8"/>
    <w:rsid w:val="000D5362"/>
    <w:rsid w:val="000D5682"/>
    <w:rsid w:val="000D56FD"/>
    <w:rsid w:val="000D572F"/>
    <w:rsid w:val="000D5DBE"/>
    <w:rsid w:val="000D5EA7"/>
    <w:rsid w:val="000D71B7"/>
    <w:rsid w:val="000D763E"/>
    <w:rsid w:val="000D7B68"/>
    <w:rsid w:val="000D7D46"/>
    <w:rsid w:val="000D7D58"/>
    <w:rsid w:val="000D7E1E"/>
    <w:rsid w:val="000E0074"/>
    <w:rsid w:val="000E0370"/>
    <w:rsid w:val="000E0838"/>
    <w:rsid w:val="000E0AE4"/>
    <w:rsid w:val="000E0C8B"/>
    <w:rsid w:val="000E0FA0"/>
    <w:rsid w:val="000E12F7"/>
    <w:rsid w:val="000E157A"/>
    <w:rsid w:val="000E18F2"/>
    <w:rsid w:val="000E24B4"/>
    <w:rsid w:val="000E2753"/>
    <w:rsid w:val="000E2D59"/>
    <w:rsid w:val="000E3515"/>
    <w:rsid w:val="000E3B7B"/>
    <w:rsid w:val="000E45F1"/>
    <w:rsid w:val="000E469A"/>
    <w:rsid w:val="000E498A"/>
    <w:rsid w:val="000E4ED4"/>
    <w:rsid w:val="000E5182"/>
    <w:rsid w:val="000E52DF"/>
    <w:rsid w:val="000E5319"/>
    <w:rsid w:val="000E54D8"/>
    <w:rsid w:val="000E5597"/>
    <w:rsid w:val="000E5603"/>
    <w:rsid w:val="000E5ADA"/>
    <w:rsid w:val="000E631C"/>
    <w:rsid w:val="000E6640"/>
    <w:rsid w:val="000E6A06"/>
    <w:rsid w:val="000E6C3B"/>
    <w:rsid w:val="000E6EA3"/>
    <w:rsid w:val="000E7056"/>
    <w:rsid w:val="000E73BD"/>
    <w:rsid w:val="000E750B"/>
    <w:rsid w:val="000E7A4E"/>
    <w:rsid w:val="000E7AA6"/>
    <w:rsid w:val="000F0260"/>
    <w:rsid w:val="000F041C"/>
    <w:rsid w:val="000F0460"/>
    <w:rsid w:val="000F05F1"/>
    <w:rsid w:val="000F09D0"/>
    <w:rsid w:val="000F0A83"/>
    <w:rsid w:val="000F0CB9"/>
    <w:rsid w:val="000F187C"/>
    <w:rsid w:val="000F2977"/>
    <w:rsid w:val="000F2B35"/>
    <w:rsid w:val="000F2F83"/>
    <w:rsid w:val="000F2FA4"/>
    <w:rsid w:val="000F31F4"/>
    <w:rsid w:val="000F33DB"/>
    <w:rsid w:val="000F3A6D"/>
    <w:rsid w:val="000F45F6"/>
    <w:rsid w:val="000F49E7"/>
    <w:rsid w:val="000F4BAA"/>
    <w:rsid w:val="000F4BC8"/>
    <w:rsid w:val="000F4DF5"/>
    <w:rsid w:val="000F4EB9"/>
    <w:rsid w:val="000F4F48"/>
    <w:rsid w:val="000F5050"/>
    <w:rsid w:val="000F5617"/>
    <w:rsid w:val="000F563C"/>
    <w:rsid w:val="000F5DA7"/>
    <w:rsid w:val="000F6165"/>
    <w:rsid w:val="000F6242"/>
    <w:rsid w:val="000F6244"/>
    <w:rsid w:val="000F6344"/>
    <w:rsid w:val="000F6607"/>
    <w:rsid w:val="000F66B0"/>
    <w:rsid w:val="000F6B2E"/>
    <w:rsid w:val="000F7CB5"/>
    <w:rsid w:val="000F7DB6"/>
    <w:rsid w:val="001001CA"/>
    <w:rsid w:val="00100F1D"/>
    <w:rsid w:val="0010103C"/>
    <w:rsid w:val="00101279"/>
    <w:rsid w:val="00101553"/>
    <w:rsid w:val="001016D3"/>
    <w:rsid w:val="00101750"/>
    <w:rsid w:val="0010247E"/>
    <w:rsid w:val="00102486"/>
    <w:rsid w:val="00102592"/>
    <w:rsid w:val="0010324E"/>
    <w:rsid w:val="00103457"/>
    <w:rsid w:val="00103A12"/>
    <w:rsid w:val="00103A8E"/>
    <w:rsid w:val="00103B6A"/>
    <w:rsid w:val="0010417C"/>
    <w:rsid w:val="00104188"/>
    <w:rsid w:val="00104582"/>
    <w:rsid w:val="001045B2"/>
    <w:rsid w:val="00104995"/>
    <w:rsid w:val="00104BD2"/>
    <w:rsid w:val="00104DCC"/>
    <w:rsid w:val="00105728"/>
    <w:rsid w:val="00105916"/>
    <w:rsid w:val="00105BFD"/>
    <w:rsid w:val="00106215"/>
    <w:rsid w:val="001066CA"/>
    <w:rsid w:val="00106A1B"/>
    <w:rsid w:val="00106EA8"/>
    <w:rsid w:val="001072E7"/>
    <w:rsid w:val="0010766A"/>
    <w:rsid w:val="001078A5"/>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FC7"/>
    <w:rsid w:val="0011476B"/>
    <w:rsid w:val="00114CBC"/>
    <w:rsid w:val="0011509C"/>
    <w:rsid w:val="0011515A"/>
    <w:rsid w:val="0011557A"/>
    <w:rsid w:val="00115C40"/>
    <w:rsid w:val="00115DA7"/>
    <w:rsid w:val="00116093"/>
    <w:rsid w:val="00116403"/>
    <w:rsid w:val="00116B2B"/>
    <w:rsid w:val="00116D7F"/>
    <w:rsid w:val="00116F18"/>
    <w:rsid w:val="0011719A"/>
    <w:rsid w:val="00117373"/>
    <w:rsid w:val="001178D4"/>
    <w:rsid w:val="00117B9F"/>
    <w:rsid w:val="00117C82"/>
    <w:rsid w:val="00117D7B"/>
    <w:rsid w:val="001201B0"/>
    <w:rsid w:val="00120279"/>
    <w:rsid w:val="00120472"/>
    <w:rsid w:val="00120489"/>
    <w:rsid w:val="00120793"/>
    <w:rsid w:val="001208D6"/>
    <w:rsid w:val="001214DE"/>
    <w:rsid w:val="0012170B"/>
    <w:rsid w:val="00121F09"/>
    <w:rsid w:val="00122096"/>
    <w:rsid w:val="00122168"/>
    <w:rsid w:val="0012249D"/>
    <w:rsid w:val="001229CF"/>
    <w:rsid w:val="001229F3"/>
    <w:rsid w:val="00122B4E"/>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A16"/>
    <w:rsid w:val="00133AC0"/>
    <w:rsid w:val="00133C35"/>
    <w:rsid w:val="0013417C"/>
    <w:rsid w:val="00134225"/>
    <w:rsid w:val="00134698"/>
    <w:rsid w:val="00134795"/>
    <w:rsid w:val="001348BD"/>
    <w:rsid w:val="00134AB7"/>
    <w:rsid w:val="00134D63"/>
    <w:rsid w:val="00134E76"/>
    <w:rsid w:val="00135C00"/>
    <w:rsid w:val="00135D3C"/>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6475"/>
    <w:rsid w:val="001465CE"/>
    <w:rsid w:val="00146A14"/>
    <w:rsid w:val="001473F3"/>
    <w:rsid w:val="001476AE"/>
    <w:rsid w:val="0014792D"/>
    <w:rsid w:val="00147F72"/>
    <w:rsid w:val="001501D6"/>
    <w:rsid w:val="001506AE"/>
    <w:rsid w:val="001508B3"/>
    <w:rsid w:val="00150D67"/>
    <w:rsid w:val="00150F3F"/>
    <w:rsid w:val="00151061"/>
    <w:rsid w:val="001510C0"/>
    <w:rsid w:val="001510D6"/>
    <w:rsid w:val="00151377"/>
    <w:rsid w:val="001516E6"/>
    <w:rsid w:val="00151A2F"/>
    <w:rsid w:val="00151B0A"/>
    <w:rsid w:val="00151F5D"/>
    <w:rsid w:val="00152085"/>
    <w:rsid w:val="00152450"/>
    <w:rsid w:val="00152602"/>
    <w:rsid w:val="001526C7"/>
    <w:rsid w:val="00152F1F"/>
    <w:rsid w:val="001531E0"/>
    <w:rsid w:val="00153297"/>
    <w:rsid w:val="001539F5"/>
    <w:rsid w:val="001541F2"/>
    <w:rsid w:val="00154238"/>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8A0"/>
    <w:rsid w:val="00160F1D"/>
    <w:rsid w:val="001612E5"/>
    <w:rsid w:val="00161457"/>
    <w:rsid w:val="00161922"/>
    <w:rsid w:val="00161F8E"/>
    <w:rsid w:val="00162089"/>
    <w:rsid w:val="0016238E"/>
    <w:rsid w:val="001625AF"/>
    <w:rsid w:val="00162AA9"/>
    <w:rsid w:val="00163535"/>
    <w:rsid w:val="00163CD4"/>
    <w:rsid w:val="00163DC1"/>
    <w:rsid w:val="00163E5A"/>
    <w:rsid w:val="001640D0"/>
    <w:rsid w:val="001640DE"/>
    <w:rsid w:val="0016428D"/>
    <w:rsid w:val="00164305"/>
    <w:rsid w:val="00164488"/>
    <w:rsid w:val="001644C4"/>
    <w:rsid w:val="0016477C"/>
    <w:rsid w:val="00165979"/>
    <w:rsid w:val="00166027"/>
    <w:rsid w:val="00166455"/>
    <w:rsid w:val="00166C73"/>
    <w:rsid w:val="00167978"/>
    <w:rsid w:val="00167CFA"/>
    <w:rsid w:val="00167D8B"/>
    <w:rsid w:val="00170227"/>
    <w:rsid w:val="001702F3"/>
    <w:rsid w:val="00170C6F"/>
    <w:rsid w:val="00170D6D"/>
    <w:rsid w:val="00170DF8"/>
    <w:rsid w:val="001718D9"/>
    <w:rsid w:val="00171A51"/>
    <w:rsid w:val="00171D9D"/>
    <w:rsid w:val="00171E9D"/>
    <w:rsid w:val="00171EE9"/>
    <w:rsid w:val="0017235A"/>
    <w:rsid w:val="0017259D"/>
    <w:rsid w:val="0017271D"/>
    <w:rsid w:val="001728E1"/>
    <w:rsid w:val="00172CF1"/>
    <w:rsid w:val="001731BF"/>
    <w:rsid w:val="00173577"/>
    <w:rsid w:val="00173C31"/>
    <w:rsid w:val="001740C6"/>
    <w:rsid w:val="0017422C"/>
    <w:rsid w:val="0017428F"/>
    <w:rsid w:val="00174346"/>
    <w:rsid w:val="00174663"/>
    <w:rsid w:val="0017475B"/>
    <w:rsid w:val="00174C51"/>
    <w:rsid w:val="00174D04"/>
    <w:rsid w:val="00174EFF"/>
    <w:rsid w:val="00174FBB"/>
    <w:rsid w:val="00174FD9"/>
    <w:rsid w:val="00175102"/>
    <w:rsid w:val="0017524D"/>
    <w:rsid w:val="00175D24"/>
    <w:rsid w:val="001763F4"/>
    <w:rsid w:val="00176A35"/>
    <w:rsid w:val="00176AAC"/>
    <w:rsid w:val="00176C94"/>
    <w:rsid w:val="001770BF"/>
    <w:rsid w:val="00177859"/>
    <w:rsid w:val="00177C2B"/>
    <w:rsid w:val="00177C52"/>
    <w:rsid w:val="00177E9A"/>
    <w:rsid w:val="00180355"/>
    <w:rsid w:val="00180487"/>
    <w:rsid w:val="001804F9"/>
    <w:rsid w:val="001808A7"/>
    <w:rsid w:val="00180A30"/>
    <w:rsid w:val="00180C48"/>
    <w:rsid w:val="00180CD9"/>
    <w:rsid w:val="00181151"/>
    <w:rsid w:val="00181623"/>
    <w:rsid w:val="00181FFD"/>
    <w:rsid w:val="001825F1"/>
    <w:rsid w:val="0018289C"/>
    <w:rsid w:val="00182926"/>
    <w:rsid w:val="001829F1"/>
    <w:rsid w:val="00182E36"/>
    <w:rsid w:val="00182F03"/>
    <w:rsid w:val="00182FE5"/>
    <w:rsid w:val="00183255"/>
    <w:rsid w:val="001836B0"/>
    <w:rsid w:val="001839C3"/>
    <w:rsid w:val="001843C6"/>
    <w:rsid w:val="001845D5"/>
    <w:rsid w:val="001845F3"/>
    <w:rsid w:val="001846D4"/>
    <w:rsid w:val="00184C4A"/>
    <w:rsid w:val="00184CC4"/>
    <w:rsid w:val="00184D5F"/>
    <w:rsid w:val="00184E24"/>
    <w:rsid w:val="00185176"/>
    <w:rsid w:val="00185C09"/>
    <w:rsid w:val="00185F09"/>
    <w:rsid w:val="001861F5"/>
    <w:rsid w:val="001864B9"/>
    <w:rsid w:val="00186670"/>
    <w:rsid w:val="00186744"/>
    <w:rsid w:val="00186840"/>
    <w:rsid w:val="00186CF1"/>
    <w:rsid w:val="001871C0"/>
    <w:rsid w:val="001873D7"/>
    <w:rsid w:val="001874B8"/>
    <w:rsid w:val="001904EE"/>
    <w:rsid w:val="00190AC7"/>
    <w:rsid w:val="001911B7"/>
    <w:rsid w:val="001917D0"/>
    <w:rsid w:val="00191816"/>
    <w:rsid w:val="0019224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5F1"/>
    <w:rsid w:val="0019561F"/>
    <w:rsid w:val="00195665"/>
    <w:rsid w:val="00195AEA"/>
    <w:rsid w:val="00195C01"/>
    <w:rsid w:val="00195C09"/>
    <w:rsid w:val="0019634C"/>
    <w:rsid w:val="00196877"/>
    <w:rsid w:val="00196AD3"/>
    <w:rsid w:val="00197007"/>
    <w:rsid w:val="001970FD"/>
    <w:rsid w:val="00197102"/>
    <w:rsid w:val="00197573"/>
    <w:rsid w:val="001977EF"/>
    <w:rsid w:val="00197B37"/>
    <w:rsid w:val="00197B3C"/>
    <w:rsid w:val="00197C11"/>
    <w:rsid w:val="001A05A4"/>
    <w:rsid w:val="001A05B2"/>
    <w:rsid w:val="001A08F5"/>
    <w:rsid w:val="001A0CDA"/>
    <w:rsid w:val="001A124D"/>
    <w:rsid w:val="001A1671"/>
    <w:rsid w:val="001A17D0"/>
    <w:rsid w:val="001A1EBC"/>
    <w:rsid w:val="001A246C"/>
    <w:rsid w:val="001A262A"/>
    <w:rsid w:val="001A2684"/>
    <w:rsid w:val="001A275E"/>
    <w:rsid w:val="001A2A45"/>
    <w:rsid w:val="001A2F5C"/>
    <w:rsid w:val="001A2FFF"/>
    <w:rsid w:val="001A30BA"/>
    <w:rsid w:val="001A30DF"/>
    <w:rsid w:val="001A3558"/>
    <w:rsid w:val="001A36DC"/>
    <w:rsid w:val="001A37CD"/>
    <w:rsid w:val="001A3832"/>
    <w:rsid w:val="001A3843"/>
    <w:rsid w:val="001A3CE4"/>
    <w:rsid w:val="001A48C2"/>
    <w:rsid w:val="001A4A1A"/>
    <w:rsid w:val="001A520A"/>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B01E6"/>
    <w:rsid w:val="001B0550"/>
    <w:rsid w:val="001B0A04"/>
    <w:rsid w:val="001B0CD3"/>
    <w:rsid w:val="001B10C1"/>
    <w:rsid w:val="001B128D"/>
    <w:rsid w:val="001B1343"/>
    <w:rsid w:val="001B1357"/>
    <w:rsid w:val="001B1B0A"/>
    <w:rsid w:val="001B1CC5"/>
    <w:rsid w:val="001B1E41"/>
    <w:rsid w:val="001B2198"/>
    <w:rsid w:val="001B22B5"/>
    <w:rsid w:val="001B24B6"/>
    <w:rsid w:val="001B2758"/>
    <w:rsid w:val="001B2E15"/>
    <w:rsid w:val="001B2EC3"/>
    <w:rsid w:val="001B32C0"/>
    <w:rsid w:val="001B36BD"/>
    <w:rsid w:val="001B3717"/>
    <w:rsid w:val="001B3959"/>
    <w:rsid w:val="001B3A10"/>
    <w:rsid w:val="001B45EA"/>
    <w:rsid w:val="001B4A03"/>
    <w:rsid w:val="001B4C35"/>
    <w:rsid w:val="001B5346"/>
    <w:rsid w:val="001B5456"/>
    <w:rsid w:val="001B591D"/>
    <w:rsid w:val="001B5E84"/>
    <w:rsid w:val="001B5EFB"/>
    <w:rsid w:val="001B6658"/>
    <w:rsid w:val="001B697F"/>
    <w:rsid w:val="001B6D1F"/>
    <w:rsid w:val="001B6D75"/>
    <w:rsid w:val="001B706B"/>
    <w:rsid w:val="001B717F"/>
    <w:rsid w:val="001B71FF"/>
    <w:rsid w:val="001B7677"/>
    <w:rsid w:val="001B772C"/>
    <w:rsid w:val="001B7A1A"/>
    <w:rsid w:val="001C01A4"/>
    <w:rsid w:val="001C03B0"/>
    <w:rsid w:val="001C1197"/>
    <w:rsid w:val="001C1F5C"/>
    <w:rsid w:val="001C2035"/>
    <w:rsid w:val="001C229B"/>
    <w:rsid w:val="001C2337"/>
    <w:rsid w:val="001C2D4F"/>
    <w:rsid w:val="001C31D1"/>
    <w:rsid w:val="001C3397"/>
    <w:rsid w:val="001C39F8"/>
    <w:rsid w:val="001C3B20"/>
    <w:rsid w:val="001C3B71"/>
    <w:rsid w:val="001C3E2A"/>
    <w:rsid w:val="001C44F6"/>
    <w:rsid w:val="001C45AE"/>
    <w:rsid w:val="001C45B9"/>
    <w:rsid w:val="001C46F9"/>
    <w:rsid w:val="001C4C23"/>
    <w:rsid w:val="001C4E02"/>
    <w:rsid w:val="001C50C4"/>
    <w:rsid w:val="001C5119"/>
    <w:rsid w:val="001C62E3"/>
    <w:rsid w:val="001C6403"/>
    <w:rsid w:val="001C652E"/>
    <w:rsid w:val="001C68CE"/>
    <w:rsid w:val="001C6933"/>
    <w:rsid w:val="001C6BEE"/>
    <w:rsid w:val="001C6D9B"/>
    <w:rsid w:val="001C6E6E"/>
    <w:rsid w:val="001C7B67"/>
    <w:rsid w:val="001D001C"/>
    <w:rsid w:val="001D005D"/>
    <w:rsid w:val="001D098B"/>
    <w:rsid w:val="001D10F8"/>
    <w:rsid w:val="001D137F"/>
    <w:rsid w:val="001D1765"/>
    <w:rsid w:val="001D190E"/>
    <w:rsid w:val="001D1A43"/>
    <w:rsid w:val="001D1BEE"/>
    <w:rsid w:val="001D2DB3"/>
    <w:rsid w:val="001D2EB3"/>
    <w:rsid w:val="001D3189"/>
    <w:rsid w:val="001D33BA"/>
    <w:rsid w:val="001D33D6"/>
    <w:rsid w:val="001D36B9"/>
    <w:rsid w:val="001D395C"/>
    <w:rsid w:val="001D3B8A"/>
    <w:rsid w:val="001D3CE7"/>
    <w:rsid w:val="001D3CF6"/>
    <w:rsid w:val="001D431B"/>
    <w:rsid w:val="001D46CF"/>
    <w:rsid w:val="001D4C96"/>
    <w:rsid w:val="001D4DF2"/>
    <w:rsid w:val="001D5527"/>
    <w:rsid w:val="001D5CF3"/>
    <w:rsid w:val="001D63BE"/>
    <w:rsid w:val="001D676B"/>
    <w:rsid w:val="001D6908"/>
    <w:rsid w:val="001D7010"/>
    <w:rsid w:val="001D7A2A"/>
    <w:rsid w:val="001E0007"/>
    <w:rsid w:val="001E0173"/>
    <w:rsid w:val="001E0645"/>
    <w:rsid w:val="001E0C73"/>
    <w:rsid w:val="001E106A"/>
    <w:rsid w:val="001E1313"/>
    <w:rsid w:val="001E135B"/>
    <w:rsid w:val="001E1415"/>
    <w:rsid w:val="001E164D"/>
    <w:rsid w:val="001E167A"/>
    <w:rsid w:val="001E16C4"/>
    <w:rsid w:val="001E1CBA"/>
    <w:rsid w:val="001E1CBD"/>
    <w:rsid w:val="001E1FD8"/>
    <w:rsid w:val="001E230B"/>
    <w:rsid w:val="001E238E"/>
    <w:rsid w:val="001E2476"/>
    <w:rsid w:val="001E24F7"/>
    <w:rsid w:val="001E2786"/>
    <w:rsid w:val="001E2D11"/>
    <w:rsid w:val="001E2D4B"/>
    <w:rsid w:val="001E2D4E"/>
    <w:rsid w:val="001E30B3"/>
    <w:rsid w:val="001E3E4B"/>
    <w:rsid w:val="001E41AA"/>
    <w:rsid w:val="001E4A37"/>
    <w:rsid w:val="001E4B9D"/>
    <w:rsid w:val="001E5001"/>
    <w:rsid w:val="001E55F1"/>
    <w:rsid w:val="001E7BBF"/>
    <w:rsid w:val="001E7D35"/>
    <w:rsid w:val="001F038C"/>
    <w:rsid w:val="001F0552"/>
    <w:rsid w:val="001F096F"/>
    <w:rsid w:val="001F0B9F"/>
    <w:rsid w:val="001F0CC4"/>
    <w:rsid w:val="001F1304"/>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C7"/>
    <w:rsid w:val="001F4544"/>
    <w:rsid w:val="001F4597"/>
    <w:rsid w:val="001F45AC"/>
    <w:rsid w:val="001F4DB1"/>
    <w:rsid w:val="001F5000"/>
    <w:rsid w:val="001F51E2"/>
    <w:rsid w:val="001F575C"/>
    <w:rsid w:val="001F5836"/>
    <w:rsid w:val="001F5CDA"/>
    <w:rsid w:val="001F6539"/>
    <w:rsid w:val="001F68E0"/>
    <w:rsid w:val="001F6E5C"/>
    <w:rsid w:val="001F7068"/>
    <w:rsid w:val="001F745C"/>
    <w:rsid w:val="001F75A1"/>
    <w:rsid w:val="001F7665"/>
    <w:rsid w:val="001F77D6"/>
    <w:rsid w:val="001F7C91"/>
    <w:rsid w:val="0020015B"/>
    <w:rsid w:val="00200804"/>
    <w:rsid w:val="00200CA2"/>
    <w:rsid w:val="00200D9A"/>
    <w:rsid w:val="00200F61"/>
    <w:rsid w:val="0020124E"/>
    <w:rsid w:val="0020156E"/>
    <w:rsid w:val="00201822"/>
    <w:rsid w:val="00201C51"/>
    <w:rsid w:val="00201DB0"/>
    <w:rsid w:val="00201F0E"/>
    <w:rsid w:val="00201FF9"/>
    <w:rsid w:val="0020233B"/>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64AA"/>
    <w:rsid w:val="00206EF9"/>
    <w:rsid w:val="00206F27"/>
    <w:rsid w:val="00206F97"/>
    <w:rsid w:val="00207453"/>
    <w:rsid w:val="0020746E"/>
    <w:rsid w:val="00207516"/>
    <w:rsid w:val="002079E1"/>
    <w:rsid w:val="00210001"/>
    <w:rsid w:val="002100AC"/>
    <w:rsid w:val="00211329"/>
    <w:rsid w:val="0021134A"/>
    <w:rsid w:val="002117E9"/>
    <w:rsid w:val="002118F4"/>
    <w:rsid w:val="00211A9A"/>
    <w:rsid w:val="00212344"/>
    <w:rsid w:val="00212399"/>
    <w:rsid w:val="00212544"/>
    <w:rsid w:val="00212836"/>
    <w:rsid w:val="0021293B"/>
    <w:rsid w:val="00212AD4"/>
    <w:rsid w:val="002131BA"/>
    <w:rsid w:val="00213514"/>
    <w:rsid w:val="0021373B"/>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7034"/>
    <w:rsid w:val="0021715D"/>
    <w:rsid w:val="002176A7"/>
    <w:rsid w:val="00217748"/>
    <w:rsid w:val="00217AC8"/>
    <w:rsid w:val="00217ED5"/>
    <w:rsid w:val="002208BC"/>
    <w:rsid w:val="00220B8B"/>
    <w:rsid w:val="00220C33"/>
    <w:rsid w:val="00220E21"/>
    <w:rsid w:val="0022255F"/>
    <w:rsid w:val="0022259F"/>
    <w:rsid w:val="00222C11"/>
    <w:rsid w:val="00222C38"/>
    <w:rsid w:val="00222D7A"/>
    <w:rsid w:val="00223105"/>
    <w:rsid w:val="0022372A"/>
    <w:rsid w:val="0022392F"/>
    <w:rsid w:val="00223AD8"/>
    <w:rsid w:val="00223CAB"/>
    <w:rsid w:val="00223F67"/>
    <w:rsid w:val="002242F0"/>
    <w:rsid w:val="002247EB"/>
    <w:rsid w:val="0022480E"/>
    <w:rsid w:val="00224869"/>
    <w:rsid w:val="00224B3F"/>
    <w:rsid w:val="00224B60"/>
    <w:rsid w:val="00225449"/>
    <w:rsid w:val="00225450"/>
    <w:rsid w:val="002256FB"/>
    <w:rsid w:val="00225B25"/>
    <w:rsid w:val="00225C0E"/>
    <w:rsid w:val="00226060"/>
    <w:rsid w:val="0022676D"/>
    <w:rsid w:val="00226BDF"/>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CB5"/>
    <w:rsid w:val="002331B9"/>
    <w:rsid w:val="0023333C"/>
    <w:rsid w:val="0023369B"/>
    <w:rsid w:val="00233885"/>
    <w:rsid w:val="0023398C"/>
    <w:rsid w:val="00233A60"/>
    <w:rsid w:val="00233D5D"/>
    <w:rsid w:val="00233FA7"/>
    <w:rsid w:val="002342DA"/>
    <w:rsid w:val="002345D9"/>
    <w:rsid w:val="00234993"/>
    <w:rsid w:val="00235142"/>
    <w:rsid w:val="002359E5"/>
    <w:rsid w:val="00235BAE"/>
    <w:rsid w:val="0023641F"/>
    <w:rsid w:val="002365B2"/>
    <w:rsid w:val="002366A8"/>
    <w:rsid w:val="00236A4E"/>
    <w:rsid w:val="00236AA8"/>
    <w:rsid w:val="0023797A"/>
    <w:rsid w:val="00237A20"/>
    <w:rsid w:val="00237DC3"/>
    <w:rsid w:val="00237ECB"/>
    <w:rsid w:val="00240365"/>
    <w:rsid w:val="0024044D"/>
    <w:rsid w:val="002407BF"/>
    <w:rsid w:val="00240ADA"/>
    <w:rsid w:val="0024176F"/>
    <w:rsid w:val="002417B3"/>
    <w:rsid w:val="00241DB4"/>
    <w:rsid w:val="00241DF3"/>
    <w:rsid w:val="00242194"/>
    <w:rsid w:val="00242C8A"/>
    <w:rsid w:val="00242FA9"/>
    <w:rsid w:val="002430A1"/>
    <w:rsid w:val="002432CA"/>
    <w:rsid w:val="00243884"/>
    <w:rsid w:val="00243B1C"/>
    <w:rsid w:val="002444A9"/>
    <w:rsid w:val="002446F7"/>
    <w:rsid w:val="0024582A"/>
    <w:rsid w:val="00245EF0"/>
    <w:rsid w:val="00245F34"/>
    <w:rsid w:val="002460BE"/>
    <w:rsid w:val="002462E4"/>
    <w:rsid w:val="00246696"/>
    <w:rsid w:val="00246A77"/>
    <w:rsid w:val="002472F1"/>
    <w:rsid w:val="002477CB"/>
    <w:rsid w:val="00247BAE"/>
    <w:rsid w:val="002503B4"/>
    <w:rsid w:val="002506EE"/>
    <w:rsid w:val="002509C7"/>
    <w:rsid w:val="00250A99"/>
    <w:rsid w:val="00250AED"/>
    <w:rsid w:val="00250D97"/>
    <w:rsid w:val="00251553"/>
    <w:rsid w:val="00251D23"/>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6017"/>
    <w:rsid w:val="002561C9"/>
    <w:rsid w:val="002562D2"/>
    <w:rsid w:val="002563D9"/>
    <w:rsid w:val="00256429"/>
    <w:rsid w:val="00256D36"/>
    <w:rsid w:val="00256D40"/>
    <w:rsid w:val="00256DAE"/>
    <w:rsid w:val="00256F64"/>
    <w:rsid w:val="0025712A"/>
    <w:rsid w:val="00257371"/>
    <w:rsid w:val="00257B1C"/>
    <w:rsid w:val="00260895"/>
    <w:rsid w:val="00260A49"/>
    <w:rsid w:val="00261194"/>
    <w:rsid w:val="00261433"/>
    <w:rsid w:val="00261683"/>
    <w:rsid w:val="00261993"/>
    <w:rsid w:val="00261D94"/>
    <w:rsid w:val="00261E54"/>
    <w:rsid w:val="00261F4B"/>
    <w:rsid w:val="00262243"/>
    <w:rsid w:val="00262BD9"/>
    <w:rsid w:val="00262C43"/>
    <w:rsid w:val="00263543"/>
    <w:rsid w:val="00263D14"/>
    <w:rsid w:val="002640FE"/>
    <w:rsid w:val="0026414E"/>
    <w:rsid w:val="00264206"/>
    <w:rsid w:val="002643A6"/>
    <w:rsid w:val="00264A0D"/>
    <w:rsid w:val="002652BA"/>
    <w:rsid w:val="00265865"/>
    <w:rsid w:val="00265B30"/>
    <w:rsid w:val="00265BDF"/>
    <w:rsid w:val="002662B6"/>
    <w:rsid w:val="00266732"/>
    <w:rsid w:val="0026677B"/>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A7F"/>
    <w:rsid w:val="00273AA4"/>
    <w:rsid w:val="00273BBD"/>
    <w:rsid w:val="002743DF"/>
    <w:rsid w:val="002743F8"/>
    <w:rsid w:val="002751B9"/>
    <w:rsid w:val="0027550F"/>
    <w:rsid w:val="002759C1"/>
    <w:rsid w:val="00275A17"/>
    <w:rsid w:val="00275E78"/>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31E1"/>
    <w:rsid w:val="002833BE"/>
    <w:rsid w:val="002838CF"/>
    <w:rsid w:val="00283EDA"/>
    <w:rsid w:val="00283FE5"/>
    <w:rsid w:val="002841AE"/>
    <w:rsid w:val="002845FF"/>
    <w:rsid w:val="00284767"/>
    <w:rsid w:val="00284795"/>
    <w:rsid w:val="00284CFE"/>
    <w:rsid w:val="00284FC9"/>
    <w:rsid w:val="002851BF"/>
    <w:rsid w:val="002856B2"/>
    <w:rsid w:val="00285822"/>
    <w:rsid w:val="00285917"/>
    <w:rsid w:val="00285B2B"/>
    <w:rsid w:val="00285B7E"/>
    <w:rsid w:val="00286123"/>
    <w:rsid w:val="002866DC"/>
    <w:rsid w:val="00286B7D"/>
    <w:rsid w:val="00286EC1"/>
    <w:rsid w:val="0028753B"/>
    <w:rsid w:val="002875CF"/>
    <w:rsid w:val="002876CC"/>
    <w:rsid w:val="002879AA"/>
    <w:rsid w:val="00290B12"/>
    <w:rsid w:val="002914C7"/>
    <w:rsid w:val="00292108"/>
    <w:rsid w:val="0029261D"/>
    <w:rsid w:val="00292744"/>
    <w:rsid w:val="00292A67"/>
    <w:rsid w:val="0029308A"/>
    <w:rsid w:val="00293565"/>
    <w:rsid w:val="00294714"/>
    <w:rsid w:val="002949A1"/>
    <w:rsid w:val="00294E6A"/>
    <w:rsid w:val="00295DD4"/>
    <w:rsid w:val="00296039"/>
    <w:rsid w:val="002960EF"/>
    <w:rsid w:val="00296118"/>
    <w:rsid w:val="00296128"/>
    <w:rsid w:val="0029636D"/>
    <w:rsid w:val="002967B3"/>
    <w:rsid w:val="00296CBB"/>
    <w:rsid w:val="00296D39"/>
    <w:rsid w:val="00296F60"/>
    <w:rsid w:val="00297023"/>
    <w:rsid w:val="002972A6"/>
    <w:rsid w:val="0029798C"/>
    <w:rsid w:val="002A003F"/>
    <w:rsid w:val="002A01C7"/>
    <w:rsid w:val="002A0376"/>
    <w:rsid w:val="002A08C1"/>
    <w:rsid w:val="002A0975"/>
    <w:rsid w:val="002A0C79"/>
    <w:rsid w:val="002A0E98"/>
    <w:rsid w:val="002A163E"/>
    <w:rsid w:val="002A1B3A"/>
    <w:rsid w:val="002A1C0F"/>
    <w:rsid w:val="002A27E8"/>
    <w:rsid w:val="002A2CBB"/>
    <w:rsid w:val="002A2D16"/>
    <w:rsid w:val="002A2FEA"/>
    <w:rsid w:val="002A332D"/>
    <w:rsid w:val="002A3533"/>
    <w:rsid w:val="002A3E3D"/>
    <w:rsid w:val="002A3FB2"/>
    <w:rsid w:val="002A41AC"/>
    <w:rsid w:val="002A41F4"/>
    <w:rsid w:val="002A4B3E"/>
    <w:rsid w:val="002A4E6D"/>
    <w:rsid w:val="002A5157"/>
    <w:rsid w:val="002A5545"/>
    <w:rsid w:val="002A5791"/>
    <w:rsid w:val="002A59F4"/>
    <w:rsid w:val="002A5E06"/>
    <w:rsid w:val="002A5FC7"/>
    <w:rsid w:val="002A66C7"/>
    <w:rsid w:val="002A6710"/>
    <w:rsid w:val="002A6AAA"/>
    <w:rsid w:val="002A6C91"/>
    <w:rsid w:val="002A6D6A"/>
    <w:rsid w:val="002A6E4E"/>
    <w:rsid w:val="002A6E85"/>
    <w:rsid w:val="002A6EF6"/>
    <w:rsid w:val="002A786B"/>
    <w:rsid w:val="002A78F8"/>
    <w:rsid w:val="002A7AAA"/>
    <w:rsid w:val="002A7C3D"/>
    <w:rsid w:val="002A7CAC"/>
    <w:rsid w:val="002A7D51"/>
    <w:rsid w:val="002A7DDC"/>
    <w:rsid w:val="002B02D5"/>
    <w:rsid w:val="002B0360"/>
    <w:rsid w:val="002B0610"/>
    <w:rsid w:val="002B08C7"/>
    <w:rsid w:val="002B12FB"/>
    <w:rsid w:val="002B13AD"/>
    <w:rsid w:val="002B1668"/>
    <w:rsid w:val="002B170B"/>
    <w:rsid w:val="002B1AB8"/>
    <w:rsid w:val="002B1B40"/>
    <w:rsid w:val="002B1DB0"/>
    <w:rsid w:val="002B2437"/>
    <w:rsid w:val="002B259D"/>
    <w:rsid w:val="002B2A8A"/>
    <w:rsid w:val="002B2C3E"/>
    <w:rsid w:val="002B33DB"/>
    <w:rsid w:val="002B354B"/>
    <w:rsid w:val="002B3B93"/>
    <w:rsid w:val="002B3B99"/>
    <w:rsid w:val="002B3ED2"/>
    <w:rsid w:val="002B4304"/>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E34"/>
    <w:rsid w:val="002C0195"/>
    <w:rsid w:val="002C037F"/>
    <w:rsid w:val="002C0922"/>
    <w:rsid w:val="002C1265"/>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15E"/>
    <w:rsid w:val="002D0542"/>
    <w:rsid w:val="002D1089"/>
    <w:rsid w:val="002D1940"/>
    <w:rsid w:val="002D1E89"/>
    <w:rsid w:val="002D1ED9"/>
    <w:rsid w:val="002D2125"/>
    <w:rsid w:val="002D281C"/>
    <w:rsid w:val="002D2838"/>
    <w:rsid w:val="002D286B"/>
    <w:rsid w:val="002D28F7"/>
    <w:rsid w:val="002D292D"/>
    <w:rsid w:val="002D34B2"/>
    <w:rsid w:val="002D3881"/>
    <w:rsid w:val="002D3FCC"/>
    <w:rsid w:val="002D40B8"/>
    <w:rsid w:val="002D45B2"/>
    <w:rsid w:val="002D471A"/>
    <w:rsid w:val="002D4803"/>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88"/>
    <w:rsid w:val="002D73F8"/>
    <w:rsid w:val="002D7636"/>
    <w:rsid w:val="002D7B1F"/>
    <w:rsid w:val="002E00C1"/>
    <w:rsid w:val="002E01C1"/>
    <w:rsid w:val="002E01CA"/>
    <w:rsid w:val="002E01E4"/>
    <w:rsid w:val="002E0A78"/>
    <w:rsid w:val="002E0A93"/>
    <w:rsid w:val="002E0B81"/>
    <w:rsid w:val="002E0EBB"/>
    <w:rsid w:val="002E0FD3"/>
    <w:rsid w:val="002E1278"/>
    <w:rsid w:val="002E1309"/>
    <w:rsid w:val="002E1831"/>
    <w:rsid w:val="002E1A81"/>
    <w:rsid w:val="002E1D8C"/>
    <w:rsid w:val="002E1DAE"/>
    <w:rsid w:val="002E1EF1"/>
    <w:rsid w:val="002E236E"/>
    <w:rsid w:val="002E24BF"/>
    <w:rsid w:val="002E2513"/>
    <w:rsid w:val="002E2A37"/>
    <w:rsid w:val="002E2AE9"/>
    <w:rsid w:val="002E2E5D"/>
    <w:rsid w:val="002E32B0"/>
    <w:rsid w:val="002E33C2"/>
    <w:rsid w:val="002E343C"/>
    <w:rsid w:val="002E3652"/>
    <w:rsid w:val="002E3CDB"/>
    <w:rsid w:val="002E422B"/>
    <w:rsid w:val="002E47AF"/>
    <w:rsid w:val="002E4915"/>
    <w:rsid w:val="002E4A5A"/>
    <w:rsid w:val="002E523A"/>
    <w:rsid w:val="002E5264"/>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AB"/>
    <w:rsid w:val="002E7E5B"/>
    <w:rsid w:val="002E7E9C"/>
    <w:rsid w:val="002E7F8F"/>
    <w:rsid w:val="002F07CC"/>
    <w:rsid w:val="002F0A94"/>
    <w:rsid w:val="002F0AB3"/>
    <w:rsid w:val="002F0AB5"/>
    <w:rsid w:val="002F0F6F"/>
    <w:rsid w:val="002F15C0"/>
    <w:rsid w:val="002F1A71"/>
    <w:rsid w:val="002F257C"/>
    <w:rsid w:val="002F2810"/>
    <w:rsid w:val="002F2A65"/>
    <w:rsid w:val="002F2E3A"/>
    <w:rsid w:val="002F2F53"/>
    <w:rsid w:val="002F3132"/>
    <w:rsid w:val="002F3712"/>
    <w:rsid w:val="002F3945"/>
    <w:rsid w:val="002F395A"/>
    <w:rsid w:val="002F3E6C"/>
    <w:rsid w:val="002F42A8"/>
    <w:rsid w:val="002F4562"/>
    <w:rsid w:val="002F4B44"/>
    <w:rsid w:val="002F4B9A"/>
    <w:rsid w:val="002F5553"/>
    <w:rsid w:val="002F562A"/>
    <w:rsid w:val="002F56A6"/>
    <w:rsid w:val="002F5737"/>
    <w:rsid w:val="002F5879"/>
    <w:rsid w:val="002F5979"/>
    <w:rsid w:val="002F5A76"/>
    <w:rsid w:val="002F5BA3"/>
    <w:rsid w:val="002F5F40"/>
    <w:rsid w:val="002F6087"/>
    <w:rsid w:val="002F62B3"/>
    <w:rsid w:val="002F67E9"/>
    <w:rsid w:val="002F6B79"/>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441B"/>
    <w:rsid w:val="003048B8"/>
    <w:rsid w:val="003048E4"/>
    <w:rsid w:val="00304A3D"/>
    <w:rsid w:val="00304AF7"/>
    <w:rsid w:val="00304B69"/>
    <w:rsid w:val="00304E17"/>
    <w:rsid w:val="0030557F"/>
    <w:rsid w:val="00305C33"/>
    <w:rsid w:val="00305DF4"/>
    <w:rsid w:val="003060D2"/>
    <w:rsid w:val="00306828"/>
    <w:rsid w:val="00306976"/>
    <w:rsid w:val="00306E6F"/>
    <w:rsid w:val="00306FF2"/>
    <w:rsid w:val="0030736E"/>
    <w:rsid w:val="00307C90"/>
    <w:rsid w:val="00307F09"/>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8A8"/>
    <w:rsid w:val="00312908"/>
    <w:rsid w:val="003129BA"/>
    <w:rsid w:val="00312B1E"/>
    <w:rsid w:val="00312F50"/>
    <w:rsid w:val="003131C2"/>
    <w:rsid w:val="003131C4"/>
    <w:rsid w:val="003131F9"/>
    <w:rsid w:val="003135D1"/>
    <w:rsid w:val="00313604"/>
    <w:rsid w:val="00313676"/>
    <w:rsid w:val="003141F2"/>
    <w:rsid w:val="003141FA"/>
    <w:rsid w:val="003142D4"/>
    <w:rsid w:val="003142DF"/>
    <w:rsid w:val="0031461E"/>
    <w:rsid w:val="003149C5"/>
    <w:rsid w:val="00314C8E"/>
    <w:rsid w:val="00314F25"/>
    <w:rsid w:val="003150F1"/>
    <w:rsid w:val="003154A1"/>
    <w:rsid w:val="0031573A"/>
    <w:rsid w:val="00315990"/>
    <w:rsid w:val="0031626F"/>
    <w:rsid w:val="003165F5"/>
    <w:rsid w:val="00316712"/>
    <w:rsid w:val="00316759"/>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B02"/>
    <w:rsid w:val="00322D1D"/>
    <w:rsid w:val="0032321D"/>
    <w:rsid w:val="0032324E"/>
    <w:rsid w:val="0032337A"/>
    <w:rsid w:val="00323B9A"/>
    <w:rsid w:val="003241B2"/>
    <w:rsid w:val="0032483C"/>
    <w:rsid w:val="00324B53"/>
    <w:rsid w:val="00324DF6"/>
    <w:rsid w:val="00324ED3"/>
    <w:rsid w:val="00325031"/>
    <w:rsid w:val="0032506E"/>
    <w:rsid w:val="0032529C"/>
    <w:rsid w:val="0032587A"/>
    <w:rsid w:val="003258F1"/>
    <w:rsid w:val="0032591E"/>
    <w:rsid w:val="00325967"/>
    <w:rsid w:val="00325BB3"/>
    <w:rsid w:val="00325F90"/>
    <w:rsid w:val="00326746"/>
    <w:rsid w:val="00327206"/>
    <w:rsid w:val="003278A4"/>
    <w:rsid w:val="00327A7B"/>
    <w:rsid w:val="00330339"/>
    <w:rsid w:val="00330396"/>
    <w:rsid w:val="0033041B"/>
    <w:rsid w:val="00330976"/>
    <w:rsid w:val="00331315"/>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E98"/>
    <w:rsid w:val="00334311"/>
    <w:rsid w:val="00334684"/>
    <w:rsid w:val="00334E0F"/>
    <w:rsid w:val="0033526F"/>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E58"/>
    <w:rsid w:val="00340E6F"/>
    <w:rsid w:val="003412DE"/>
    <w:rsid w:val="003418CE"/>
    <w:rsid w:val="00341C1E"/>
    <w:rsid w:val="00341D97"/>
    <w:rsid w:val="00341DF2"/>
    <w:rsid w:val="003420EA"/>
    <w:rsid w:val="003422B1"/>
    <w:rsid w:val="003429FF"/>
    <w:rsid w:val="00342ACC"/>
    <w:rsid w:val="00342F23"/>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2A2"/>
    <w:rsid w:val="003507CE"/>
    <w:rsid w:val="00350894"/>
    <w:rsid w:val="00350EB1"/>
    <w:rsid w:val="00351433"/>
    <w:rsid w:val="0035190F"/>
    <w:rsid w:val="00351B11"/>
    <w:rsid w:val="00351FD1"/>
    <w:rsid w:val="0035254F"/>
    <w:rsid w:val="00352871"/>
    <w:rsid w:val="0035299F"/>
    <w:rsid w:val="00353746"/>
    <w:rsid w:val="0035377A"/>
    <w:rsid w:val="003537B0"/>
    <w:rsid w:val="00353BA8"/>
    <w:rsid w:val="00353ED9"/>
    <w:rsid w:val="00354141"/>
    <w:rsid w:val="003541C0"/>
    <w:rsid w:val="00354A27"/>
    <w:rsid w:val="0035561A"/>
    <w:rsid w:val="00355915"/>
    <w:rsid w:val="00355A0B"/>
    <w:rsid w:val="00355E00"/>
    <w:rsid w:val="00355E19"/>
    <w:rsid w:val="00355EBD"/>
    <w:rsid w:val="003565E2"/>
    <w:rsid w:val="00356A46"/>
    <w:rsid w:val="00356C57"/>
    <w:rsid w:val="00356E7E"/>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3B5"/>
    <w:rsid w:val="003644B4"/>
    <w:rsid w:val="00364A1D"/>
    <w:rsid w:val="00364EAC"/>
    <w:rsid w:val="00365937"/>
    <w:rsid w:val="0036595E"/>
    <w:rsid w:val="00365A5E"/>
    <w:rsid w:val="00365C57"/>
    <w:rsid w:val="0036658C"/>
    <w:rsid w:val="003668DB"/>
    <w:rsid w:val="00366A07"/>
    <w:rsid w:val="00367096"/>
    <w:rsid w:val="0036750E"/>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B90"/>
    <w:rsid w:val="00371E5F"/>
    <w:rsid w:val="00371FC3"/>
    <w:rsid w:val="00372445"/>
    <w:rsid w:val="003726CA"/>
    <w:rsid w:val="00373342"/>
    <w:rsid w:val="00373613"/>
    <w:rsid w:val="00373754"/>
    <w:rsid w:val="0037375D"/>
    <w:rsid w:val="0037381A"/>
    <w:rsid w:val="00373829"/>
    <w:rsid w:val="00373C8B"/>
    <w:rsid w:val="003740A4"/>
    <w:rsid w:val="003743EB"/>
    <w:rsid w:val="0037467A"/>
    <w:rsid w:val="003746B2"/>
    <w:rsid w:val="00374AF4"/>
    <w:rsid w:val="00374EFE"/>
    <w:rsid w:val="00375301"/>
    <w:rsid w:val="00375569"/>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F15"/>
    <w:rsid w:val="0038110A"/>
    <w:rsid w:val="00381257"/>
    <w:rsid w:val="00381337"/>
    <w:rsid w:val="00381513"/>
    <w:rsid w:val="0038158E"/>
    <w:rsid w:val="00381678"/>
    <w:rsid w:val="003817BE"/>
    <w:rsid w:val="00381844"/>
    <w:rsid w:val="00381A41"/>
    <w:rsid w:val="00381A6D"/>
    <w:rsid w:val="00382024"/>
    <w:rsid w:val="00382291"/>
    <w:rsid w:val="00382C9C"/>
    <w:rsid w:val="00382D84"/>
    <w:rsid w:val="00382E4D"/>
    <w:rsid w:val="003830EB"/>
    <w:rsid w:val="00383494"/>
    <w:rsid w:val="00383981"/>
    <w:rsid w:val="00383AD8"/>
    <w:rsid w:val="00383ED8"/>
    <w:rsid w:val="003840B2"/>
    <w:rsid w:val="0038438A"/>
    <w:rsid w:val="003847B3"/>
    <w:rsid w:val="00384BE6"/>
    <w:rsid w:val="00384FB6"/>
    <w:rsid w:val="00384FFA"/>
    <w:rsid w:val="003850AB"/>
    <w:rsid w:val="0038565E"/>
    <w:rsid w:val="0038582A"/>
    <w:rsid w:val="00385F49"/>
    <w:rsid w:val="0038617B"/>
    <w:rsid w:val="0038637A"/>
    <w:rsid w:val="003865CF"/>
    <w:rsid w:val="003866BF"/>
    <w:rsid w:val="0038687E"/>
    <w:rsid w:val="00386A09"/>
    <w:rsid w:val="00386E50"/>
    <w:rsid w:val="0038714B"/>
    <w:rsid w:val="00387220"/>
    <w:rsid w:val="0038762B"/>
    <w:rsid w:val="00387743"/>
    <w:rsid w:val="0038788D"/>
    <w:rsid w:val="00387F6E"/>
    <w:rsid w:val="003901CA"/>
    <w:rsid w:val="00390D2A"/>
    <w:rsid w:val="003918DA"/>
    <w:rsid w:val="00391B7F"/>
    <w:rsid w:val="00391D62"/>
    <w:rsid w:val="00391D87"/>
    <w:rsid w:val="00392386"/>
    <w:rsid w:val="00392853"/>
    <w:rsid w:val="00392BDC"/>
    <w:rsid w:val="00393013"/>
    <w:rsid w:val="00393206"/>
    <w:rsid w:val="003932C0"/>
    <w:rsid w:val="003946AB"/>
    <w:rsid w:val="0039488A"/>
    <w:rsid w:val="003948AB"/>
    <w:rsid w:val="003948AD"/>
    <w:rsid w:val="003949A5"/>
    <w:rsid w:val="00394C65"/>
    <w:rsid w:val="003959AC"/>
    <w:rsid w:val="00395ABD"/>
    <w:rsid w:val="00395D57"/>
    <w:rsid w:val="00395E28"/>
    <w:rsid w:val="00396000"/>
    <w:rsid w:val="00396296"/>
    <w:rsid w:val="00396672"/>
    <w:rsid w:val="00396761"/>
    <w:rsid w:val="0039692B"/>
    <w:rsid w:val="00396ADB"/>
    <w:rsid w:val="00396CBD"/>
    <w:rsid w:val="00396E77"/>
    <w:rsid w:val="00396FBA"/>
    <w:rsid w:val="00397001"/>
    <w:rsid w:val="003971B9"/>
    <w:rsid w:val="003976FF"/>
    <w:rsid w:val="00397B2B"/>
    <w:rsid w:val="00397BCF"/>
    <w:rsid w:val="00397C48"/>
    <w:rsid w:val="00397DFD"/>
    <w:rsid w:val="003A0057"/>
    <w:rsid w:val="003A037F"/>
    <w:rsid w:val="003A06FA"/>
    <w:rsid w:val="003A08F5"/>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4"/>
    <w:rsid w:val="003A3E94"/>
    <w:rsid w:val="003A4147"/>
    <w:rsid w:val="003A465C"/>
    <w:rsid w:val="003A4B19"/>
    <w:rsid w:val="003A4F94"/>
    <w:rsid w:val="003A52B3"/>
    <w:rsid w:val="003A554B"/>
    <w:rsid w:val="003A5697"/>
    <w:rsid w:val="003A5AA4"/>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3256"/>
    <w:rsid w:val="003B3565"/>
    <w:rsid w:val="003B3B21"/>
    <w:rsid w:val="003B4003"/>
    <w:rsid w:val="003B4005"/>
    <w:rsid w:val="003B494F"/>
    <w:rsid w:val="003B4C4F"/>
    <w:rsid w:val="003B4EA3"/>
    <w:rsid w:val="003B52E5"/>
    <w:rsid w:val="003B5DC0"/>
    <w:rsid w:val="003B5E4D"/>
    <w:rsid w:val="003B6A04"/>
    <w:rsid w:val="003B75A5"/>
    <w:rsid w:val="003B78CD"/>
    <w:rsid w:val="003B7DD0"/>
    <w:rsid w:val="003B7DFC"/>
    <w:rsid w:val="003B7EE6"/>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5209"/>
    <w:rsid w:val="003C57B4"/>
    <w:rsid w:val="003C5A0D"/>
    <w:rsid w:val="003C63B4"/>
    <w:rsid w:val="003C669C"/>
    <w:rsid w:val="003C6A51"/>
    <w:rsid w:val="003C6D25"/>
    <w:rsid w:val="003C6ECF"/>
    <w:rsid w:val="003C730D"/>
    <w:rsid w:val="003C7782"/>
    <w:rsid w:val="003C7797"/>
    <w:rsid w:val="003D0116"/>
    <w:rsid w:val="003D0568"/>
    <w:rsid w:val="003D0DF5"/>
    <w:rsid w:val="003D0F09"/>
    <w:rsid w:val="003D1228"/>
    <w:rsid w:val="003D12F1"/>
    <w:rsid w:val="003D1398"/>
    <w:rsid w:val="003D1435"/>
    <w:rsid w:val="003D151E"/>
    <w:rsid w:val="003D1818"/>
    <w:rsid w:val="003D1C91"/>
    <w:rsid w:val="003D1D27"/>
    <w:rsid w:val="003D2297"/>
    <w:rsid w:val="003D27F1"/>
    <w:rsid w:val="003D2AED"/>
    <w:rsid w:val="003D2E33"/>
    <w:rsid w:val="003D3523"/>
    <w:rsid w:val="003D3D8C"/>
    <w:rsid w:val="003D3E83"/>
    <w:rsid w:val="003D3E86"/>
    <w:rsid w:val="003D42E8"/>
    <w:rsid w:val="003D43CC"/>
    <w:rsid w:val="003D4DF5"/>
    <w:rsid w:val="003D514D"/>
    <w:rsid w:val="003D5332"/>
    <w:rsid w:val="003D55AA"/>
    <w:rsid w:val="003D62D3"/>
    <w:rsid w:val="003D641B"/>
    <w:rsid w:val="003D667B"/>
    <w:rsid w:val="003D6E5B"/>
    <w:rsid w:val="003D6FE9"/>
    <w:rsid w:val="003D71C2"/>
    <w:rsid w:val="003D793A"/>
    <w:rsid w:val="003D7A4F"/>
    <w:rsid w:val="003D7B0F"/>
    <w:rsid w:val="003D7B90"/>
    <w:rsid w:val="003D7D40"/>
    <w:rsid w:val="003E0327"/>
    <w:rsid w:val="003E0525"/>
    <w:rsid w:val="003E077E"/>
    <w:rsid w:val="003E08AB"/>
    <w:rsid w:val="003E09C2"/>
    <w:rsid w:val="003E0C7F"/>
    <w:rsid w:val="003E107B"/>
    <w:rsid w:val="003E1B4C"/>
    <w:rsid w:val="003E1F9C"/>
    <w:rsid w:val="003E1FDC"/>
    <w:rsid w:val="003E21E6"/>
    <w:rsid w:val="003E2379"/>
    <w:rsid w:val="003E26C6"/>
    <w:rsid w:val="003E28A6"/>
    <w:rsid w:val="003E2C21"/>
    <w:rsid w:val="003E2EDE"/>
    <w:rsid w:val="003E3851"/>
    <w:rsid w:val="003E41D7"/>
    <w:rsid w:val="003E4208"/>
    <w:rsid w:val="003E4AAF"/>
    <w:rsid w:val="003E55F9"/>
    <w:rsid w:val="003E5CB4"/>
    <w:rsid w:val="003E671C"/>
    <w:rsid w:val="003E6736"/>
    <w:rsid w:val="003E6986"/>
    <w:rsid w:val="003E7372"/>
    <w:rsid w:val="003E73E8"/>
    <w:rsid w:val="003E78F9"/>
    <w:rsid w:val="003E7CD8"/>
    <w:rsid w:val="003E7FE6"/>
    <w:rsid w:val="003F049A"/>
    <w:rsid w:val="003F0822"/>
    <w:rsid w:val="003F0AB1"/>
    <w:rsid w:val="003F0B7C"/>
    <w:rsid w:val="003F11F8"/>
    <w:rsid w:val="003F1328"/>
    <w:rsid w:val="003F1539"/>
    <w:rsid w:val="003F19DA"/>
    <w:rsid w:val="003F2683"/>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C61"/>
    <w:rsid w:val="003F5071"/>
    <w:rsid w:val="003F567C"/>
    <w:rsid w:val="003F56BE"/>
    <w:rsid w:val="003F5909"/>
    <w:rsid w:val="003F595A"/>
    <w:rsid w:val="003F604C"/>
    <w:rsid w:val="003F62B8"/>
    <w:rsid w:val="003F6354"/>
    <w:rsid w:val="003F6BA0"/>
    <w:rsid w:val="003F6D33"/>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36F0"/>
    <w:rsid w:val="00403B63"/>
    <w:rsid w:val="004040D6"/>
    <w:rsid w:val="004041B5"/>
    <w:rsid w:val="00404670"/>
    <w:rsid w:val="0040470C"/>
    <w:rsid w:val="0040491E"/>
    <w:rsid w:val="0040498A"/>
    <w:rsid w:val="004050FC"/>
    <w:rsid w:val="004055B6"/>
    <w:rsid w:val="004058A2"/>
    <w:rsid w:val="00405E67"/>
    <w:rsid w:val="00405E86"/>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C65"/>
    <w:rsid w:val="00412325"/>
    <w:rsid w:val="004123FE"/>
    <w:rsid w:val="00412F28"/>
    <w:rsid w:val="00412FE5"/>
    <w:rsid w:val="0041307B"/>
    <w:rsid w:val="00413543"/>
    <w:rsid w:val="00413680"/>
    <w:rsid w:val="004136F7"/>
    <w:rsid w:val="004143D5"/>
    <w:rsid w:val="00414712"/>
    <w:rsid w:val="00414B32"/>
    <w:rsid w:val="00414C74"/>
    <w:rsid w:val="00414CAD"/>
    <w:rsid w:val="00414D77"/>
    <w:rsid w:val="00414F6D"/>
    <w:rsid w:val="004153EE"/>
    <w:rsid w:val="004157C2"/>
    <w:rsid w:val="00415B05"/>
    <w:rsid w:val="00415B3E"/>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92C"/>
    <w:rsid w:val="004219C7"/>
    <w:rsid w:val="00421F61"/>
    <w:rsid w:val="00422098"/>
    <w:rsid w:val="004223AF"/>
    <w:rsid w:val="004223F6"/>
    <w:rsid w:val="004224D7"/>
    <w:rsid w:val="00422C32"/>
    <w:rsid w:val="00422EBA"/>
    <w:rsid w:val="00422FCD"/>
    <w:rsid w:val="00423448"/>
    <w:rsid w:val="00423771"/>
    <w:rsid w:val="00423EBE"/>
    <w:rsid w:val="00424555"/>
    <w:rsid w:val="00424A3D"/>
    <w:rsid w:val="00424E5E"/>
    <w:rsid w:val="00424EA7"/>
    <w:rsid w:val="00425820"/>
    <w:rsid w:val="00425F56"/>
    <w:rsid w:val="00425FAA"/>
    <w:rsid w:val="00426690"/>
    <w:rsid w:val="004269EC"/>
    <w:rsid w:val="00426DE5"/>
    <w:rsid w:val="00426E10"/>
    <w:rsid w:val="00427303"/>
    <w:rsid w:val="004274B9"/>
    <w:rsid w:val="004275AF"/>
    <w:rsid w:val="0042764E"/>
    <w:rsid w:val="0042780E"/>
    <w:rsid w:val="00427B33"/>
    <w:rsid w:val="00427F0F"/>
    <w:rsid w:val="004306D3"/>
    <w:rsid w:val="004306F6"/>
    <w:rsid w:val="00430BB0"/>
    <w:rsid w:val="00430FAC"/>
    <w:rsid w:val="00430FD1"/>
    <w:rsid w:val="00431169"/>
    <w:rsid w:val="00432BAC"/>
    <w:rsid w:val="00432E51"/>
    <w:rsid w:val="00433020"/>
    <w:rsid w:val="0043342E"/>
    <w:rsid w:val="004335CF"/>
    <w:rsid w:val="00433940"/>
    <w:rsid w:val="00434370"/>
    <w:rsid w:val="0043444A"/>
    <w:rsid w:val="004349C2"/>
    <w:rsid w:val="00434C05"/>
    <w:rsid w:val="004357B0"/>
    <w:rsid w:val="0043678E"/>
    <w:rsid w:val="00436A1F"/>
    <w:rsid w:val="00437003"/>
    <w:rsid w:val="004371D2"/>
    <w:rsid w:val="00437737"/>
    <w:rsid w:val="00437D65"/>
    <w:rsid w:val="004400D2"/>
    <w:rsid w:val="00440122"/>
    <w:rsid w:val="00440462"/>
    <w:rsid w:val="00440658"/>
    <w:rsid w:val="00440A7E"/>
    <w:rsid w:val="00440B10"/>
    <w:rsid w:val="00440D51"/>
    <w:rsid w:val="004411E7"/>
    <w:rsid w:val="00441222"/>
    <w:rsid w:val="0044173E"/>
    <w:rsid w:val="00441AB5"/>
    <w:rsid w:val="00441F69"/>
    <w:rsid w:val="00442192"/>
    <w:rsid w:val="004423CF"/>
    <w:rsid w:val="004424E6"/>
    <w:rsid w:val="00442586"/>
    <w:rsid w:val="00442644"/>
    <w:rsid w:val="00442B8F"/>
    <w:rsid w:val="00442DC4"/>
    <w:rsid w:val="00443026"/>
    <w:rsid w:val="00443140"/>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A7"/>
    <w:rsid w:val="00450EF1"/>
    <w:rsid w:val="00450FD0"/>
    <w:rsid w:val="00450FE0"/>
    <w:rsid w:val="00451421"/>
    <w:rsid w:val="00451CD1"/>
    <w:rsid w:val="00451E2D"/>
    <w:rsid w:val="00451E86"/>
    <w:rsid w:val="00451E8B"/>
    <w:rsid w:val="00452A7A"/>
    <w:rsid w:val="00452C49"/>
    <w:rsid w:val="0045354B"/>
    <w:rsid w:val="00453BA0"/>
    <w:rsid w:val="00453D3C"/>
    <w:rsid w:val="00453D94"/>
    <w:rsid w:val="00454049"/>
    <w:rsid w:val="0045445A"/>
    <w:rsid w:val="004545B8"/>
    <w:rsid w:val="00454822"/>
    <w:rsid w:val="00454B7F"/>
    <w:rsid w:val="00454B8E"/>
    <w:rsid w:val="00454D7A"/>
    <w:rsid w:val="00454DCF"/>
    <w:rsid w:val="0045516E"/>
    <w:rsid w:val="00455853"/>
    <w:rsid w:val="00455B6C"/>
    <w:rsid w:val="00455DBF"/>
    <w:rsid w:val="004563BE"/>
    <w:rsid w:val="004563DE"/>
    <w:rsid w:val="00456619"/>
    <w:rsid w:val="00456A00"/>
    <w:rsid w:val="00456A7A"/>
    <w:rsid w:val="00456BF9"/>
    <w:rsid w:val="004573E3"/>
    <w:rsid w:val="0045761E"/>
    <w:rsid w:val="00457645"/>
    <w:rsid w:val="004578C2"/>
    <w:rsid w:val="00460090"/>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A67"/>
    <w:rsid w:val="00464AD3"/>
    <w:rsid w:val="00464C9E"/>
    <w:rsid w:val="004659E6"/>
    <w:rsid w:val="00465DAB"/>
    <w:rsid w:val="00466918"/>
    <w:rsid w:val="00466AB6"/>
    <w:rsid w:val="004672AD"/>
    <w:rsid w:val="004673E8"/>
    <w:rsid w:val="004673EF"/>
    <w:rsid w:val="00467696"/>
    <w:rsid w:val="00470057"/>
    <w:rsid w:val="00470842"/>
    <w:rsid w:val="0047092B"/>
    <w:rsid w:val="00471EE4"/>
    <w:rsid w:val="004721E9"/>
    <w:rsid w:val="00472358"/>
    <w:rsid w:val="0047241D"/>
    <w:rsid w:val="0047273C"/>
    <w:rsid w:val="0047297E"/>
    <w:rsid w:val="00472BE4"/>
    <w:rsid w:val="00472F6B"/>
    <w:rsid w:val="00473AD3"/>
    <w:rsid w:val="004741DE"/>
    <w:rsid w:val="00474384"/>
    <w:rsid w:val="004743B6"/>
    <w:rsid w:val="004745B8"/>
    <w:rsid w:val="00474C37"/>
    <w:rsid w:val="00474D3B"/>
    <w:rsid w:val="00475190"/>
    <w:rsid w:val="0047526B"/>
    <w:rsid w:val="00475890"/>
    <w:rsid w:val="00475B64"/>
    <w:rsid w:val="00475DD6"/>
    <w:rsid w:val="004766AD"/>
    <w:rsid w:val="00476C18"/>
    <w:rsid w:val="00476E3F"/>
    <w:rsid w:val="00477170"/>
    <w:rsid w:val="004773B0"/>
    <w:rsid w:val="004774EA"/>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4997"/>
    <w:rsid w:val="00484AF0"/>
    <w:rsid w:val="00484F72"/>
    <w:rsid w:val="004851C9"/>
    <w:rsid w:val="00485385"/>
    <w:rsid w:val="004853AE"/>
    <w:rsid w:val="0048559C"/>
    <w:rsid w:val="00485A24"/>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622"/>
    <w:rsid w:val="004917EF"/>
    <w:rsid w:val="00491927"/>
    <w:rsid w:val="004919A7"/>
    <w:rsid w:val="00491CEF"/>
    <w:rsid w:val="004920BF"/>
    <w:rsid w:val="004922D6"/>
    <w:rsid w:val="004929EE"/>
    <w:rsid w:val="00492C75"/>
    <w:rsid w:val="004932A4"/>
    <w:rsid w:val="004933A1"/>
    <w:rsid w:val="004942AB"/>
    <w:rsid w:val="0049433C"/>
    <w:rsid w:val="00494657"/>
    <w:rsid w:val="004947C3"/>
    <w:rsid w:val="00494971"/>
    <w:rsid w:val="00494989"/>
    <w:rsid w:val="00494D31"/>
    <w:rsid w:val="00494FE0"/>
    <w:rsid w:val="0049509E"/>
    <w:rsid w:val="004951D2"/>
    <w:rsid w:val="0049547A"/>
    <w:rsid w:val="004955F3"/>
    <w:rsid w:val="00495607"/>
    <w:rsid w:val="0049568C"/>
    <w:rsid w:val="00495C26"/>
    <w:rsid w:val="00495CA9"/>
    <w:rsid w:val="00495E76"/>
    <w:rsid w:val="0049608B"/>
    <w:rsid w:val="00496251"/>
    <w:rsid w:val="0049687F"/>
    <w:rsid w:val="00496BAD"/>
    <w:rsid w:val="00496C0E"/>
    <w:rsid w:val="00497125"/>
    <w:rsid w:val="0049789A"/>
    <w:rsid w:val="00497989"/>
    <w:rsid w:val="00497F62"/>
    <w:rsid w:val="00497FA7"/>
    <w:rsid w:val="004A068D"/>
    <w:rsid w:val="004A0F93"/>
    <w:rsid w:val="004A0FB6"/>
    <w:rsid w:val="004A1733"/>
    <w:rsid w:val="004A1BB5"/>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FA0"/>
    <w:rsid w:val="004B2293"/>
    <w:rsid w:val="004B260A"/>
    <w:rsid w:val="004B29E7"/>
    <w:rsid w:val="004B30B0"/>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483"/>
    <w:rsid w:val="004B67DB"/>
    <w:rsid w:val="004B6C11"/>
    <w:rsid w:val="004B6DBB"/>
    <w:rsid w:val="004B716F"/>
    <w:rsid w:val="004B7238"/>
    <w:rsid w:val="004B7BC0"/>
    <w:rsid w:val="004B7F6D"/>
    <w:rsid w:val="004B7FDC"/>
    <w:rsid w:val="004C03E6"/>
    <w:rsid w:val="004C06A0"/>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D43"/>
    <w:rsid w:val="004C3FB1"/>
    <w:rsid w:val="004C4540"/>
    <w:rsid w:val="004C47A1"/>
    <w:rsid w:val="004C4A09"/>
    <w:rsid w:val="004C4B6A"/>
    <w:rsid w:val="004C5083"/>
    <w:rsid w:val="004C550E"/>
    <w:rsid w:val="004C5557"/>
    <w:rsid w:val="004C576D"/>
    <w:rsid w:val="004C587F"/>
    <w:rsid w:val="004C5B29"/>
    <w:rsid w:val="004C5DAE"/>
    <w:rsid w:val="004C610B"/>
    <w:rsid w:val="004C6676"/>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F24"/>
    <w:rsid w:val="004D57BE"/>
    <w:rsid w:val="004D5925"/>
    <w:rsid w:val="004D5DB0"/>
    <w:rsid w:val="004D5DB6"/>
    <w:rsid w:val="004D62EE"/>
    <w:rsid w:val="004D6570"/>
    <w:rsid w:val="004D6611"/>
    <w:rsid w:val="004D6783"/>
    <w:rsid w:val="004D688D"/>
    <w:rsid w:val="004D6A0D"/>
    <w:rsid w:val="004D725D"/>
    <w:rsid w:val="004D7785"/>
    <w:rsid w:val="004D7B3C"/>
    <w:rsid w:val="004D7B44"/>
    <w:rsid w:val="004E013C"/>
    <w:rsid w:val="004E020E"/>
    <w:rsid w:val="004E021B"/>
    <w:rsid w:val="004E076C"/>
    <w:rsid w:val="004E0817"/>
    <w:rsid w:val="004E1087"/>
    <w:rsid w:val="004E1167"/>
    <w:rsid w:val="004E11C1"/>
    <w:rsid w:val="004E1B9D"/>
    <w:rsid w:val="004E1C89"/>
    <w:rsid w:val="004E1F7A"/>
    <w:rsid w:val="004E2665"/>
    <w:rsid w:val="004E2784"/>
    <w:rsid w:val="004E2CD3"/>
    <w:rsid w:val="004E2D6F"/>
    <w:rsid w:val="004E2E31"/>
    <w:rsid w:val="004E2E8D"/>
    <w:rsid w:val="004E2F10"/>
    <w:rsid w:val="004E3209"/>
    <w:rsid w:val="004E343D"/>
    <w:rsid w:val="004E3AC5"/>
    <w:rsid w:val="004E3C42"/>
    <w:rsid w:val="004E429E"/>
    <w:rsid w:val="004E45AC"/>
    <w:rsid w:val="004E4B88"/>
    <w:rsid w:val="004E4EB0"/>
    <w:rsid w:val="004E558A"/>
    <w:rsid w:val="004E56DA"/>
    <w:rsid w:val="004E5BB0"/>
    <w:rsid w:val="004E5CFB"/>
    <w:rsid w:val="004E60EA"/>
    <w:rsid w:val="004E6C54"/>
    <w:rsid w:val="004E6D49"/>
    <w:rsid w:val="004E70D6"/>
    <w:rsid w:val="004E74C0"/>
    <w:rsid w:val="004E7742"/>
    <w:rsid w:val="004E77B1"/>
    <w:rsid w:val="004E7AF8"/>
    <w:rsid w:val="004F0035"/>
    <w:rsid w:val="004F027D"/>
    <w:rsid w:val="004F0AB6"/>
    <w:rsid w:val="004F0C6A"/>
    <w:rsid w:val="004F0D94"/>
    <w:rsid w:val="004F10D3"/>
    <w:rsid w:val="004F14B4"/>
    <w:rsid w:val="004F1667"/>
    <w:rsid w:val="004F1756"/>
    <w:rsid w:val="004F19B5"/>
    <w:rsid w:val="004F1DF0"/>
    <w:rsid w:val="004F1F60"/>
    <w:rsid w:val="004F1F6D"/>
    <w:rsid w:val="004F26D4"/>
    <w:rsid w:val="004F2748"/>
    <w:rsid w:val="004F2B42"/>
    <w:rsid w:val="004F3903"/>
    <w:rsid w:val="004F3CC8"/>
    <w:rsid w:val="004F3DA1"/>
    <w:rsid w:val="004F3EA3"/>
    <w:rsid w:val="004F4373"/>
    <w:rsid w:val="004F4430"/>
    <w:rsid w:val="004F5163"/>
    <w:rsid w:val="004F5368"/>
    <w:rsid w:val="004F580F"/>
    <w:rsid w:val="004F5BB1"/>
    <w:rsid w:val="004F5D3F"/>
    <w:rsid w:val="004F630B"/>
    <w:rsid w:val="004F64CD"/>
    <w:rsid w:val="004F654F"/>
    <w:rsid w:val="004F6E1C"/>
    <w:rsid w:val="004F6F44"/>
    <w:rsid w:val="004F7249"/>
    <w:rsid w:val="004F78C4"/>
    <w:rsid w:val="004F7998"/>
    <w:rsid w:val="004F7C99"/>
    <w:rsid w:val="004F7E5A"/>
    <w:rsid w:val="0050019F"/>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BD5"/>
    <w:rsid w:val="00507CE1"/>
    <w:rsid w:val="00507E51"/>
    <w:rsid w:val="00510154"/>
    <w:rsid w:val="00510666"/>
    <w:rsid w:val="00510828"/>
    <w:rsid w:val="00510ABB"/>
    <w:rsid w:val="00510F4D"/>
    <w:rsid w:val="00510F71"/>
    <w:rsid w:val="0051102A"/>
    <w:rsid w:val="005112B7"/>
    <w:rsid w:val="0051159D"/>
    <w:rsid w:val="005119D1"/>
    <w:rsid w:val="00511AE1"/>
    <w:rsid w:val="00511C89"/>
    <w:rsid w:val="00511DD6"/>
    <w:rsid w:val="00511EA0"/>
    <w:rsid w:val="00511F35"/>
    <w:rsid w:val="00512559"/>
    <w:rsid w:val="005129CF"/>
    <w:rsid w:val="00512AA5"/>
    <w:rsid w:val="00512AB1"/>
    <w:rsid w:val="00513096"/>
    <w:rsid w:val="005132EA"/>
    <w:rsid w:val="005136D6"/>
    <w:rsid w:val="005136EB"/>
    <w:rsid w:val="0051380F"/>
    <w:rsid w:val="00513B92"/>
    <w:rsid w:val="005143DA"/>
    <w:rsid w:val="005146F5"/>
    <w:rsid w:val="00514DE2"/>
    <w:rsid w:val="00515101"/>
    <w:rsid w:val="00515352"/>
    <w:rsid w:val="005159E1"/>
    <w:rsid w:val="00516130"/>
    <w:rsid w:val="0051613C"/>
    <w:rsid w:val="00516A7F"/>
    <w:rsid w:val="00516BC4"/>
    <w:rsid w:val="00516D26"/>
    <w:rsid w:val="00516FB9"/>
    <w:rsid w:val="00517110"/>
    <w:rsid w:val="00517888"/>
    <w:rsid w:val="005178C0"/>
    <w:rsid w:val="005179C4"/>
    <w:rsid w:val="00517C8C"/>
    <w:rsid w:val="00517C9B"/>
    <w:rsid w:val="00517DEF"/>
    <w:rsid w:val="005206EE"/>
    <w:rsid w:val="00520878"/>
    <w:rsid w:val="00520928"/>
    <w:rsid w:val="005217A2"/>
    <w:rsid w:val="005219FF"/>
    <w:rsid w:val="005223AC"/>
    <w:rsid w:val="00522418"/>
    <w:rsid w:val="00522921"/>
    <w:rsid w:val="00522D1B"/>
    <w:rsid w:val="0052326F"/>
    <w:rsid w:val="005232C5"/>
    <w:rsid w:val="00523807"/>
    <w:rsid w:val="00523A85"/>
    <w:rsid w:val="00523CE1"/>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700"/>
    <w:rsid w:val="005277FD"/>
    <w:rsid w:val="00527CAB"/>
    <w:rsid w:val="0053084E"/>
    <w:rsid w:val="00530886"/>
    <w:rsid w:val="0053099F"/>
    <w:rsid w:val="005311C1"/>
    <w:rsid w:val="005315FF"/>
    <w:rsid w:val="005318FB"/>
    <w:rsid w:val="005319D3"/>
    <w:rsid w:val="00532460"/>
    <w:rsid w:val="00532AD7"/>
    <w:rsid w:val="00532BBA"/>
    <w:rsid w:val="00532C0C"/>
    <w:rsid w:val="00532DD4"/>
    <w:rsid w:val="00533048"/>
    <w:rsid w:val="005331C9"/>
    <w:rsid w:val="005337FE"/>
    <w:rsid w:val="005339C8"/>
    <w:rsid w:val="00533C96"/>
    <w:rsid w:val="00533E02"/>
    <w:rsid w:val="00534212"/>
    <w:rsid w:val="00534267"/>
    <w:rsid w:val="005342A2"/>
    <w:rsid w:val="005342C8"/>
    <w:rsid w:val="00534909"/>
    <w:rsid w:val="00534A3E"/>
    <w:rsid w:val="00534B3B"/>
    <w:rsid w:val="00534F48"/>
    <w:rsid w:val="00534FFB"/>
    <w:rsid w:val="005355E1"/>
    <w:rsid w:val="00535E66"/>
    <w:rsid w:val="0053601D"/>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97B"/>
    <w:rsid w:val="00542BBF"/>
    <w:rsid w:val="0054308F"/>
    <w:rsid w:val="005432DA"/>
    <w:rsid w:val="00543AB7"/>
    <w:rsid w:val="00543FC6"/>
    <w:rsid w:val="005440D6"/>
    <w:rsid w:val="005441CF"/>
    <w:rsid w:val="0054493C"/>
    <w:rsid w:val="00544D41"/>
    <w:rsid w:val="00545502"/>
    <w:rsid w:val="0054571A"/>
    <w:rsid w:val="00545E00"/>
    <w:rsid w:val="00545E64"/>
    <w:rsid w:val="00545F3A"/>
    <w:rsid w:val="005462C2"/>
    <w:rsid w:val="00546412"/>
    <w:rsid w:val="00546944"/>
    <w:rsid w:val="00546A54"/>
    <w:rsid w:val="00546F83"/>
    <w:rsid w:val="00546FAB"/>
    <w:rsid w:val="005478DC"/>
    <w:rsid w:val="0055026E"/>
    <w:rsid w:val="00550755"/>
    <w:rsid w:val="00550BF5"/>
    <w:rsid w:val="00550C5E"/>
    <w:rsid w:val="00550FC9"/>
    <w:rsid w:val="005512CD"/>
    <w:rsid w:val="005513BE"/>
    <w:rsid w:val="00551A61"/>
    <w:rsid w:val="0055261C"/>
    <w:rsid w:val="005529D4"/>
    <w:rsid w:val="00552AAD"/>
    <w:rsid w:val="00552F73"/>
    <w:rsid w:val="00553002"/>
    <w:rsid w:val="0055307C"/>
    <w:rsid w:val="0055361E"/>
    <w:rsid w:val="005536EA"/>
    <w:rsid w:val="005539D7"/>
    <w:rsid w:val="00553ACA"/>
    <w:rsid w:val="00553DE4"/>
    <w:rsid w:val="005545A8"/>
    <w:rsid w:val="005545B0"/>
    <w:rsid w:val="005553F6"/>
    <w:rsid w:val="005558DF"/>
    <w:rsid w:val="005559F7"/>
    <w:rsid w:val="00555AF2"/>
    <w:rsid w:val="00555BBC"/>
    <w:rsid w:val="00555D55"/>
    <w:rsid w:val="005562A4"/>
    <w:rsid w:val="0055648E"/>
    <w:rsid w:val="00556518"/>
    <w:rsid w:val="00556929"/>
    <w:rsid w:val="00556DA6"/>
    <w:rsid w:val="005570BE"/>
    <w:rsid w:val="005571E8"/>
    <w:rsid w:val="00557890"/>
    <w:rsid w:val="0056004E"/>
    <w:rsid w:val="005602C1"/>
    <w:rsid w:val="00560BBB"/>
    <w:rsid w:val="00560E7E"/>
    <w:rsid w:val="00560F13"/>
    <w:rsid w:val="0056113E"/>
    <w:rsid w:val="00561460"/>
    <w:rsid w:val="00561817"/>
    <w:rsid w:val="00561DCD"/>
    <w:rsid w:val="00561E79"/>
    <w:rsid w:val="00561FE5"/>
    <w:rsid w:val="00562347"/>
    <w:rsid w:val="00562D9B"/>
    <w:rsid w:val="005633E2"/>
    <w:rsid w:val="005634C7"/>
    <w:rsid w:val="00563AE8"/>
    <w:rsid w:val="00563BCF"/>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D48"/>
    <w:rsid w:val="0057234D"/>
    <w:rsid w:val="00572753"/>
    <w:rsid w:val="005727E4"/>
    <w:rsid w:val="005727E5"/>
    <w:rsid w:val="00572EBE"/>
    <w:rsid w:val="00573CA6"/>
    <w:rsid w:val="00573D41"/>
    <w:rsid w:val="00573E1E"/>
    <w:rsid w:val="00573F66"/>
    <w:rsid w:val="00574044"/>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5EB"/>
    <w:rsid w:val="00580B31"/>
    <w:rsid w:val="00580B55"/>
    <w:rsid w:val="00580C7C"/>
    <w:rsid w:val="005815A0"/>
    <w:rsid w:val="00581E1F"/>
    <w:rsid w:val="00582962"/>
    <w:rsid w:val="0058319B"/>
    <w:rsid w:val="0058397F"/>
    <w:rsid w:val="0058403D"/>
    <w:rsid w:val="005840CC"/>
    <w:rsid w:val="005843DF"/>
    <w:rsid w:val="005844F5"/>
    <w:rsid w:val="00584D79"/>
    <w:rsid w:val="00584DFF"/>
    <w:rsid w:val="0058578B"/>
    <w:rsid w:val="00585AF9"/>
    <w:rsid w:val="00585F92"/>
    <w:rsid w:val="00586119"/>
    <w:rsid w:val="00586633"/>
    <w:rsid w:val="005867AE"/>
    <w:rsid w:val="005869AB"/>
    <w:rsid w:val="00587100"/>
    <w:rsid w:val="005874BA"/>
    <w:rsid w:val="005878AD"/>
    <w:rsid w:val="00587DE3"/>
    <w:rsid w:val="005900DC"/>
    <w:rsid w:val="005902CE"/>
    <w:rsid w:val="00590908"/>
    <w:rsid w:val="00590BD2"/>
    <w:rsid w:val="00590E25"/>
    <w:rsid w:val="00590FCD"/>
    <w:rsid w:val="00590FF6"/>
    <w:rsid w:val="005926A0"/>
    <w:rsid w:val="00592716"/>
    <w:rsid w:val="00592DBD"/>
    <w:rsid w:val="00592DD7"/>
    <w:rsid w:val="005935AB"/>
    <w:rsid w:val="0059389B"/>
    <w:rsid w:val="00594526"/>
    <w:rsid w:val="005949CB"/>
    <w:rsid w:val="00594DB0"/>
    <w:rsid w:val="00594DD9"/>
    <w:rsid w:val="0059512B"/>
    <w:rsid w:val="005962A4"/>
    <w:rsid w:val="0059632D"/>
    <w:rsid w:val="00596583"/>
    <w:rsid w:val="0059662B"/>
    <w:rsid w:val="00596940"/>
    <w:rsid w:val="00597105"/>
    <w:rsid w:val="0059710A"/>
    <w:rsid w:val="005978BA"/>
    <w:rsid w:val="00597914"/>
    <w:rsid w:val="00597A49"/>
    <w:rsid w:val="00597B05"/>
    <w:rsid w:val="00597B14"/>
    <w:rsid w:val="00597CB6"/>
    <w:rsid w:val="00597E16"/>
    <w:rsid w:val="005A054D"/>
    <w:rsid w:val="005A05AD"/>
    <w:rsid w:val="005A062B"/>
    <w:rsid w:val="005A0638"/>
    <w:rsid w:val="005A064A"/>
    <w:rsid w:val="005A07F6"/>
    <w:rsid w:val="005A0A21"/>
    <w:rsid w:val="005A15AB"/>
    <w:rsid w:val="005A15D0"/>
    <w:rsid w:val="005A1829"/>
    <w:rsid w:val="005A1C82"/>
    <w:rsid w:val="005A1D10"/>
    <w:rsid w:val="005A1D8B"/>
    <w:rsid w:val="005A1DE6"/>
    <w:rsid w:val="005A244C"/>
    <w:rsid w:val="005A2455"/>
    <w:rsid w:val="005A2515"/>
    <w:rsid w:val="005A2658"/>
    <w:rsid w:val="005A26A4"/>
    <w:rsid w:val="005A2E2F"/>
    <w:rsid w:val="005A3042"/>
    <w:rsid w:val="005A3275"/>
    <w:rsid w:val="005A32BF"/>
    <w:rsid w:val="005A34E8"/>
    <w:rsid w:val="005A389B"/>
    <w:rsid w:val="005A3966"/>
    <w:rsid w:val="005A3A23"/>
    <w:rsid w:val="005A3E24"/>
    <w:rsid w:val="005A3E5B"/>
    <w:rsid w:val="005A4E4A"/>
    <w:rsid w:val="005A513F"/>
    <w:rsid w:val="005A5253"/>
    <w:rsid w:val="005A55FA"/>
    <w:rsid w:val="005A596B"/>
    <w:rsid w:val="005A60A5"/>
    <w:rsid w:val="005A61B1"/>
    <w:rsid w:val="005A6543"/>
    <w:rsid w:val="005A6C07"/>
    <w:rsid w:val="005A70C3"/>
    <w:rsid w:val="005A7281"/>
    <w:rsid w:val="005A7385"/>
    <w:rsid w:val="005A74B0"/>
    <w:rsid w:val="005A7B57"/>
    <w:rsid w:val="005A7C72"/>
    <w:rsid w:val="005A7FC9"/>
    <w:rsid w:val="005B081D"/>
    <w:rsid w:val="005B0924"/>
    <w:rsid w:val="005B0937"/>
    <w:rsid w:val="005B0B3B"/>
    <w:rsid w:val="005B0C44"/>
    <w:rsid w:val="005B0E6C"/>
    <w:rsid w:val="005B1028"/>
    <w:rsid w:val="005B1C22"/>
    <w:rsid w:val="005B20C1"/>
    <w:rsid w:val="005B2440"/>
    <w:rsid w:val="005B24CE"/>
    <w:rsid w:val="005B24DF"/>
    <w:rsid w:val="005B2692"/>
    <w:rsid w:val="005B2865"/>
    <w:rsid w:val="005B369E"/>
    <w:rsid w:val="005B3826"/>
    <w:rsid w:val="005B3B39"/>
    <w:rsid w:val="005B486C"/>
    <w:rsid w:val="005B4AA0"/>
    <w:rsid w:val="005B4D7C"/>
    <w:rsid w:val="005B4F50"/>
    <w:rsid w:val="005B57BC"/>
    <w:rsid w:val="005B642C"/>
    <w:rsid w:val="005B65BD"/>
    <w:rsid w:val="005B664C"/>
    <w:rsid w:val="005B66D3"/>
    <w:rsid w:val="005B684D"/>
    <w:rsid w:val="005B693F"/>
    <w:rsid w:val="005B6983"/>
    <w:rsid w:val="005B7AB5"/>
    <w:rsid w:val="005C10F2"/>
    <w:rsid w:val="005C1162"/>
    <w:rsid w:val="005C1319"/>
    <w:rsid w:val="005C1A3D"/>
    <w:rsid w:val="005C255A"/>
    <w:rsid w:val="005C30F8"/>
    <w:rsid w:val="005C312A"/>
    <w:rsid w:val="005C3169"/>
    <w:rsid w:val="005C32B8"/>
    <w:rsid w:val="005C429B"/>
    <w:rsid w:val="005C44DC"/>
    <w:rsid w:val="005C477E"/>
    <w:rsid w:val="005C48EC"/>
    <w:rsid w:val="005C497C"/>
    <w:rsid w:val="005C4DEE"/>
    <w:rsid w:val="005C59A3"/>
    <w:rsid w:val="005C5A52"/>
    <w:rsid w:val="005C5FC7"/>
    <w:rsid w:val="005C61D6"/>
    <w:rsid w:val="005C63FF"/>
    <w:rsid w:val="005C6C18"/>
    <w:rsid w:val="005C6CBE"/>
    <w:rsid w:val="005C6E3A"/>
    <w:rsid w:val="005C701E"/>
    <w:rsid w:val="005C72EA"/>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CF3"/>
    <w:rsid w:val="005D4075"/>
    <w:rsid w:val="005D43B5"/>
    <w:rsid w:val="005D45D0"/>
    <w:rsid w:val="005D47E8"/>
    <w:rsid w:val="005D49AA"/>
    <w:rsid w:val="005D4C82"/>
    <w:rsid w:val="005D4EF1"/>
    <w:rsid w:val="005D50BA"/>
    <w:rsid w:val="005D5325"/>
    <w:rsid w:val="005D596A"/>
    <w:rsid w:val="005D5BC3"/>
    <w:rsid w:val="005D5CFD"/>
    <w:rsid w:val="005D5DB0"/>
    <w:rsid w:val="005D5FFE"/>
    <w:rsid w:val="005D6712"/>
    <w:rsid w:val="005D6B52"/>
    <w:rsid w:val="005D70ED"/>
    <w:rsid w:val="005D7F68"/>
    <w:rsid w:val="005E0D55"/>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406E"/>
    <w:rsid w:val="005E43B2"/>
    <w:rsid w:val="005E4444"/>
    <w:rsid w:val="005E4835"/>
    <w:rsid w:val="005E486A"/>
    <w:rsid w:val="005E4C5F"/>
    <w:rsid w:val="005E4DB2"/>
    <w:rsid w:val="005E4E33"/>
    <w:rsid w:val="005E54CB"/>
    <w:rsid w:val="005E5533"/>
    <w:rsid w:val="005E55F2"/>
    <w:rsid w:val="005E6C2B"/>
    <w:rsid w:val="005E74CB"/>
    <w:rsid w:val="005E77FB"/>
    <w:rsid w:val="005E7A0F"/>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595"/>
    <w:rsid w:val="005F38CA"/>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7A2"/>
    <w:rsid w:val="00601823"/>
    <w:rsid w:val="00601932"/>
    <w:rsid w:val="00602943"/>
    <w:rsid w:val="00602D3F"/>
    <w:rsid w:val="00602E35"/>
    <w:rsid w:val="0060309F"/>
    <w:rsid w:val="006031A5"/>
    <w:rsid w:val="00603361"/>
    <w:rsid w:val="006037AC"/>
    <w:rsid w:val="006039D9"/>
    <w:rsid w:val="00603BBA"/>
    <w:rsid w:val="00603D29"/>
    <w:rsid w:val="00604571"/>
    <w:rsid w:val="006048AF"/>
    <w:rsid w:val="00604DBD"/>
    <w:rsid w:val="006053C4"/>
    <w:rsid w:val="006053EE"/>
    <w:rsid w:val="006056E4"/>
    <w:rsid w:val="0060594D"/>
    <w:rsid w:val="00605B05"/>
    <w:rsid w:val="00605B66"/>
    <w:rsid w:val="00605CC1"/>
    <w:rsid w:val="00605F46"/>
    <w:rsid w:val="00606005"/>
    <w:rsid w:val="00606112"/>
    <w:rsid w:val="00606348"/>
    <w:rsid w:val="006063D5"/>
    <w:rsid w:val="0060661E"/>
    <w:rsid w:val="00606661"/>
    <w:rsid w:val="00606995"/>
    <w:rsid w:val="00606C49"/>
    <w:rsid w:val="00606CC3"/>
    <w:rsid w:val="00606EC3"/>
    <w:rsid w:val="00607305"/>
    <w:rsid w:val="00607C1D"/>
    <w:rsid w:val="00610574"/>
    <w:rsid w:val="0061106F"/>
    <w:rsid w:val="006110CF"/>
    <w:rsid w:val="006113B7"/>
    <w:rsid w:val="00611715"/>
    <w:rsid w:val="006118ED"/>
    <w:rsid w:val="00611A0A"/>
    <w:rsid w:val="00611B03"/>
    <w:rsid w:val="00611C4F"/>
    <w:rsid w:val="00611FFC"/>
    <w:rsid w:val="006122C8"/>
    <w:rsid w:val="00612782"/>
    <w:rsid w:val="00612A2B"/>
    <w:rsid w:val="00612C60"/>
    <w:rsid w:val="00612C6A"/>
    <w:rsid w:val="00612CB0"/>
    <w:rsid w:val="00612FFF"/>
    <w:rsid w:val="00613101"/>
    <w:rsid w:val="006131DF"/>
    <w:rsid w:val="0061371D"/>
    <w:rsid w:val="006138F2"/>
    <w:rsid w:val="00613D11"/>
    <w:rsid w:val="00613E9C"/>
    <w:rsid w:val="006149C4"/>
    <w:rsid w:val="00614D15"/>
    <w:rsid w:val="00614D99"/>
    <w:rsid w:val="00614F45"/>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EAA"/>
    <w:rsid w:val="006268E9"/>
    <w:rsid w:val="006269E5"/>
    <w:rsid w:val="00626D3B"/>
    <w:rsid w:val="00627081"/>
    <w:rsid w:val="0062721D"/>
    <w:rsid w:val="006274C4"/>
    <w:rsid w:val="006277E0"/>
    <w:rsid w:val="00630215"/>
    <w:rsid w:val="006306BF"/>
    <w:rsid w:val="00630709"/>
    <w:rsid w:val="0063082F"/>
    <w:rsid w:val="00631510"/>
    <w:rsid w:val="006315FA"/>
    <w:rsid w:val="0063195F"/>
    <w:rsid w:val="00631965"/>
    <w:rsid w:val="00632339"/>
    <w:rsid w:val="00632415"/>
    <w:rsid w:val="0063242E"/>
    <w:rsid w:val="00632DE3"/>
    <w:rsid w:val="00632F30"/>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D7F"/>
    <w:rsid w:val="00636FC6"/>
    <w:rsid w:val="00637126"/>
    <w:rsid w:val="006375DF"/>
    <w:rsid w:val="006376E3"/>
    <w:rsid w:val="006376F5"/>
    <w:rsid w:val="0063770B"/>
    <w:rsid w:val="00640170"/>
    <w:rsid w:val="006403B6"/>
    <w:rsid w:val="0064050B"/>
    <w:rsid w:val="00640B29"/>
    <w:rsid w:val="00640C20"/>
    <w:rsid w:val="00640DA7"/>
    <w:rsid w:val="00640DB5"/>
    <w:rsid w:val="006410B0"/>
    <w:rsid w:val="006411DF"/>
    <w:rsid w:val="00641589"/>
    <w:rsid w:val="00641685"/>
    <w:rsid w:val="00641703"/>
    <w:rsid w:val="0064193C"/>
    <w:rsid w:val="00641978"/>
    <w:rsid w:val="00641FAB"/>
    <w:rsid w:val="006428E3"/>
    <w:rsid w:val="00642BA0"/>
    <w:rsid w:val="00642CB3"/>
    <w:rsid w:val="00642D5B"/>
    <w:rsid w:val="00642E79"/>
    <w:rsid w:val="00642E7C"/>
    <w:rsid w:val="00642EB6"/>
    <w:rsid w:val="0064303F"/>
    <w:rsid w:val="006435EF"/>
    <w:rsid w:val="00643A6A"/>
    <w:rsid w:val="00643D40"/>
    <w:rsid w:val="0064403A"/>
    <w:rsid w:val="00644489"/>
    <w:rsid w:val="006445FE"/>
    <w:rsid w:val="006449CD"/>
    <w:rsid w:val="00644F00"/>
    <w:rsid w:val="0064508E"/>
    <w:rsid w:val="006452F2"/>
    <w:rsid w:val="006457A0"/>
    <w:rsid w:val="00645D7F"/>
    <w:rsid w:val="00645FBA"/>
    <w:rsid w:val="00645FF2"/>
    <w:rsid w:val="0064661C"/>
    <w:rsid w:val="006466E7"/>
    <w:rsid w:val="006469E8"/>
    <w:rsid w:val="00646CBD"/>
    <w:rsid w:val="00646EDB"/>
    <w:rsid w:val="00647072"/>
    <w:rsid w:val="00647133"/>
    <w:rsid w:val="00647186"/>
    <w:rsid w:val="006475F1"/>
    <w:rsid w:val="0064785A"/>
    <w:rsid w:val="00647BB2"/>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984"/>
    <w:rsid w:val="006542AE"/>
    <w:rsid w:val="00654808"/>
    <w:rsid w:val="00654DEC"/>
    <w:rsid w:val="00654E23"/>
    <w:rsid w:val="00654E93"/>
    <w:rsid w:val="00654EB0"/>
    <w:rsid w:val="00654FF6"/>
    <w:rsid w:val="00655698"/>
    <w:rsid w:val="006557ED"/>
    <w:rsid w:val="00655855"/>
    <w:rsid w:val="00655E43"/>
    <w:rsid w:val="006565A3"/>
    <w:rsid w:val="006565BA"/>
    <w:rsid w:val="0065673C"/>
    <w:rsid w:val="00656920"/>
    <w:rsid w:val="00657272"/>
    <w:rsid w:val="006576EF"/>
    <w:rsid w:val="00657C81"/>
    <w:rsid w:val="00660007"/>
    <w:rsid w:val="006602BB"/>
    <w:rsid w:val="00661487"/>
    <w:rsid w:val="006614A1"/>
    <w:rsid w:val="00661ECC"/>
    <w:rsid w:val="0066292E"/>
    <w:rsid w:val="00662DB5"/>
    <w:rsid w:val="00662EC3"/>
    <w:rsid w:val="006630E0"/>
    <w:rsid w:val="00663360"/>
    <w:rsid w:val="00663459"/>
    <w:rsid w:val="00663844"/>
    <w:rsid w:val="0066393E"/>
    <w:rsid w:val="00663AEB"/>
    <w:rsid w:val="00663EAF"/>
    <w:rsid w:val="00663FAE"/>
    <w:rsid w:val="0066409D"/>
    <w:rsid w:val="00664578"/>
    <w:rsid w:val="006646C9"/>
    <w:rsid w:val="0066492A"/>
    <w:rsid w:val="00664EA2"/>
    <w:rsid w:val="00664F54"/>
    <w:rsid w:val="006651A6"/>
    <w:rsid w:val="0066527A"/>
    <w:rsid w:val="00665D1C"/>
    <w:rsid w:val="00666227"/>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EFF"/>
    <w:rsid w:val="006725F0"/>
    <w:rsid w:val="0067273E"/>
    <w:rsid w:val="006727C3"/>
    <w:rsid w:val="00672945"/>
    <w:rsid w:val="00672A73"/>
    <w:rsid w:val="00672F93"/>
    <w:rsid w:val="0067301E"/>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C0F"/>
    <w:rsid w:val="00681DE4"/>
    <w:rsid w:val="00682103"/>
    <w:rsid w:val="006824E3"/>
    <w:rsid w:val="006828C9"/>
    <w:rsid w:val="0068315A"/>
    <w:rsid w:val="0068321F"/>
    <w:rsid w:val="006838CF"/>
    <w:rsid w:val="00683B16"/>
    <w:rsid w:val="00683BBB"/>
    <w:rsid w:val="00683D02"/>
    <w:rsid w:val="00683D8B"/>
    <w:rsid w:val="00683EC0"/>
    <w:rsid w:val="00683F30"/>
    <w:rsid w:val="00683F88"/>
    <w:rsid w:val="006843DB"/>
    <w:rsid w:val="00684426"/>
    <w:rsid w:val="00684A3E"/>
    <w:rsid w:val="00684B8B"/>
    <w:rsid w:val="00684EAC"/>
    <w:rsid w:val="006851F4"/>
    <w:rsid w:val="006851FA"/>
    <w:rsid w:val="00685468"/>
    <w:rsid w:val="0068547C"/>
    <w:rsid w:val="00685991"/>
    <w:rsid w:val="006859AB"/>
    <w:rsid w:val="00685C35"/>
    <w:rsid w:val="00685D50"/>
    <w:rsid w:val="00685F80"/>
    <w:rsid w:val="00686311"/>
    <w:rsid w:val="006867D3"/>
    <w:rsid w:val="00686808"/>
    <w:rsid w:val="00686CA6"/>
    <w:rsid w:val="006870AC"/>
    <w:rsid w:val="00687DEC"/>
    <w:rsid w:val="00690190"/>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CB"/>
    <w:rsid w:val="00697DDB"/>
    <w:rsid w:val="00697FEF"/>
    <w:rsid w:val="006A0719"/>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7226"/>
    <w:rsid w:val="006A7621"/>
    <w:rsid w:val="006A79D4"/>
    <w:rsid w:val="006A7D33"/>
    <w:rsid w:val="006B074A"/>
    <w:rsid w:val="006B0843"/>
    <w:rsid w:val="006B0E49"/>
    <w:rsid w:val="006B1357"/>
    <w:rsid w:val="006B1A97"/>
    <w:rsid w:val="006B1C6B"/>
    <w:rsid w:val="006B1CCF"/>
    <w:rsid w:val="006B1E8D"/>
    <w:rsid w:val="006B1F66"/>
    <w:rsid w:val="006B2106"/>
    <w:rsid w:val="006B225B"/>
    <w:rsid w:val="006B23C4"/>
    <w:rsid w:val="006B2538"/>
    <w:rsid w:val="006B258F"/>
    <w:rsid w:val="006B26F1"/>
    <w:rsid w:val="006B28CB"/>
    <w:rsid w:val="006B34A2"/>
    <w:rsid w:val="006B35F0"/>
    <w:rsid w:val="006B3DB7"/>
    <w:rsid w:val="006B409F"/>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42"/>
    <w:rsid w:val="006B74F2"/>
    <w:rsid w:val="006B761D"/>
    <w:rsid w:val="006B7C33"/>
    <w:rsid w:val="006C02E4"/>
    <w:rsid w:val="006C03DE"/>
    <w:rsid w:val="006C083B"/>
    <w:rsid w:val="006C0953"/>
    <w:rsid w:val="006C0D62"/>
    <w:rsid w:val="006C0DAE"/>
    <w:rsid w:val="006C1003"/>
    <w:rsid w:val="006C10D0"/>
    <w:rsid w:val="006C150E"/>
    <w:rsid w:val="006C1BE3"/>
    <w:rsid w:val="006C27DC"/>
    <w:rsid w:val="006C29C6"/>
    <w:rsid w:val="006C29FE"/>
    <w:rsid w:val="006C2C63"/>
    <w:rsid w:val="006C2D2C"/>
    <w:rsid w:val="006C2DD7"/>
    <w:rsid w:val="006C2E1F"/>
    <w:rsid w:val="006C4041"/>
    <w:rsid w:val="006C40AE"/>
    <w:rsid w:val="006C417A"/>
    <w:rsid w:val="006C42B1"/>
    <w:rsid w:val="006C4342"/>
    <w:rsid w:val="006C4801"/>
    <w:rsid w:val="006C4C55"/>
    <w:rsid w:val="006C5A18"/>
    <w:rsid w:val="006C5AF5"/>
    <w:rsid w:val="006C5CCA"/>
    <w:rsid w:val="006C657A"/>
    <w:rsid w:val="006C6632"/>
    <w:rsid w:val="006C67B8"/>
    <w:rsid w:val="006C6BB2"/>
    <w:rsid w:val="006C7309"/>
    <w:rsid w:val="006C7CF0"/>
    <w:rsid w:val="006C7D8A"/>
    <w:rsid w:val="006C7F6A"/>
    <w:rsid w:val="006D013B"/>
    <w:rsid w:val="006D02E7"/>
    <w:rsid w:val="006D1104"/>
    <w:rsid w:val="006D1291"/>
    <w:rsid w:val="006D194A"/>
    <w:rsid w:val="006D19CF"/>
    <w:rsid w:val="006D1A51"/>
    <w:rsid w:val="006D1E8E"/>
    <w:rsid w:val="006D2286"/>
    <w:rsid w:val="006D24C6"/>
    <w:rsid w:val="006D2557"/>
    <w:rsid w:val="006D26DF"/>
    <w:rsid w:val="006D28E1"/>
    <w:rsid w:val="006D370E"/>
    <w:rsid w:val="006D4385"/>
    <w:rsid w:val="006D45C1"/>
    <w:rsid w:val="006D47FA"/>
    <w:rsid w:val="006D4D47"/>
    <w:rsid w:val="006D519D"/>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E7F"/>
    <w:rsid w:val="006E112C"/>
    <w:rsid w:val="006E12C8"/>
    <w:rsid w:val="006E19CA"/>
    <w:rsid w:val="006E1B43"/>
    <w:rsid w:val="006E1FB9"/>
    <w:rsid w:val="006E2913"/>
    <w:rsid w:val="006E2C43"/>
    <w:rsid w:val="006E2ECB"/>
    <w:rsid w:val="006E32BE"/>
    <w:rsid w:val="006E32D5"/>
    <w:rsid w:val="006E34D2"/>
    <w:rsid w:val="006E3BC8"/>
    <w:rsid w:val="006E40BF"/>
    <w:rsid w:val="006E43EF"/>
    <w:rsid w:val="006E4BD6"/>
    <w:rsid w:val="006E5370"/>
    <w:rsid w:val="006E540B"/>
    <w:rsid w:val="006E5440"/>
    <w:rsid w:val="006E5561"/>
    <w:rsid w:val="006E587B"/>
    <w:rsid w:val="006E6535"/>
    <w:rsid w:val="006E65FA"/>
    <w:rsid w:val="006E67E8"/>
    <w:rsid w:val="006E6CAC"/>
    <w:rsid w:val="006E789B"/>
    <w:rsid w:val="006E7AB8"/>
    <w:rsid w:val="006E7E0F"/>
    <w:rsid w:val="006F003A"/>
    <w:rsid w:val="006F073F"/>
    <w:rsid w:val="006F10CE"/>
    <w:rsid w:val="006F13C0"/>
    <w:rsid w:val="006F14D0"/>
    <w:rsid w:val="006F181D"/>
    <w:rsid w:val="006F1E43"/>
    <w:rsid w:val="006F1EF2"/>
    <w:rsid w:val="006F1FC2"/>
    <w:rsid w:val="006F2133"/>
    <w:rsid w:val="006F295F"/>
    <w:rsid w:val="006F2B63"/>
    <w:rsid w:val="006F320F"/>
    <w:rsid w:val="006F3313"/>
    <w:rsid w:val="006F335C"/>
    <w:rsid w:val="006F33E6"/>
    <w:rsid w:val="006F3563"/>
    <w:rsid w:val="006F4336"/>
    <w:rsid w:val="006F4430"/>
    <w:rsid w:val="006F4A1A"/>
    <w:rsid w:val="006F4B5A"/>
    <w:rsid w:val="006F4DB2"/>
    <w:rsid w:val="006F5454"/>
    <w:rsid w:val="006F5771"/>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F5"/>
    <w:rsid w:val="00700AA6"/>
    <w:rsid w:val="00700E12"/>
    <w:rsid w:val="00701629"/>
    <w:rsid w:val="007016BF"/>
    <w:rsid w:val="00701C10"/>
    <w:rsid w:val="00701D38"/>
    <w:rsid w:val="00702071"/>
    <w:rsid w:val="00702FB6"/>
    <w:rsid w:val="007037BB"/>
    <w:rsid w:val="00703A3A"/>
    <w:rsid w:val="00703C11"/>
    <w:rsid w:val="00703D5D"/>
    <w:rsid w:val="0070404E"/>
    <w:rsid w:val="00704086"/>
    <w:rsid w:val="007042C2"/>
    <w:rsid w:val="00705276"/>
    <w:rsid w:val="00705505"/>
    <w:rsid w:val="00705E6F"/>
    <w:rsid w:val="0070626D"/>
    <w:rsid w:val="007062AB"/>
    <w:rsid w:val="00706485"/>
    <w:rsid w:val="00706A28"/>
    <w:rsid w:val="00706EC8"/>
    <w:rsid w:val="007074C4"/>
    <w:rsid w:val="007105B0"/>
    <w:rsid w:val="00710647"/>
    <w:rsid w:val="00710A81"/>
    <w:rsid w:val="0071104F"/>
    <w:rsid w:val="007116FA"/>
    <w:rsid w:val="007117B1"/>
    <w:rsid w:val="00711960"/>
    <w:rsid w:val="007120F5"/>
    <w:rsid w:val="00712231"/>
    <w:rsid w:val="0071232B"/>
    <w:rsid w:val="007126A2"/>
    <w:rsid w:val="00712CC0"/>
    <w:rsid w:val="00712F23"/>
    <w:rsid w:val="00713616"/>
    <w:rsid w:val="00713655"/>
    <w:rsid w:val="007138D2"/>
    <w:rsid w:val="007139C5"/>
    <w:rsid w:val="00713DE5"/>
    <w:rsid w:val="00714007"/>
    <w:rsid w:val="00714B9B"/>
    <w:rsid w:val="0071503C"/>
    <w:rsid w:val="007152F1"/>
    <w:rsid w:val="00715B64"/>
    <w:rsid w:val="00715F10"/>
    <w:rsid w:val="0071602B"/>
    <w:rsid w:val="0071618F"/>
    <w:rsid w:val="00716371"/>
    <w:rsid w:val="00716F77"/>
    <w:rsid w:val="007175D9"/>
    <w:rsid w:val="007177B3"/>
    <w:rsid w:val="007179E6"/>
    <w:rsid w:val="00717D17"/>
    <w:rsid w:val="0072083F"/>
    <w:rsid w:val="00720B5F"/>
    <w:rsid w:val="00721293"/>
    <w:rsid w:val="00721F02"/>
    <w:rsid w:val="0072211D"/>
    <w:rsid w:val="0072265A"/>
    <w:rsid w:val="00722A9C"/>
    <w:rsid w:val="00722ABC"/>
    <w:rsid w:val="0072303B"/>
    <w:rsid w:val="00723222"/>
    <w:rsid w:val="00723401"/>
    <w:rsid w:val="00723715"/>
    <w:rsid w:val="00724283"/>
    <w:rsid w:val="007246A2"/>
    <w:rsid w:val="007246CD"/>
    <w:rsid w:val="007247E3"/>
    <w:rsid w:val="00724ADE"/>
    <w:rsid w:val="00724D4F"/>
    <w:rsid w:val="00725125"/>
    <w:rsid w:val="00725158"/>
    <w:rsid w:val="0072575B"/>
    <w:rsid w:val="007258F1"/>
    <w:rsid w:val="0072604E"/>
    <w:rsid w:val="0072667C"/>
    <w:rsid w:val="007266A6"/>
    <w:rsid w:val="007269C5"/>
    <w:rsid w:val="00726AC1"/>
    <w:rsid w:val="00726B98"/>
    <w:rsid w:val="00726FBC"/>
    <w:rsid w:val="00727254"/>
    <w:rsid w:val="007273E3"/>
    <w:rsid w:val="007273E5"/>
    <w:rsid w:val="00727E80"/>
    <w:rsid w:val="007301A2"/>
    <w:rsid w:val="00730572"/>
    <w:rsid w:val="007307DE"/>
    <w:rsid w:val="00730ADC"/>
    <w:rsid w:val="00730FE4"/>
    <w:rsid w:val="0073109D"/>
    <w:rsid w:val="00731560"/>
    <w:rsid w:val="0073191A"/>
    <w:rsid w:val="00731F4A"/>
    <w:rsid w:val="00731F9D"/>
    <w:rsid w:val="00732099"/>
    <w:rsid w:val="00732284"/>
    <w:rsid w:val="0073228D"/>
    <w:rsid w:val="00732367"/>
    <w:rsid w:val="00732A32"/>
    <w:rsid w:val="007337FA"/>
    <w:rsid w:val="00733AD9"/>
    <w:rsid w:val="00733D6E"/>
    <w:rsid w:val="00733EAC"/>
    <w:rsid w:val="007340F8"/>
    <w:rsid w:val="00734212"/>
    <w:rsid w:val="00736462"/>
    <w:rsid w:val="007365A2"/>
    <w:rsid w:val="00736D8F"/>
    <w:rsid w:val="007370A3"/>
    <w:rsid w:val="00737279"/>
    <w:rsid w:val="007373EA"/>
    <w:rsid w:val="0073763C"/>
    <w:rsid w:val="0073765C"/>
    <w:rsid w:val="0073782D"/>
    <w:rsid w:val="00737AEE"/>
    <w:rsid w:val="00737D78"/>
    <w:rsid w:val="00740A99"/>
    <w:rsid w:val="00740C11"/>
    <w:rsid w:val="00741035"/>
    <w:rsid w:val="0074134B"/>
    <w:rsid w:val="0074181A"/>
    <w:rsid w:val="00741D41"/>
    <w:rsid w:val="00741EED"/>
    <w:rsid w:val="007421FF"/>
    <w:rsid w:val="00742263"/>
    <w:rsid w:val="00742625"/>
    <w:rsid w:val="00742831"/>
    <w:rsid w:val="00742CAB"/>
    <w:rsid w:val="00742CB7"/>
    <w:rsid w:val="007433AF"/>
    <w:rsid w:val="0074376E"/>
    <w:rsid w:val="00743828"/>
    <w:rsid w:val="00743A04"/>
    <w:rsid w:val="00743F90"/>
    <w:rsid w:val="00744291"/>
    <w:rsid w:val="00744DAF"/>
    <w:rsid w:val="007456F7"/>
    <w:rsid w:val="00745814"/>
    <w:rsid w:val="00745D8A"/>
    <w:rsid w:val="00745FB7"/>
    <w:rsid w:val="007466BF"/>
    <w:rsid w:val="007469CD"/>
    <w:rsid w:val="00746B26"/>
    <w:rsid w:val="00746B7A"/>
    <w:rsid w:val="00746F18"/>
    <w:rsid w:val="00747580"/>
    <w:rsid w:val="007475EE"/>
    <w:rsid w:val="00747851"/>
    <w:rsid w:val="0074785D"/>
    <w:rsid w:val="00747983"/>
    <w:rsid w:val="00747B46"/>
    <w:rsid w:val="00747D9C"/>
    <w:rsid w:val="007503AC"/>
    <w:rsid w:val="007505BE"/>
    <w:rsid w:val="007505C0"/>
    <w:rsid w:val="007508B2"/>
    <w:rsid w:val="00750B0F"/>
    <w:rsid w:val="00750FE7"/>
    <w:rsid w:val="007510C0"/>
    <w:rsid w:val="00751543"/>
    <w:rsid w:val="00751A01"/>
    <w:rsid w:val="00751C3A"/>
    <w:rsid w:val="00751EAB"/>
    <w:rsid w:val="007522CA"/>
    <w:rsid w:val="00752657"/>
    <w:rsid w:val="00752961"/>
    <w:rsid w:val="00752DFC"/>
    <w:rsid w:val="007531B7"/>
    <w:rsid w:val="007531EE"/>
    <w:rsid w:val="0075321C"/>
    <w:rsid w:val="0075325E"/>
    <w:rsid w:val="007532F5"/>
    <w:rsid w:val="0075355A"/>
    <w:rsid w:val="00753E01"/>
    <w:rsid w:val="0075409A"/>
    <w:rsid w:val="0075439E"/>
    <w:rsid w:val="00755256"/>
    <w:rsid w:val="007556E0"/>
    <w:rsid w:val="00755B27"/>
    <w:rsid w:val="00755CB3"/>
    <w:rsid w:val="00755F33"/>
    <w:rsid w:val="0075619F"/>
    <w:rsid w:val="00756757"/>
    <w:rsid w:val="007568A6"/>
    <w:rsid w:val="00756C55"/>
    <w:rsid w:val="00756C64"/>
    <w:rsid w:val="00756DFC"/>
    <w:rsid w:val="0075760E"/>
    <w:rsid w:val="00757A67"/>
    <w:rsid w:val="00757B84"/>
    <w:rsid w:val="00757C8B"/>
    <w:rsid w:val="00757CFF"/>
    <w:rsid w:val="00757F3E"/>
    <w:rsid w:val="007602E7"/>
    <w:rsid w:val="00760D21"/>
    <w:rsid w:val="00760DDC"/>
    <w:rsid w:val="00760E01"/>
    <w:rsid w:val="00760F0C"/>
    <w:rsid w:val="007613C0"/>
    <w:rsid w:val="0076164B"/>
    <w:rsid w:val="0076168F"/>
    <w:rsid w:val="00761BA8"/>
    <w:rsid w:val="007627F2"/>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61AC"/>
    <w:rsid w:val="0076639A"/>
    <w:rsid w:val="0076643D"/>
    <w:rsid w:val="00766501"/>
    <w:rsid w:val="0076684B"/>
    <w:rsid w:val="00766AFF"/>
    <w:rsid w:val="00766CCA"/>
    <w:rsid w:val="00766F5D"/>
    <w:rsid w:val="00767125"/>
    <w:rsid w:val="007672DD"/>
    <w:rsid w:val="00767911"/>
    <w:rsid w:val="00767E99"/>
    <w:rsid w:val="00770371"/>
    <w:rsid w:val="0077087F"/>
    <w:rsid w:val="00770EB6"/>
    <w:rsid w:val="007716F8"/>
    <w:rsid w:val="00771835"/>
    <w:rsid w:val="00771908"/>
    <w:rsid w:val="007721B9"/>
    <w:rsid w:val="007721FA"/>
    <w:rsid w:val="00772727"/>
    <w:rsid w:val="007728D6"/>
    <w:rsid w:val="00772A69"/>
    <w:rsid w:val="00772FA0"/>
    <w:rsid w:val="0077325F"/>
    <w:rsid w:val="0077340E"/>
    <w:rsid w:val="007736CE"/>
    <w:rsid w:val="00773C3A"/>
    <w:rsid w:val="00774397"/>
    <w:rsid w:val="007746E2"/>
    <w:rsid w:val="00774C9F"/>
    <w:rsid w:val="0077525E"/>
    <w:rsid w:val="00775365"/>
    <w:rsid w:val="007754F7"/>
    <w:rsid w:val="00775C71"/>
    <w:rsid w:val="0077605F"/>
    <w:rsid w:val="00776331"/>
    <w:rsid w:val="007767FB"/>
    <w:rsid w:val="0077692F"/>
    <w:rsid w:val="00776E8F"/>
    <w:rsid w:val="00777564"/>
    <w:rsid w:val="00777A04"/>
    <w:rsid w:val="00777CA7"/>
    <w:rsid w:val="007802F5"/>
    <w:rsid w:val="007806BC"/>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E5"/>
    <w:rsid w:val="00784843"/>
    <w:rsid w:val="007850D8"/>
    <w:rsid w:val="0078566F"/>
    <w:rsid w:val="00785A34"/>
    <w:rsid w:val="00785BC6"/>
    <w:rsid w:val="00786584"/>
    <w:rsid w:val="00786A93"/>
    <w:rsid w:val="00786EB0"/>
    <w:rsid w:val="00787318"/>
    <w:rsid w:val="00787FD5"/>
    <w:rsid w:val="00790057"/>
    <w:rsid w:val="007903CD"/>
    <w:rsid w:val="007906D8"/>
    <w:rsid w:val="00790797"/>
    <w:rsid w:val="007908D5"/>
    <w:rsid w:val="00791909"/>
    <w:rsid w:val="0079190A"/>
    <w:rsid w:val="00791B48"/>
    <w:rsid w:val="00791BB2"/>
    <w:rsid w:val="00791EE0"/>
    <w:rsid w:val="00792015"/>
    <w:rsid w:val="007921E1"/>
    <w:rsid w:val="007926A0"/>
    <w:rsid w:val="0079291B"/>
    <w:rsid w:val="00793045"/>
    <w:rsid w:val="00793240"/>
    <w:rsid w:val="0079343C"/>
    <w:rsid w:val="007934F3"/>
    <w:rsid w:val="007937C0"/>
    <w:rsid w:val="007938E6"/>
    <w:rsid w:val="00793B77"/>
    <w:rsid w:val="00793B82"/>
    <w:rsid w:val="00794412"/>
    <w:rsid w:val="007946C9"/>
    <w:rsid w:val="00794AFA"/>
    <w:rsid w:val="00794CC1"/>
    <w:rsid w:val="00795554"/>
    <w:rsid w:val="00795872"/>
    <w:rsid w:val="007959B4"/>
    <w:rsid w:val="00795B55"/>
    <w:rsid w:val="00795D07"/>
    <w:rsid w:val="007967DE"/>
    <w:rsid w:val="00796BC7"/>
    <w:rsid w:val="00797518"/>
    <w:rsid w:val="007975A0"/>
    <w:rsid w:val="007A025D"/>
    <w:rsid w:val="007A0DC1"/>
    <w:rsid w:val="007A10EE"/>
    <w:rsid w:val="007A124D"/>
    <w:rsid w:val="007A129E"/>
    <w:rsid w:val="007A1472"/>
    <w:rsid w:val="007A1B82"/>
    <w:rsid w:val="007A1F79"/>
    <w:rsid w:val="007A21FA"/>
    <w:rsid w:val="007A25A1"/>
    <w:rsid w:val="007A271F"/>
    <w:rsid w:val="007A29AB"/>
    <w:rsid w:val="007A29CA"/>
    <w:rsid w:val="007A29F1"/>
    <w:rsid w:val="007A326A"/>
    <w:rsid w:val="007A38F8"/>
    <w:rsid w:val="007A39C8"/>
    <w:rsid w:val="007A3A81"/>
    <w:rsid w:val="007A3F77"/>
    <w:rsid w:val="007A4053"/>
    <w:rsid w:val="007A4613"/>
    <w:rsid w:val="007A4A29"/>
    <w:rsid w:val="007A4D0E"/>
    <w:rsid w:val="007A4FFE"/>
    <w:rsid w:val="007A5024"/>
    <w:rsid w:val="007A5268"/>
    <w:rsid w:val="007A5277"/>
    <w:rsid w:val="007A552E"/>
    <w:rsid w:val="007A565C"/>
    <w:rsid w:val="007A6239"/>
    <w:rsid w:val="007A6455"/>
    <w:rsid w:val="007A6883"/>
    <w:rsid w:val="007A6965"/>
    <w:rsid w:val="007A6B37"/>
    <w:rsid w:val="007A6BC0"/>
    <w:rsid w:val="007A6DD8"/>
    <w:rsid w:val="007A6E19"/>
    <w:rsid w:val="007A7254"/>
    <w:rsid w:val="007A735F"/>
    <w:rsid w:val="007A75F0"/>
    <w:rsid w:val="007A78AC"/>
    <w:rsid w:val="007A79B2"/>
    <w:rsid w:val="007A7B4C"/>
    <w:rsid w:val="007B06E2"/>
    <w:rsid w:val="007B08D8"/>
    <w:rsid w:val="007B0A19"/>
    <w:rsid w:val="007B0D93"/>
    <w:rsid w:val="007B180A"/>
    <w:rsid w:val="007B1917"/>
    <w:rsid w:val="007B1EB9"/>
    <w:rsid w:val="007B2091"/>
    <w:rsid w:val="007B2398"/>
    <w:rsid w:val="007B255E"/>
    <w:rsid w:val="007B2944"/>
    <w:rsid w:val="007B2E40"/>
    <w:rsid w:val="007B2FEE"/>
    <w:rsid w:val="007B334F"/>
    <w:rsid w:val="007B34B6"/>
    <w:rsid w:val="007B37DF"/>
    <w:rsid w:val="007B3885"/>
    <w:rsid w:val="007B3C14"/>
    <w:rsid w:val="007B3E9A"/>
    <w:rsid w:val="007B3EF6"/>
    <w:rsid w:val="007B47A4"/>
    <w:rsid w:val="007B56C2"/>
    <w:rsid w:val="007B5859"/>
    <w:rsid w:val="007B5935"/>
    <w:rsid w:val="007B5A8B"/>
    <w:rsid w:val="007B5AD2"/>
    <w:rsid w:val="007B5DAC"/>
    <w:rsid w:val="007B5E60"/>
    <w:rsid w:val="007B5ED7"/>
    <w:rsid w:val="007B5F11"/>
    <w:rsid w:val="007B5F64"/>
    <w:rsid w:val="007B6068"/>
    <w:rsid w:val="007B621D"/>
    <w:rsid w:val="007B68A6"/>
    <w:rsid w:val="007B6A6C"/>
    <w:rsid w:val="007B6BE0"/>
    <w:rsid w:val="007B6EDC"/>
    <w:rsid w:val="007B7650"/>
    <w:rsid w:val="007B780F"/>
    <w:rsid w:val="007C08E0"/>
    <w:rsid w:val="007C0BD0"/>
    <w:rsid w:val="007C0FFA"/>
    <w:rsid w:val="007C1040"/>
    <w:rsid w:val="007C15E5"/>
    <w:rsid w:val="007C18F4"/>
    <w:rsid w:val="007C1BD6"/>
    <w:rsid w:val="007C1E0A"/>
    <w:rsid w:val="007C1E3C"/>
    <w:rsid w:val="007C25B4"/>
    <w:rsid w:val="007C2691"/>
    <w:rsid w:val="007C2ACC"/>
    <w:rsid w:val="007C3361"/>
    <w:rsid w:val="007C35EC"/>
    <w:rsid w:val="007C3B5B"/>
    <w:rsid w:val="007C3BF6"/>
    <w:rsid w:val="007C3E24"/>
    <w:rsid w:val="007C407A"/>
    <w:rsid w:val="007C42E5"/>
    <w:rsid w:val="007C46DD"/>
    <w:rsid w:val="007C49DD"/>
    <w:rsid w:val="007C4A38"/>
    <w:rsid w:val="007C4C90"/>
    <w:rsid w:val="007C50CA"/>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431"/>
    <w:rsid w:val="007D18E4"/>
    <w:rsid w:val="007D2592"/>
    <w:rsid w:val="007D2D10"/>
    <w:rsid w:val="007D380B"/>
    <w:rsid w:val="007D390E"/>
    <w:rsid w:val="007D39CD"/>
    <w:rsid w:val="007D3C49"/>
    <w:rsid w:val="007D4201"/>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82A"/>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6F0"/>
    <w:rsid w:val="007E40FE"/>
    <w:rsid w:val="007E46DB"/>
    <w:rsid w:val="007E48C4"/>
    <w:rsid w:val="007E4B80"/>
    <w:rsid w:val="007E55A2"/>
    <w:rsid w:val="007E5CEB"/>
    <w:rsid w:val="007E5FEF"/>
    <w:rsid w:val="007E657B"/>
    <w:rsid w:val="007E670E"/>
    <w:rsid w:val="007E68B3"/>
    <w:rsid w:val="007E6B2D"/>
    <w:rsid w:val="007E7175"/>
    <w:rsid w:val="007E7504"/>
    <w:rsid w:val="007F0786"/>
    <w:rsid w:val="007F0BDC"/>
    <w:rsid w:val="007F121C"/>
    <w:rsid w:val="007F15AC"/>
    <w:rsid w:val="007F19D4"/>
    <w:rsid w:val="007F1A80"/>
    <w:rsid w:val="007F1AC0"/>
    <w:rsid w:val="007F2244"/>
    <w:rsid w:val="007F229B"/>
    <w:rsid w:val="007F25B9"/>
    <w:rsid w:val="007F27A9"/>
    <w:rsid w:val="007F293A"/>
    <w:rsid w:val="007F3633"/>
    <w:rsid w:val="007F3EC2"/>
    <w:rsid w:val="007F412B"/>
    <w:rsid w:val="007F4671"/>
    <w:rsid w:val="007F474B"/>
    <w:rsid w:val="007F4ABE"/>
    <w:rsid w:val="007F4CAB"/>
    <w:rsid w:val="007F4F5C"/>
    <w:rsid w:val="007F5032"/>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11E7"/>
    <w:rsid w:val="00801380"/>
    <w:rsid w:val="008015CB"/>
    <w:rsid w:val="00801744"/>
    <w:rsid w:val="00801F2B"/>
    <w:rsid w:val="008023F0"/>
    <w:rsid w:val="00802A59"/>
    <w:rsid w:val="00802D5F"/>
    <w:rsid w:val="00803479"/>
    <w:rsid w:val="00803C08"/>
    <w:rsid w:val="00804884"/>
    <w:rsid w:val="0080491C"/>
    <w:rsid w:val="00804D0F"/>
    <w:rsid w:val="00804F50"/>
    <w:rsid w:val="0080512D"/>
    <w:rsid w:val="008052D5"/>
    <w:rsid w:val="0080558F"/>
    <w:rsid w:val="00805749"/>
    <w:rsid w:val="00805910"/>
    <w:rsid w:val="00805EFD"/>
    <w:rsid w:val="00806BE8"/>
    <w:rsid w:val="00806DE4"/>
    <w:rsid w:val="00806FBD"/>
    <w:rsid w:val="0080748B"/>
    <w:rsid w:val="00810376"/>
    <w:rsid w:val="008104AD"/>
    <w:rsid w:val="0081068F"/>
    <w:rsid w:val="0081092B"/>
    <w:rsid w:val="0081134D"/>
    <w:rsid w:val="00811372"/>
    <w:rsid w:val="00811737"/>
    <w:rsid w:val="0081199B"/>
    <w:rsid w:val="00811E4E"/>
    <w:rsid w:val="0081276F"/>
    <w:rsid w:val="00812B00"/>
    <w:rsid w:val="00812BDA"/>
    <w:rsid w:val="00813121"/>
    <w:rsid w:val="0081321B"/>
    <w:rsid w:val="008132ED"/>
    <w:rsid w:val="00813346"/>
    <w:rsid w:val="00813B29"/>
    <w:rsid w:val="00813BE4"/>
    <w:rsid w:val="00813C0C"/>
    <w:rsid w:val="00814514"/>
    <w:rsid w:val="008146AF"/>
    <w:rsid w:val="00814CD9"/>
    <w:rsid w:val="00814D03"/>
    <w:rsid w:val="00815D7B"/>
    <w:rsid w:val="00815E46"/>
    <w:rsid w:val="0081648E"/>
    <w:rsid w:val="00816803"/>
    <w:rsid w:val="00816992"/>
    <w:rsid w:val="00816A07"/>
    <w:rsid w:val="00817321"/>
    <w:rsid w:val="008175BD"/>
    <w:rsid w:val="008178C3"/>
    <w:rsid w:val="00817AFC"/>
    <w:rsid w:val="00817B8A"/>
    <w:rsid w:val="00817C08"/>
    <w:rsid w:val="00817D1D"/>
    <w:rsid w:val="00817D52"/>
    <w:rsid w:val="00817F18"/>
    <w:rsid w:val="00817F88"/>
    <w:rsid w:val="0082002E"/>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DB1"/>
    <w:rsid w:val="00822DF6"/>
    <w:rsid w:val="008234C7"/>
    <w:rsid w:val="00823DFC"/>
    <w:rsid w:val="00823FAC"/>
    <w:rsid w:val="00823FF2"/>
    <w:rsid w:val="0082421F"/>
    <w:rsid w:val="00824226"/>
    <w:rsid w:val="008245F5"/>
    <w:rsid w:val="008247B9"/>
    <w:rsid w:val="008247DD"/>
    <w:rsid w:val="008248EA"/>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81"/>
    <w:rsid w:val="00830156"/>
    <w:rsid w:val="00830158"/>
    <w:rsid w:val="00830183"/>
    <w:rsid w:val="008308A0"/>
    <w:rsid w:val="00830CE9"/>
    <w:rsid w:val="00830DC2"/>
    <w:rsid w:val="00830E5B"/>
    <w:rsid w:val="00830FE1"/>
    <w:rsid w:val="00831709"/>
    <w:rsid w:val="00831B3B"/>
    <w:rsid w:val="00831F25"/>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E3"/>
    <w:rsid w:val="008347D4"/>
    <w:rsid w:val="0083480F"/>
    <w:rsid w:val="00834CDC"/>
    <w:rsid w:val="008359E5"/>
    <w:rsid w:val="00835C72"/>
    <w:rsid w:val="00835FF3"/>
    <w:rsid w:val="008361EE"/>
    <w:rsid w:val="00836507"/>
    <w:rsid w:val="00836639"/>
    <w:rsid w:val="0083682E"/>
    <w:rsid w:val="00836D38"/>
    <w:rsid w:val="008370F2"/>
    <w:rsid w:val="00837582"/>
    <w:rsid w:val="00837780"/>
    <w:rsid w:val="00837D1F"/>
    <w:rsid w:val="00840014"/>
    <w:rsid w:val="0084041C"/>
    <w:rsid w:val="00840DDD"/>
    <w:rsid w:val="008412D7"/>
    <w:rsid w:val="00841638"/>
    <w:rsid w:val="008416E9"/>
    <w:rsid w:val="00841BFB"/>
    <w:rsid w:val="00841C2D"/>
    <w:rsid w:val="008422BC"/>
    <w:rsid w:val="00842338"/>
    <w:rsid w:val="00842F67"/>
    <w:rsid w:val="008432EC"/>
    <w:rsid w:val="00843493"/>
    <w:rsid w:val="00843780"/>
    <w:rsid w:val="00843FDA"/>
    <w:rsid w:val="008440A0"/>
    <w:rsid w:val="008441F5"/>
    <w:rsid w:val="00844DAE"/>
    <w:rsid w:val="00845969"/>
    <w:rsid w:val="00845CEE"/>
    <w:rsid w:val="00845CF6"/>
    <w:rsid w:val="00846098"/>
    <w:rsid w:val="008464A9"/>
    <w:rsid w:val="00846910"/>
    <w:rsid w:val="00847173"/>
    <w:rsid w:val="00847B1B"/>
    <w:rsid w:val="00847FA9"/>
    <w:rsid w:val="008514DF"/>
    <w:rsid w:val="008518B2"/>
    <w:rsid w:val="00851AA0"/>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B6E"/>
    <w:rsid w:val="00854CBF"/>
    <w:rsid w:val="008550B7"/>
    <w:rsid w:val="00855115"/>
    <w:rsid w:val="00855124"/>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6006C"/>
    <w:rsid w:val="008605EB"/>
    <w:rsid w:val="00860AB7"/>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D5C"/>
    <w:rsid w:val="008650ED"/>
    <w:rsid w:val="0086568D"/>
    <w:rsid w:val="00865947"/>
    <w:rsid w:val="00865A02"/>
    <w:rsid w:val="00865E18"/>
    <w:rsid w:val="00865EBC"/>
    <w:rsid w:val="00866250"/>
    <w:rsid w:val="008662FD"/>
    <w:rsid w:val="00866376"/>
    <w:rsid w:val="00866410"/>
    <w:rsid w:val="00866457"/>
    <w:rsid w:val="0086680C"/>
    <w:rsid w:val="00866CCB"/>
    <w:rsid w:val="0086710D"/>
    <w:rsid w:val="0086738F"/>
    <w:rsid w:val="008673C2"/>
    <w:rsid w:val="00867444"/>
    <w:rsid w:val="0086793B"/>
    <w:rsid w:val="00867CCF"/>
    <w:rsid w:val="00870208"/>
    <w:rsid w:val="008704B2"/>
    <w:rsid w:val="0087073B"/>
    <w:rsid w:val="00870C9C"/>
    <w:rsid w:val="00870CEA"/>
    <w:rsid w:val="00870D3F"/>
    <w:rsid w:val="008713EF"/>
    <w:rsid w:val="00872A28"/>
    <w:rsid w:val="008732B4"/>
    <w:rsid w:val="0087340E"/>
    <w:rsid w:val="00873826"/>
    <w:rsid w:val="008738A0"/>
    <w:rsid w:val="008739A0"/>
    <w:rsid w:val="00873AEA"/>
    <w:rsid w:val="0087405E"/>
    <w:rsid w:val="008740F9"/>
    <w:rsid w:val="00874277"/>
    <w:rsid w:val="008742F7"/>
    <w:rsid w:val="00874A09"/>
    <w:rsid w:val="00874EA5"/>
    <w:rsid w:val="00875A9E"/>
    <w:rsid w:val="00876446"/>
    <w:rsid w:val="00876640"/>
    <w:rsid w:val="00876686"/>
    <w:rsid w:val="00876A13"/>
    <w:rsid w:val="00876CB1"/>
    <w:rsid w:val="00876D3B"/>
    <w:rsid w:val="00877279"/>
    <w:rsid w:val="008775E9"/>
    <w:rsid w:val="00877A7E"/>
    <w:rsid w:val="00877DC4"/>
    <w:rsid w:val="0088005A"/>
    <w:rsid w:val="008804CD"/>
    <w:rsid w:val="008804DC"/>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C2B"/>
    <w:rsid w:val="00885FB2"/>
    <w:rsid w:val="00886A82"/>
    <w:rsid w:val="00886DEE"/>
    <w:rsid w:val="00886E35"/>
    <w:rsid w:val="00886EA8"/>
    <w:rsid w:val="00887104"/>
    <w:rsid w:val="008872F8"/>
    <w:rsid w:val="00890165"/>
    <w:rsid w:val="0089022B"/>
    <w:rsid w:val="008903F5"/>
    <w:rsid w:val="008904DD"/>
    <w:rsid w:val="0089056F"/>
    <w:rsid w:val="00890706"/>
    <w:rsid w:val="00890AEC"/>
    <w:rsid w:val="00890F57"/>
    <w:rsid w:val="0089136B"/>
    <w:rsid w:val="008913FF"/>
    <w:rsid w:val="00891545"/>
    <w:rsid w:val="00891A13"/>
    <w:rsid w:val="00891D1E"/>
    <w:rsid w:val="00892477"/>
    <w:rsid w:val="0089251F"/>
    <w:rsid w:val="00892A69"/>
    <w:rsid w:val="00892C3B"/>
    <w:rsid w:val="00892E09"/>
    <w:rsid w:val="00893386"/>
    <w:rsid w:val="00893603"/>
    <w:rsid w:val="008936A0"/>
    <w:rsid w:val="0089381A"/>
    <w:rsid w:val="00893B08"/>
    <w:rsid w:val="008943FC"/>
    <w:rsid w:val="008945E4"/>
    <w:rsid w:val="008947FF"/>
    <w:rsid w:val="00894843"/>
    <w:rsid w:val="00894F2E"/>
    <w:rsid w:val="00895698"/>
    <w:rsid w:val="00895A05"/>
    <w:rsid w:val="00895A0A"/>
    <w:rsid w:val="00895C8B"/>
    <w:rsid w:val="00895D52"/>
    <w:rsid w:val="00895E62"/>
    <w:rsid w:val="00896A02"/>
    <w:rsid w:val="00896B61"/>
    <w:rsid w:val="00896C61"/>
    <w:rsid w:val="00896CEE"/>
    <w:rsid w:val="008972EE"/>
    <w:rsid w:val="008977FB"/>
    <w:rsid w:val="00897C27"/>
    <w:rsid w:val="00897CCB"/>
    <w:rsid w:val="00897F09"/>
    <w:rsid w:val="00897F3E"/>
    <w:rsid w:val="008A0676"/>
    <w:rsid w:val="008A0706"/>
    <w:rsid w:val="008A07A6"/>
    <w:rsid w:val="008A0CE0"/>
    <w:rsid w:val="008A13CF"/>
    <w:rsid w:val="008A15B2"/>
    <w:rsid w:val="008A22C0"/>
    <w:rsid w:val="008A2435"/>
    <w:rsid w:val="008A2624"/>
    <w:rsid w:val="008A2798"/>
    <w:rsid w:val="008A28E4"/>
    <w:rsid w:val="008A2A3B"/>
    <w:rsid w:val="008A2C6D"/>
    <w:rsid w:val="008A39BB"/>
    <w:rsid w:val="008A3BC6"/>
    <w:rsid w:val="008A3D21"/>
    <w:rsid w:val="008A45E7"/>
    <w:rsid w:val="008A4984"/>
    <w:rsid w:val="008A49CF"/>
    <w:rsid w:val="008A4A44"/>
    <w:rsid w:val="008A4D76"/>
    <w:rsid w:val="008A4F43"/>
    <w:rsid w:val="008A4F5F"/>
    <w:rsid w:val="008A5080"/>
    <w:rsid w:val="008A580B"/>
    <w:rsid w:val="008A5BB2"/>
    <w:rsid w:val="008A5E7C"/>
    <w:rsid w:val="008A6420"/>
    <w:rsid w:val="008A6473"/>
    <w:rsid w:val="008A6673"/>
    <w:rsid w:val="008A722B"/>
    <w:rsid w:val="008A7E7E"/>
    <w:rsid w:val="008A7EBB"/>
    <w:rsid w:val="008B008B"/>
    <w:rsid w:val="008B03E7"/>
    <w:rsid w:val="008B097B"/>
    <w:rsid w:val="008B1516"/>
    <w:rsid w:val="008B156F"/>
    <w:rsid w:val="008B1607"/>
    <w:rsid w:val="008B1EF5"/>
    <w:rsid w:val="008B22D2"/>
    <w:rsid w:val="008B2492"/>
    <w:rsid w:val="008B25E5"/>
    <w:rsid w:val="008B2B6F"/>
    <w:rsid w:val="008B3745"/>
    <w:rsid w:val="008B380F"/>
    <w:rsid w:val="008B392A"/>
    <w:rsid w:val="008B3B59"/>
    <w:rsid w:val="008B3C91"/>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E8C"/>
    <w:rsid w:val="008C10E2"/>
    <w:rsid w:val="008C11BE"/>
    <w:rsid w:val="008C12A0"/>
    <w:rsid w:val="008C1A00"/>
    <w:rsid w:val="008C1EAB"/>
    <w:rsid w:val="008C2209"/>
    <w:rsid w:val="008C24FE"/>
    <w:rsid w:val="008C2CED"/>
    <w:rsid w:val="008C2D55"/>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6FC"/>
    <w:rsid w:val="008D0A0C"/>
    <w:rsid w:val="008D0B46"/>
    <w:rsid w:val="008D0BA1"/>
    <w:rsid w:val="008D0C7F"/>
    <w:rsid w:val="008D0D68"/>
    <w:rsid w:val="008D0F8E"/>
    <w:rsid w:val="008D10F1"/>
    <w:rsid w:val="008D18E7"/>
    <w:rsid w:val="008D1981"/>
    <w:rsid w:val="008D1BFC"/>
    <w:rsid w:val="008D227E"/>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426"/>
    <w:rsid w:val="008D5A28"/>
    <w:rsid w:val="008D5C9C"/>
    <w:rsid w:val="008D5DFA"/>
    <w:rsid w:val="008D606F"/>
    <w:rsid w:val="008D6327"/>
    <w:rsid w:val="008D6F36"/>
    <w:rsid w:val="008D70F3"/>
    <w:rsid w:val="008D70FC"/>
    <w:rsid w:val="008D712C"/>
    <w:rsid w:val="008D774B"/>
    <w:rsid w:val="008D78C6"/>
    <w:rsid w:val="008D7A07"/>
    <w:rsid w:val="008D7DB1"/>
    <w:rsid w:val="008D7E9D"/>
    <w:rsid w:val="008E020E"/>
    <w:rsid w:val="008E05B7"/>
    <w:rsid w:val="008E06B1"/>
    <w:rsid w:val="008E0A21"/>
    <w:rsid w:val="008E0B43"/>
    <w:rsid w:val="008E10E3"/>
    <w:rsid w:val="008E1372"/>
    <w:rsid w:val="008E19EC"/>
    <w:rsid w:val="008E1D01"/>
    <w:rsid w:val="008E1E68"/>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508B"/>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A15"/>
    <w:rsid w:val="008F1E38"/>
    <w:rsid w:val="008F1ECE"/>
    <w:rsid w:val="008F23C8"/>
    <w:rsid w:val="008F2541"/>
    <w:rsid w:val="008F2953"/>
    <w:rsid w:val="008F2CF5"/>
    <w:rsid w:val="008F3387"/>
    <w:rsid w:val="008F34D8"/>
    <w:rsid w:val="008F36BB"/>
    <w:rsid w:val="008F3B1F"/>
    <w:rsid w:val="008F4398"/>
    <w:rsid w:val="008F43AA"/>
    <w:rsid w:val="008F4410"/>
    <w:rsid w:val="008F462C"/>
    <w:rsid w:val="008F4983"/>
    <w:rsid w:val="008F49E8"/>
    <w:rsid w:val="008F4C34"/>
    <w:rsid w:val="008F4D8B"/>
    <w:rsid w:val="008F4FA3"/>
    <w:rsid w:val="008F54FA"/>
    <w:rsid w:val="008F5511"/>
    <w:rsid w:val="008F5B37"/>
    <w:rsid w:val="008F6C0C"/>
    <w:rsid w:val="008F6CBA"/>
    <w:rsid w:val="008F73FE"/>
    <w:rsid w:val="008F75F8"/>
    <w:rsid w:val="008F7A42"/>
    <w:rsid w:val="008F7CF7"/>
    <w:rsid w:val="00900ABB"/>
    <w:rsid w:val="00900B32"/>
    <w:rsid w:val="00900EAA"/>
    <w:rsid w:val="009011E7"/>
    <w:rsid w:val="009013A8"/>
    <w:rsid w:val="00901CC9"/>
    <w:rsid w:val="00901D26"/>
    <w:rsid w:val="00901F99"/>
    <w:rsid w:val="009021F4"/>
    <w:rsid w:val="00902343"/>
    <w:rsid w:val="0090237B"/>
    <w:rsid w:val="00902784"/>
    <w:rsid w:val="0090298F"/>
    <w:rsid w:val="00902AF1"/>
    <w:rsid w:val="00902CF3"/>
    <w:rsid w:val="00902F1E"/>
    <w:rsid w:val="009032AA"/>
    <w:rsid w:val="00903954"/>
    <w:rsid w:val="00903ED0"/>
    <w:rsid w:val="00903F63"/>
    <w:rsid w:val="0090411D"/>
    <w:rsid w:val="00904226"/>
    <w:rsid w:val="0090451C"/>
    <w:rsid w:val="009046E4"/>
    <w:rsid w:val="00904833"/>
    <w:rsid w:val="00904934"/>
    <w:rsid w:val="00904C1F"/>
    <w:rsid w:val="009051A0"/>
    <w:rsid w:val="00905E09"/>
    <w:rsid w:val="00905E7D"/>
    <w:rsid w:val="009060B2"/>
    <w:rsid w:val="009061BA"/>
    <w:rsid w:val="00906B8F"/>
    <w:rsid w:val="00906BE0"/>
    <w:rsid w:val="00906F6E"/>
    <w:rsid w:val="0090736C"/>
    <w:rsid w:val="009073A9"/>
    <w:rsid w:val="009076EB"/>
    <w:rsid w:val="00907941"/>
    <w:rsid w:val="00907C39"/>
    <w:rsid w:val="00907EFF"/>
    <w:rsid w:val="00907FF0"/>
    <w:rsid w:val="009101D8"/>
    <w:rsid w:val="009103EC"/>
    <w:rsid w:val="00910530"/>
    <w:rsid w:val="00910D86"/>
    <w:rsid w:val="00911C2E"/>
    <w:rsid w:val="0091204F"/>
    <w:rsid w:val="00912507"/>
    <w:rsid w:val="009129FF"/>
    <w:rsid w:val="00913287"/>
    <w:rsid w:val="0091379C"/>
    <w:rsid w:val="00913AB5"/>
    <w:rsid w:val="00913DB5"/>
    <w:rsid w:val="00913DCC"/>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942"/>
    <w:rsid w:val="00917B98"/>
    <w:rsid w:val="00917F1F"/>
    <w:rsid w:val="00917F74"/>
    <w:rsid w:val="009202AF"/>
    <w:rsid w:val="0092054D"/>
    <w:rsid w:val="009207FE"/>
    <w:rsid w:val="00920CB4"/>
    <w:rsid w:val="009210DB"/>
    <w:rsid w:val="009210E3"/>
    <w:rsid w:val="009213D8"/>
    <w:rsid w:val="009213F6"/>
    <w:rsid w:val="00921B08"/>
    <w:rsid w:val="00921E11"/>
    <w:rsid w:val="0092204C"/>
    <w:rsid w:val="0092211B"/>
    <w:rsid w:val="009225BC"/>
    <w:rsid w:val="0092263B"/>
    <w:rsid w:val="00922691"/>
    <w:rsid w:val="00922EE3"/>
    <w:rsid w:val="00923097"/>
    <w:rsid w:val="00923212"/>
    <w:rsid w:val="009239EB"/>
    <w:rsid w:val="00923AF3"/>
    <w:rsid w:val="009245B1"/>
    <w:rsid w:val="009245C0"/>
    <w:rsid w:val="00924796"/>
    <w:rsid w:val="00924A64"/>
    <w:rsid w:val="00924AA6"/>
    <w:rsid w:val="00924B94"/>
    <w:rsid w:val="00924BB7"/>
    <w:rsid w:val="0092500F"/>
    <w:rsid w:val="00925010"/>
    <w:rsid w:val="00925130"/>
    <w:rsid w:val="00925AA5"/>
    <w:rsid w:val="00925B95"/>
    <w:rsid w:val="00925C12"/>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216"/>
    <w:rsid w:val="0093086C"/>
    <w:rsid w:val="00931738"/>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265"/>
    <w:rsid w:val="00942316"/>
    <w:rsid w:val="009427A4"/>
    <w:rsid w:val="009428EB"/>
    <w:rsid w:val="00942F43"/>
    <w:rsid w:val="0094307C"/>
    <w:rsid w:val="00943214"/>
    <w:rsid w:val="009433E9"/>
    <w:rsid w:val="0094348E"/>
    <w:rsid w:val="00943A53"/>
    <w:rsid w:val="00943C93"/>
    <w:rsid w:val="00943E17"/>
    <w:rsid w:val="00944194"/>
    <w:rsid w:val="00944989"/>
    <w:rsid w:val="00944A37"/>
    <w:rsid w:val="00945384"/>
    <w:rsid w:val="0094596F"/>
    <w:rsid w:val="00945A59"/>
    <w:rsid w:val="0094617E"/>
    <w:rsid w:val="009468E9"/>
    <w:rsid w:val="009468F6"/>
    <w:rsid w:val="00946A87"/>
    <w:rsid w:val="00946DC7"/>
    <w:rsid w:val="00946E9C"/>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BE"/>
    <w:rsid w:val="00952CD9"/>
    <w:rsid w:val="00953425"/>
    <w:rsid w:val="009534AB"/>
    <w:rsid w:val="00953C1A"/>
    <w:rsid w:val="00953E34"/>
    <w:rsid w:val="00953E88"/>
    <w:rsid w:val="0095481A"/>
    <w:rsid w:val="00954A8F"/>
    <w:rsid w:val="00954DD6"/>
    <w:rsid w:val="00954FF2"/>
    <w:rsid w:val="009555EA"/>
    <w:rsid w:val="00955CA1"/>
    <w:rsid w:val="00955FA3"/>
    <w:rsid w:val="009567C9"/>
    <w:rsid w:val="00956C18"/>
    <w:rsid w:val="00956F54"/>
    <w:rsid w:val="00957176"/>
    <w:rsid w:val="009574BF"/>
    <w:rsid w:val="0095752C"/>
    <w:rsid w:val="00957919"/>
    <w:rsid w:val="00957B54"/>
    <w:rsid w:val="00957BCE"/>
    <w:rsid w:val="00957FBD"/>
    <w:rsid w:val="00957FE8"/>
    <w:rsid w:val="00960453"/>
    <w:rsid w:val="009608B1"/>
    <w:rsid w:val="0096093F"/>
    <w:rsid w:val="00960DCA"/>
    <w:rsid w:val="00961AA1"/>
    <w:rsid w:val="00962128"/>
    <w:rsid w:val="00962E78"/>
    <w:rsid w:val="00963102"/>
    <w:rsid w:val="009631B5"/>
    <w:rsid w:val="009632A2"/>
    <w:rsid w:val="0096393C"/>
    <w:rsid w:val="0096394B"/>
    <w:rsid w:val="0096396E"/>
    <w:rsid w:val="00963DF4"/>
    <w:rsid w:val="00963E23"/>
    <w:rsid w:val="0096418E"/>
    <w:rsid w:val="009641C9"/>
    <w:rsid w:val="00965113"/>
    <w:rsid w:val="00965558"/>
    <w:rsid w:val="00965694"/>
    <w:rsid w:val="00965D79"/>
    <w:rsid w:val="00965E9F"/>
    <w:rsid w:val="00966110"/>
    <w:rsid w:val="009663C9"/>
    <w:rsid w:val="00966ABE"/>
    <w:rsid w:val="00966CAF"/>
    <w:rsid w:val="00966D02"/>
    <w:rsid w:val="00966F66"/>
    <w:rsid w:val="00967154"/>
    <w:rsid w:val="009677D7"/>
    <w:rsid w:val="00967A2A"/>
    <w:rsid w:val="00967AB3"/>
    <w:rsid w:val="009708E3"/>
    <w:rsid w:val="00970A07"/>
    <w:rsid w:val="00970AF7"/>
    <w:rsid w:val="0097105C"/>
    <w:rsid w:val="00971366"/>
    <w:rsid w:val="00971723"/>
    <w:rsid w:val="009719CF"/>
    <w:rsid w:val="00971A13"/>
    <w:rsid w:val="00971AC8"/>
    <w:rsid w:val="00971BE7"/>
    <w:rsid w:val="0097299D"/>
    <w:rsid w:val="00972C73"/>
    <w:rsid w:val="00973292"/>
    <w:rsid w:val="009733C3"/>
    <w:rsid w:val="00973AA9"/>
    <w:rsid w:val="00973C02"/>
    <w:rsid w:val="00974137"/>
    <w:rsid w:val="0097418F"/>
    <w:rsid w:val="009746D3"/>
    <w:rsid w:val="0097474A"/>
    <w:rsid w:val="00974AE1"/>
    <w:rsid w:val="00974B41"/>
    <w:rsid w:val="00974BD3"/>
    <w:rsid w:val="009754F8"/>
    <w:rsid w:val="009755A9"/>
    <w:rsid w:val="009755CD"/>
    <w:rsid w:val="00975AD6"/>
    <w:rsid w:val="00975CC4"/>
    <w:rsid w:val="00976B65"/>
    <w:rsid w:val="00977376"/>
    <w:rsid w:val="0097752A"/>
    <w:rsid w:val="0097786A"/>
    <w:rsid w:val="00977B59"/>
    <w:rsid w:val="00980047"/>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485"/>
    <w:rsid w:val="00983E1F"/>
    <w:rsid w:val="009840CF"/>
    <w:rsid w:val="0098439A"/>
    <w:rsid w:val="009844DC"/>
    <w:rsid w:val="009845B3"/>
    <w:rsid w:val="00984674"/>
    <w:rsid w:val="009846FE"/>
    <w:rsid w:val="009851B9"/>
    <w:rsid w:val="009855BD"/>
    <w:rsid w:val="00985C1D"/>
    <w:rsid w:val="00985D25"/>
    <w:rsid w:val="0098621E"/>
    <w:rsid w:val="00986814"/>
    <w:rsid w:val="00987616"/>
    <w:rsid w:val="00987634"/>
    <w:rsid w:val="009904BD"/>
    <w:rsid w:val="00990C8A"/>
    <w:rsid w:val="0099109F"/>
    <w:rsid w:val="0099121F"/>
    <w:rsid w:val="00991411"/>
    <w:rsid w:val="00991499"/>
    <w:rsid w:val="009915CC"/>
    <w:rsid w:val="00991B7A"/>
    <w:rsid w:val="00991BB0"/>
    <w:rsid w:val="00991DAF"/>
    <w:rsid w:val="00992010"/>
    <w:rsid w:val="00992721"/>
    <w:rsid w:val="00992912"/>
    <w:rsid w:val="00992BA5"/>
    <w:rsid w:val="00992CFB"/>
    <w:rsid w:val="0099303B"/>
    <w:rsid w:val="009931FF"/>
    <w:rsid w:val="00993273"/>
    <w:rsid w:val="009934EB"/>
    <w:rsid w:val="00993523"/>
    <w:rsid w:val="009943C8"/>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70C2"/>
    <w:rsid w:val="009971B5"/>
    <w:rsid w:val="009973D7"/>
    <w:rsid w:val="0099740C"/>
    <w:rsid w:val="009974EA"/>
    <w:rsid w:val="009977CA"/>
    <w:rsid w:val="009979AC"/>
    <w:rsid w:val="00997EBF"/>
    <w:rsid w:val="009A0255"/>
    <w:rsid w:val="009A0289"/>
    <w:rsid w:val="009A0771"/>
    <w:rsid w:val="009A0855"/>
    <w:rsid w:val="009A0F7D"/>
    <w:rsid w:val="009A1277"/>
    <w:rsid w:val="009A1464"/>
    <w:rsid w:val="009A15D4"/>
    <w:rsid w:val="009A1DBF"/>
    <w:rsid w:val="009A1E95"/>
    <w:rsid w:val="009A29BB"/>
    <w:rsid w:val="009A2F8F"/>
    <w:rsid w:val="009A308F"/>
    <w:rsid w:val="009A353B"/>
    <w:rsid w:val="009A4399"/>
    <w:rsid w:val="009A54B6"/>
    <w:rsid w:val="009A5544"/>
    <w:rsid w:val="009A5773"/>
    <w:rsid w:val="009A5DED"/>
    <w:rsid w:val="009A5FF5"/>
    <w:rsid w:val="009A6828"/>
    <w:rsid w:val="009A6855"/>
    <w:rsid w:val="009A68E4"/>
    <w:rsid w:val="009A759D"/>
    <w:rsid w:val="009A7ABA"/>
    <w:rsid w:val="009A7E8D"/>
    <w:rsid w:val="009B0081"/>
    <w:rsid w:val="009B01E8"/>
    <w:rsid w:val="009B0A14"/>
    <w:rsid w:val="009B131B"/>
    <w:rsid w:val="009B1445"/>
    <w:rsid w:val="009B14A3"/>
    <w:rsid w:val="009B1777"/>
    <w:rsid w:val="009B19ED"/>
    <w:rsid w:val="009B2103"/>
    <w:rsid w:val="009B2191"/>
    <w:rsid w:val="009B25E1"/>
    <w:rsid w:val="009B2662"/>
    <w:rsid w:val="009B26CE"/>
    <w:rsid w:val="009B2944"/>
    <w:rsid w:val="009B35C7"/>
    <w:rsid w:val="009B3663"/>
    <w:rsid w:val="009B368A"/>
    <w:rsid w:val="009B3746"/>
    <w:rsid w:val="009B489A"/>
    <w:rsid w:val="009B48E4"/>
    <w:rsid w:val="009B4954"/>
    <w:rsid w:val="009B4AC0"/>
    <w:rsid w:val="009B4B4F"/>
    <w:rsid w:val="009B4CC9"/>
    <w:rsid w:val="009B4D10"/>
    <w:rsid w:val="009B4FCA"/>
    <w:rsid w:val="009B5322"/>
    <w:rsid w:val="009B5517"/>
    <w:rsid w:val="009B579D"/>
    <w:rsid w:val="009B5836"/>
    <w:rsid w:val="009B5842"/>
    <w:rsid w:val="009B5944"/>
    <w:rsid w:val="009B599C"/>
    <w:rsid w:val="009B6301"/>
    <w:rsid w:val="009B63FF"/>
    <w:rsid w:val="009B64D8"/>
    <w:rsid w:val="009B6517"/>
    <w:rsid w:val="009B66F3"/>
    <w:rsid w:val="009B6A32"/>
    <w:rsid w:val="009B6CE5"/>
    <w:rsid w:val="009B6F8A"/>
    <w:rsid w:val="009B7051"/>
    <w:rsid w:val="009B7336"/>
    <w:rsid w:val="009B7602"/>
    <w:rsid w:val="009B76D4"/>
    <w:rsid w:val="009B76D5"/>
    <w:rsid w:val="009B7752"/>
    <w:rsid w:val="009B79EB"/>
    <w:rsid w:val="009B7A3B"/>
    <w:rsid w:val="009B7E0D"/>
    <w:rsid w:val="009B7F94"/>
    <w:rsid w:val="009C02C2"/>
    <w:rsid w:val="009C02C8"/>
    <w:rsid w:val="009C035E"/>
    <w:rsid w:val="009C067C"/>
    <w:rsid w:val="009C07B5"/>
    <w:rsid w:val="009C09A6"/>
    <w:rsid w:val="009C0B73"/>
    <w:rsid w:val="009C0F33"/>
    <w:rsid w:val="009C1017"/>
    <w:rsid w:val="009C11D6"/>
    <w:rsid w:val="009C11F0"/>
    <w:rsid w:val="009C15AD"/>
    <w:rsid w:val="009C1F3C"/>
    <w:rsid w:val="009C1FC8"/>
    <w:rsid w:val="009C207B"/>
    <w:rsid w:val="009C2177"/>
    <w:rsid w:val="009C223C"/>
    <w:rsid w:val="009C25B9"/>
    <w:rsid w:val="009C2933"/>
    <w:rsid w:val="009C2C30"/>
    <w:rsid w:val="009C346B"/>
    <w:rsid w:val="009C381E"/>
    <w:rsid w:val="009C3A24"/>
    <w:rsid w:val="009C3B87"/>
    <w:rsid w:val="009C3E71"/>
    <w:rsid w:val="009C3EA9"/>
    <w:rsid w:val="009C3F06"/>
    <w:rsid w:val="009C3FA1"/>
    <w:rsid w:val="009C410A"/>
    <w:rsid w:val="009C4283"/>
    <w:rsid w:val="009C4686"/>
    <w:rsid w:val="009C4B53"/>
    <w:rsid w:val="009C4D22"/>
    <w:rsid w:val="009C5176"/>
    <w:rsid w:val="009C5475"/>
    <w:rsid w:val="009C5B8F"/>
    <w:rsid w:val="009C5BA8"/>
    <w:rsid w:val="009C5D33"/>
    <w:rsid w:val="009C6719"/>
    <w:rsid w:val="009C6AA8"/>
    <w:rsid w:val="009C7243"/>
    <w:rsid w:val="009C749A"/>
    <w:rsid w:val="009C7A38"/>
    <w:rsid w:val="009D0213"/>
    <w:rsid w:val="009D0975"/>
    <w:rsid w:val="009D0A3A"/>
    <w:rsid w:val="009D0A67"/>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116"/>
    <w:rsid w:val="009D476B"/>
    <w:rsid w:val="009D4AAB"/>
    <w:rsid w:val="009D4D35"/>
    <w:rsid w:val="009D4E10"/>
    <w:rsid w:val="009D53B6"/>
    <w:rsid w:val="009D57AE"/>
    <w:rsid w:val="009D5AF0"/>
    <w:rsid w:val="009D5CB7"/>
    <w:rsid w:val="009D69E0"/>
    <w:rsid w:val="009D6B77"/>
    <w:rsid w:val="009D6D2F"/>
    <w:rsid w:val="009D6D7F"/>
    <w:rsid w:val="009D72BD"/>
    <w:rsid w:val="009D73C8"/>
    <w:rsid w:val="009D778A"/>
    <w:rsid w:val="009D7A4B"/>
    <w:rsid w:val="009D7F9A"/>
    <w:rsid w:val="009E0119"/>
    <w:rsid w:val="009E01DE"/>
    <w:rsid w:val="009E04D0"/>
    <w:rsid w:val="009E0508"/>
    <w:rsid w:val="009E0711"/>
    <w:rsid w:val="009E0B4F"/>
    <w:rsid w:val="009E1006"/>
    <w:rsid w:val="009E1020"/>
    <w:rsid w:val="009E1225"/>
    <w:rsid w:val="009E1435"/>
    <w:rsid w:val="009E18DD"/>
    <w:rsid w:val="009E1A5D"/>
    <w:rsid w:val="009E1A81"/>
    <w:rsid w:val="009E1C88"/>
    <w:rsid w:val="009E1E01"/>
    <w:rsid w:val="009E1FD9"/>
    <w:rsid w:val="009E217C"/>
    <w:rsid w:val="009E2899"/>
    <w:rsid w:val="009E2D89"/>
    <w:rsid w:val="009E2D90"/>
    <w:rsid w:val="009E313E"/>
    <w:rsid w:val="009E345E"/>
    <w:rsid w:val="009E4011"/>
    <w:rsid w:val="009E4045"/>
    <w:rsid w:val="009E42DD"/>
    <w:rsid w:val="009E430B"/>
    <w:rsid w:val="009E4426"/>
    <w:rsid w:val="009E47CD"/>
    <w:rsid w:val="009E48EE"/>
    <w:rsid w:val="009E5122"/>
    <w:rsid w:val="009E5232"/>
    <w:rsid w:val="009E5379"/>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CB2"/>
    <w:rsid w:val="009F0030"/>
    <w:rsid w:val="009F05AB"/>
    <w:rsid w:val="009F061B"/>
    <w:rsid w:val="009F0B28"/>
    <w:rsid w:val="009F0EA4"/>
    <w:rsid w:val="009F0FA6"/>
    <w:rsid w:val="009F1207"/>
    <w:rsid w:val="009F1590"/>
    <w:rsid w:val="009F1668"/>
    <w:rsid w:val="009F1E11"/>
    <w:rsid w:val="009F2231"/>
    <w:rsid w:val="009F22A2"/>
    <w:rsid w:val="009F27D0"/>
    <w:rsid w:val="009F35D4"/>
    <w:rsid w:val="009F429A"/>
    <w:rsid w:val="009F4510"/>
    <w:rsid w:val="009F4587"/>
    <w:rsid w:val="009F4652"/>
    <w:rsid w:val="009F4A1D"/>
    <w:rsid w:val="009F526E"/>
    <w:rsid w:val="009F5C1F"/>
    <w:rsid w:val="009F5DB0"/>
    <w:rsid w:val="009F6098"/>
    <w:rsid w:val="009F60B6"/>
    <w:rsid w:val="009F6258"/>
    <w:rsid w:val="009F6612"/>
    <w:rsid w:val="009F6638"/>
    <w:rsid w:val="009F6738"/>
    <w:rsid w:val="009F68FB"/>
    <w:rsid w:val="009F6A5D"/>
    <w:rsid w:val="009F769A"/>
    <w:rsid w:val="009F776C"/>
    <w:rsid w:val="009F7A62"/>
    <w:rsid w:val="009F7A6C"/>
    <w:rsid w:val="009F7D3A"/>
    <w:rsid w:val="00A0054B"/>
    <w:rsid w:val="00A005AD"/>
    <w:rsid w:val="00A00D4E"/>
    <w:rsid w:val="00A00EF9"/>
    <w:rsid w:val="00A00F45"/>
    <w:rsid w:val="00A013A9"/>
    <w:rsid w:val="00A0152E"/>
    <w:rsid w:val="00A0227D"/>
    <w:rsid w:val="00A02292"/>
    <w:rsid w:val="00A0269D"/>
    <w:rsid w:val="00A02D8C"/>
    <w:rsid w:val="00A03180"/>
    <w:rsid w:val="00A0386D"/>
    <w:rsid w:val="00A0399A"/>
    <w:rsid w:val="00A03C89"/>
    <w:rsid w:val="00A03EDE"/>
    <w:rsid w:val="00A0402F"/>
    <w:rsid w:val="00A0404F"/>
    <w:rsid w:val="00A0411D"/>
    <w:rsid w:val="00A04572"/>
    <w:rsid w:val="00A04864"/>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550"/>
    <w:rsid w:val="00A076F8"/>
    <w:rsid w:val="00A077E3"/>
    <w:rsid w:val="00A07848"/>
    <w:rsid w:val="00A07E5E"/>
    <w:rsid w:val="00A1015C"/>
    <w:rsid w:val="00A1085E"/>
    <w:rsid w:val="00A10C87"/>
    <w:rsid w:val="00A11606"/>
    <w:rsid w:val="00A118D5"/>
    <w:rsid w:val="00A11A89"/>
    <w:rsid w:val="00A11BAB"/>
    <w:rsid w:val="00A12497"/>
    <w:rsid w:val="00A12499"/>
    <w:rsid w:val="00A126B6"/>
    <w:rsid w:val="00A127E1"/>
    <w:rsid w:val="00A12F57"/>
    <w:rsid w:val="00A132A5"/>
    <w:rsid w:val="00A134C9"/>
    <w:rsid w:val="00A138C7"/>
    <w:rsid w:val="00A13B63"/>
    <w:rsid w:val="00A13E18"/>
    <w:rsid w:val="00A1408B"/>
    <w:rsid w:val="00A148A2"/>
    <w:rsid w:val="00A14DC8"/>
    <w:rsid w:val="00A1548B"/>
    <w:rsid w:val="00A16AF4"/>
    <w:rsid w:val="00A16B6A"/>
    <w:rsid w:val="00A17167"/>
    <w:rsid w:val="00A176A1"/>
    <w:rsid w:val="00A176B6"/>
    <w:rsid w:val="00A177BA"/>
    <w:rsid w:val="00A179E2"/>
    <w:rsid w:val="00A200FE"/>
    <w:rsid w:val="00A202B3"/>
    <w:rsid w:val="00A20DC1"/>
    <w:rsid w:val="00A2111D"/>
    <w:rsid w:val="00A212DC"/>
    <w:rsid w:val="00A21466"/>
    <w:rsid w:val="00A2168D"/>
    <w:rsid w:val="00A21A43"/>
    <w:rsid w:val="00A21D80"/>
    <w:rsid w:val="00A2249D"/>
    <w:rsid w:val="00A233BD"/>
    <w:rsid w:val="00A23642"/>
    <w:rsid w:val="00A23B3B"/>
    <w:rsid w:val="00A243B7"/>
    <w:rsid w:val="00A24475"/>
    <w:rsid w:val="00A24578"/>
    <w:rsid w:val="00A24610"/>
    <w:rsid w:val="00A24948"/>
    <w:rsid w:val="00A24E1B"/>
    <w:rsid w:val="00A25110"/>
    <w:rsid w:val="00A251FF"/>
    <w:rsid w:val="00A2525A"/>
    <w:rsid w:val="00A253B6"/>
    <w:rsid w:val="00A25582"/>
    <w:rsid w:val="00A255F3"/>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823"/>
    <w:rsid w:val="00A33A84"/>
    <w:rsid w:val="00A33B80"/>
    <w:rsid w:val="00A34A0A"/>
    <w:rsid w:val="00A35258"/>
    <w:rsid w:val="00A35487"/>
    <w:rsid w:val="00A35707"/>
    <w:rsid w:val="00A35779"/>
    <w:rsid w:val="00A35B8D"/>
    <w:rsid w:val="00A35C17"/>
    <w:rsid w:val="00A361FE"/>
    <w:rsid w:val="00A3631A"/>
    <w:rsid w:val="00A36B31"/>
    <w:rsid w:val="00A36F85"/>
    <w:rsid w:val="00A3704E"/>
    <w:rsid w:val="00A37C7B"/>
    <w:rsid w:val="00A40403"/>
    <w:rsid w:val="00A40413"/>
    <w:rsid w:val="00A4082A"/>
    <w:rsid w:val="00A40DA9"/>
    <w:rsid w:val="00A41058"/>
    <w:rsid w:val="00A41A26"/>
    <w:rsid w:val="00A41F31"/>
    <w:rsid w:val="00A4228D"/>
    <w:rsid w:val="00A423FE"/>
    <w:rsid w:val="00A4252C"/>
    <w:rsid w:val="00A42608"/>
    <w:rsid w:val="00A42F09"/>
    <w:rsid w:val="00A43018"/>
    <w:rsid w:val="00A4370B"/>
    <w:rsid w:val="00A437BC"/>
    <w:rsid w:val="00A439DC"/>
    <w:rsid w:val="00A43DA5"/>
    <w:rsid w:val="00A43FEB"/>
    <w:rsid w:val="00A44141"/>
    <w:rsid w:val="00A444C3"/>
    <w:rsid w:val="00A4502F"/>
    <w:rsid w:val="00A45048"/>
    <w:rsid w:val="00A45A79"/>
    <w:rsid w:val="00A45EA7"/>
    <w:rsid w:val="00A460A1"/>
    <w:rsid w:val="00A46396"/>
    <w:rsid w:val="00A4696F"/>
    <w:rsid w:val="00A46B7A"/>
    <w:rsid w:val="00A46B9F"/>
    <w:rsid w:val="00A46D87"/>
    <w:rsid w:val="00A46DBF"/>
    <w:rsid w:val="00A46EA0"/>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B2A"/>
    <w:rsid w:val="00A55DB2"/>
    <w:rsid w:val="00A562A3"/>
    <w:rsid w:val="00A56429"/>
    <w:rsid w:val="00A564E2"/>
    <w:rsid w:val="00A56534"/>
    <w:rsid w:val="00A56838"/>
    <w:rsid w:val="00A56996"/>
    <w:rsid w:val="00A569A8"/>
    <w:rsid w:val="00A56BA2"/>
    <w:rsid w:val="00A56CC5"/>
    <w:rsid w:val="00A56E55"/>
    <w:rsid w:val="00A56FB4"/>
    <w:rsid w:val="00A573B0"/>
    <w:rsid w:val="00A57A6D"/>
    <w:rsid w:val="00A601DF"/>
    <w:rsid w:val="00A60399"/>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3535"/>
    <w:rsid w:val="00A636CD"/>
    <w:rsid w:val="00A63A3E"/>
    <w:rsid w:val="00A6405A"/>
    <w:rsid w:val="00A64F3A"/>
    <w:rsid w:val="00A65138"/>
    <w:rsid w:val="00A651A6"/>
    <w:rsid w:val="00A653C5"/>
    <w:rsid w:val="00A657B0"/>
    <w:rsid w:val="00A657D1"/>
    <w:rsid w:val="00A66252"/>
    <w:rsid w:val="00A6638D"/>
    <w:rsid w:val="00A667EB"/>
    <w:rsid w:val="00A66A63"/>
    <w:rsid w:val="00A66C12"/>
    <w:rsid w:val="00A66F79"/>
    <w:rsid w:val="00A672A7"/>
    <w:rsid w:val="00A67371"/>
    <w:rsid w:val="00A67F9A"/>
    <w:rsid w:val="00A70487"/>
    <w:rsid w:val="00A70F4C"/>
    <w:rsid w:val="00A71100"/>
    <w:rsid w:val="00A7136F"/>
    <w:rsid w:val="00A713FD"/>
    <w:rsid w:val="00A716C4"/>
    <w:rsid w:val="00A71C46"/>
    <w:rsid w:val="00A722E1"/>
    <w:rsid w:val="00A723D2"/>
    <w:rsid w:val="00A7245A"/>
    <w:rsid w:val="00A724A1"/>
    <w:rsid w:val="00A72561"/>
    <w:rsid w:val="00A72590"/>
    <w:rsid w:val="00A725AC"/>
    <w:rsid w:val="00A72684"/>
    <w:rsid w:val="00A728CE"/>
    <w:rsid w:val="00A72CA7"/>
    <w:rsid w:val="00A72D72"/>
    <w:rsid w:val="00A72F03"/>
    <w:rsid w:val="00A72F0D"/>
    <w:rsid w:val="00A72FF3"/>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A49"/>
    <w:rsid w:val="00A76AF1"/>
    <w:rsid w:val="00A76CBF"/>
    <w:rsid w:val="00A76E7E"/>
    <w:rsid w:val="00A770C6"/>
    <w:rsid w:val="00A772BB"/>
    <w:rsid w:val="00A774D0"/>
    <w:rsid w:val="00A774F8"/>
    <w:rsid w:val="00A77EB9"/>
    <w:rsid w:val="00A805C2"/>
    <w:rsid w:val="00A806AA"/>
    <w:rsid w:val="00A80A35"/>
    <w:rsid w:val="00A80DE3"/>
    <w:rsid w:val="00A80FD2"/>
    <w:rsid w:val="00A8130D"/>
    <w:rsid w:val="00A81573"/>
    <w:rsid w:val="00A815AF"/>
    <w:rsid w:val="00A81889"/>
    <w:rsid w:val="00A81A42"/>
    <w:rsid w:val="00A8204F"/>
    <w:rsid w:val="00A82267"/>
    <w:rsid w:val="00A822AE"/>
    <w:rsid w:val="00A82511"/>
    <w:rsid w:val="00A82769"/>
    <w:rsid w:val="00A83073"/>
    <w:rsid w:val="00A83295"/>
    <w:rsid w:val="00A832CA"/>
    <w:rsid w:val="00A83477"/>
    <w:rsid w:val="00A83D76"/>
    <w:rsid w:val="00A83FD6"/>
    <w:rsid w:val="00A8510B"/>
    <w:rsid w:val="00A853BF"/>
    <w:rsid w:val="00A853C3"/>
    <w:rsid w:val="00A856B4"/>
    <w:rsid w:val="00A85C92"/>
    <w:rsid w:val="00A8636B"/>
    <w:rsid w:val="00A8690A"/>
    <w:rsid w:val="00A8717F"/>
    <w:rsid w:val="00A875FB"/>
    <w:rsid w:val="00A87937"/>
    <w:rsid w:val="00A90267"/>
    <w:rsid w:val="00A902A6"/>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671"/>
    <w:rsid w:val="00A956B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C9B"/>
    <w:rsid w:val="00AA2FD5"/>
    <w:rsid w:val="00AA376F"/>
    <w:rsid w:val="00AA39D4"/>
    <w:rsid w:val="00AA39F0"/>
    <w:rsid w:val="00AA3B91"/>
    <w:rsid w:val="00AA3CC2"/>
    <w:rsid w:val="00AA3D5F"/>
    <w:rsid w:val="00AA403E"/>
    <w:rsid w:val="00AA447D"/>
    <w:rsid w:val="00AA44B0"/>
    <w:rsid w:val="00AA4669"/>
    <w:rsid w:val="00AA4924"/>
    <w:rsid w:val="00AA4B0B"/>
    <w:rsid w:val="00AA50E8"/>
    <w:rsid w:val="00AA5370"/>
    <w:rsid w:val="00AA5558"/>
    <w:rsid w:val="00AA5709"/>
    <w:rsid w:val="00AA6942"/>
    <w:rsid w:val="00AA74EB"/>
    <w:rsid w:val="00AA764E"/>
    <w:rsid w:val="00AA7BCE"/>
    <w:rsid w:val="00AA7ECB"/>
    <w:rsid w:val="00AA7F37"/>
    <w:rsid w:val="00AB0218"/>
    <w:rsid w:val="00AB0289"/>
    <w:rsid w:val="00AB087F"/>
    <w:rsid w:val="00AB0C51"/>
    <w:rsid w:val="00AB1275"/>
    <w:rsid w:val="00AB1B1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9C7"/>
    <w:rsid w:val="00AB51B2"/>
    <w:rsid w:val="00AB534F"/>
    <w:rsid w:val="00AB545D"/>
    <w:rsid w:val="00AB5887"/>
    <w:rsid w:val="00AB5A05"/>
    <w:rsid w:val="00AB5B13"/>
    <w:rsid w:val="00AB5DF1"/>
    <w:rsid w:val="00AB5EC4"/>
    <w:rsid w:val="00AB5F77"/>
    <w:rsid w:val="00AB61B9"/>
    <w:rsid w:val="00AB62EE"/>
    <w:rsid w:val="00AB644E"/>
    <w:rsid w:val="00AB6463"/>
    <w:rsid w:val="00AB6589"/>
    <w:rsid w:val="00AB6E89"/>
    <w:rsid w:val="00AB7158"/>
    <w:rsid w:val="00AB75CE"/>
    <w:rsid w:val="00AB7DF5"/>
    <w:rsid w:val="00AC0461"/>
    <w:rsid w:val="00AC067F"/>
    <w:rsid w:val="00AC1031"/>
    <w:rsid w:val="00AC1080"/>
    <w:rsid w:val="00AC13BA"/>
    <w:rsid w:val="00AC1537"/>
    <w:rsid w:val="00AC1A59"/>
    <w:rsid w:val="00AC1A7C"/>
    <w:rsid w:val="00AC1BD0"/>
    <w:rsid w:val="00AC1C4F"/>
    <w:rsid w:val="00AC1DB7"/>
    <w:rsid w:val="00AC1FB6"/>
    <w:rsid w:val="00AC202D"/>
    <w:rsid w:val="00AC21B6"/>
    <w:rsid w:val="00AC244D"/>
    <w:rsid w:val="00AC245B"/>
    <w:rsid w:val="00AC2BEF"/>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D0744"/>
    <w:rsid w:val="00AD09ED"/>
    <w:rsid w:val="00AD0B49"/>
    <w:rsid w:val="00AD0C4E"/>
    <w:rsid w:val="00AD0C55"/>
    <w:rsid w:val="00AD0F92"/>
    <w:rsid w:val="00AD1268"/>
    <w:rsid w:val="00AD1BF8"/>
    <w:rsid w:val="00AD1CDD"/>
    <w:rsid w:val="00AD2295"/>
    <w:rsid w:val="00AD22FE"/>
    <w:rsid w:val="00AD2791"/>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D77"/>
    <w:rsid w:val="00AD61D8"/>
    <w:rsid w:val="00AD69E8"/>
    <w:rsid w:val="00AD69EA"/>
    <w:rsid w:val="00AD69F3"/>
    <w:rsid w:val="00AD6A24"/>
    <w:rsid w:val="00AD6A8C"/>
    <w:rsid w:val="00AD6C79"/>
    <w:rsid w:val="00AD6D98"/>
    <w:rsid w:val="00AD6DA9"/>
    <w:rsid w:val="00AD7547"/>
    <w:rsid w:val="00AD761E"/>
    <w:rsid w:val="00AD7B52"/>
    <w:rsid w:val="00AD7D34"/>
    <w:rsid w:val="00AD7DC5"/>
    <w:rsid w:val="00AD7F8D"/>
    <w:rsid w:val="00AE006A"/>
    <w:rsid w:val="00AE0970"/>
    <w:rsid w:val="00AE0D59"/>
    <w:rsid w:val="00AE1146"/>
    <w:rsid w:val="00AE1223"/>
    <w:rsid w:val="00AE1A50"/>
    <w:rsid w:val="00AE1DB2"/>
    <w:rsid w:val="00AE2279"/>
    <w:rsid w:val="00AE27AE"/>
    <w:rsid w:val="00AE29E2"/>
    <w:rsid w:val="00AE2A26"/>
    <w:rsid w:val="00AE2ABD"/>
    <w:rsid w:val="00AE2D2E"/>
    <w:rsid w:val="00AE2D6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343"/>
    <w:rsid w:val="00AF1986"/>
    <w:rsid w:val="00AF1CA8"/>
    <w:rsid w:val="00AF1E5E"/>
    <w:rsid w:val="00AF2042"/>
    <w:rsid w:val="00AF218C"/>
    <w:rsid w:val="00AF224B"/>
    <w:rsid w:val="00AF2842"/>
    <w:rsid w:val="00AF29C1"/>
    <w:rsid w:val="00AF2F75"/>
    <w:rsid w:val="00AF34ED"/>
    <w:rsid w:val="00AF39F8"/>
    <w:rsid w:val="00AF3DD9"/>
    <w:rsid w:val="00AF3F7A"/>
    <w:rsid w:val="00AF4BF9"/>
    <w:rsid w:val="00AF4C05"/>
    <w:rsid w:val="00AF4E80"/>
    <w:rsid w:val="00AF50EF"/>
    <w:rsid w:val="00AF5283"/>
    <w:rsid w:val="00AF611D"/>
    <w:rsid w:val="00AF622B"/>
    <w:rsid w:val="00AF6E72"/>
    <w:rsid w:val="00AF71C2"/>
    <w:rsid w:val="00AF7DB6"/>
    <w:rsid w:val="00B00A93"/>
    <w:rsid w:val="00B00AFD"/>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8E"/>
    <w:rsid w:val="00B0393E"/>
    <w:rsid w:val="00B03B41"/>
    <w:rsid w:val="00B03FFD"/>
    <w:rsid w:val="00B0404E"/>
    <w:rsid w:val="00B045AA"/>
    <w:rsid w:val="00B04ACD"/>
    <w:rsid w:val="00B04DC1"/>
    <w:rsid w:val="00B04E27"/>
    <w:rsid w:val="00B0500C"/>
    <w:rsid w:val="00B053D9"/>
    <w:rsid w:val="00B054EF"/>
    <w:rsid w:val="00B057B9"/>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95B"/>
    <w:rsid w:val="00B10B97"/>
    <w:rsid w:val="00B114F9"/>
    <w:rsid w:val="00B11C7C"/>
    <w:rsid w:val="00B11CF2"/>
    <w:rsid w:val="00B11E36"/>
    <w:rsid w:val="00B1218C"/>
    <w:rsid w:val="00B12199"/>
    <w:rsid w:val="00B121B4"/>
    <w:rsid w:val="00B12AD1"/>
    <w:rsid w:val="00B12C5E"/>
    <w:rsid w:val="00B1309A"/>
    <w:rsid w:val="00B13BF7"/>
    <w:rsid w:val="00B13E21"/>
    <w:rsid w:val="00B141F0"/>
    <w:rsid w:val="00B143BF"/>
    <w:rsid w:val="00B14C50"/>
    <w:rsid w:val="00B1519E"/>
    <w:rsid w:val="00B15CBB"/>
    <w:rsid w:val="00B15DD6"/>
    <w:rsid w:val="00B16177"/>
    <w:rsid w:val="00B16238"/>
    <w:rsid w:val="00B16377"/>
    <w:rsid w:val="00B16D11"/>
    <w:rsid w:val="00B16DE2"/>
    <w:rsid w:val="00B1725E"/>
    <w:rsid w:val="00B174A9"/>
    <w:rsid w:val="00B175A2"/>
    <w:rsid w:val="00B179CB"/>
    <w:rsid w:val="00B17BCC"/>
    <w:rsid w:val="00B17D45"/>
    <w:rsid w:val="00B17E12"/>
    <w:rsid w:val="00B2013B"/>
    <w:rsid w:val="00B2035B"/>
    <w:rsid w:val="00B203B0"/>
    <w:rsid w:val="00B2045D"/>
    <w:rsid w:val="00B206FD"/>
    <w:rsid w:val="00B2093C"/>
    <w:rsid w:val="00B20941"/>
    <w:rsid w:val="00B211C4"/>
    <w:rsid w:val="00B2158A"/>
    <w:rsid w:val="00B2195C"/>
    <w:rsid w:val="00B21A56"/>
    <w:rsid w:val="00B21B49"/>
    <w:rsid w:val="00B21CCC"/>
    <w:rsid w:val="00B21D1B"/>
    <w:rsid w:val="00B22183"/>
    <w:rsid w:val="00B2281A"/>
    <w:rsid w:val="00B22822"/>
    <w:rsid w:val="00B22E4A"/>
    <w:rsid w:val="00B2321F"/>
    <w:rsid w:val="00B23948"/>
    <w:rsid w:val="00B239AE"/>
    <w:rsid w:val="00B23C47"/>
    <w:rsid w:val="00B24648"/>
    <w:rsid w:val="00B248F2"/>
    <w:rsid w:val="00B2491D"/>
    <w:rsid w:val="00B24B9D"/>
    <w:rsid w:val="00B24C4F"/>
    <w:rsid w:val="00B25242"/>
    <w:rsid w:val="00B2536E"/>
    <w:rsid w:val="00B25567"/>
    <w:rsid w:val="00B25E5B"/>
    <w:rsid w:val="00B26019"/>
    <w:rsid w:val="00B2611A"/>
    <w:rsid w:val="00B26392"/>
    <w:rsid w:val="00B267A5"/>
    <w:rsid w:val="00B268EE"/>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5763"/>
    <w:rsid w:val="00B3577D"/>
    <w:rsid w:val="00B35A42"/>
    <w:rsid w:val="00B35B83"/>
    <w:rsid w:val="00B35B8D"/>
    <w:rsid w:val="00B35E52"/>
    <w:rsid w:val="00B36313"/>
    <w:rsid w:val="00B36432"/>
    <w:rsid w:val="00B36721"/>
    <w:rsid w:val="00B368C1"/>
    <w:rsid w:val="00B36BC0"/>
    <w:rsid w:val="00B37342"/>
    <w:rsid w:val="00B37545"/>
    <w:rsid w:val="00B376A9"/>
    <w:rsid w:val="00B378AD"/>
    <w:rsid w:val="00B37E4F"/>
    <w:rsid w:val="00B400A2"/>
    <w:rsid w:val="00B40962"/>
    <w:rsid w:val="00B40B29"/>
    <w:rsid w:val="00B40C22"/>
    <w:rsid w:val="00B40E02"/>
    <w:rsid w:val="00B40E4A"/>
    <w:rsid w:val="00B41019"/>
    <w:rsid w:val="00B411A9"/>
    <w:rsid w:val="00B41321"/>
    <w:rsid w:val="00B41542"/>
    <w:rsid w:val="00B415E5"/>
    <w:rsid w:val="00B41890"/>
    <w:rsid w:val="00B419F6"/>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81B"/>
    <w:rsid w:val="00B44F6C"/>
    <w:rsid w:val="00B45583"/>
    <w:rsid w:val="00B45AC2"/>
    <w:rsid w:val="00B45FDC"/>
    <w:rsid w:val="00B4602B"/>
    <w:rsid w:val="00B463BA"/>
    <w:rsid w:val="00B46D8D"/>
    <w:rsid w:val="00B473E1"/>
    <w:rsid w:val="00B474B8"/>
    <w:rsid w:val="00B47577"/>
    <w:rsid w:val="00B47878"/>
    <w:rsid w:val="00B47F94"/>
    <w:rsid w:val="00B50024"/>
    <w:rsid w:val="00B5020A"/>
    <w:rsid w:val="00B506F7"/>
    <w:rsid w:val="00B5070F"/>
    <w:rsid w:val="00B50870"/>
    <w:rsid w:val="00B50A48"/>
    <w:rsid w:val="00B50D7B"/>
    <w:rsid w:val="00B51246"/>
    <w:rsid w:val="00B51A4B"/>
    <w:rsid w:val="00B51A9D"/>
    <w:rsid w:val="00B52190"/>
    <w:rsid w:val="00B52C39"/>
    <w:rsid w:val="00B52E0F"/>
    <w:rsid w:val="00B5379F"/>
    <w:rsid w:val="00B5424F"/>
    <w:rsid w:val="00B54655"/>
    <w:rsid w:val="00B5595E"/>
    <w:rsid w:val="00B55A40"/>
    <w:rsid w:val="00B55B65"/>
    <w:rsid w:val="00B55B97"/>
    <w:rsid w:val="00B55CF2"/>
    <w:rsid w:val="00B56073"/>
    <w:rsid w:val="00B5610D"/>
    <w:rsid w:val="00B56225"/>
    <w:rsid w:val="00B56766"/>
    <w:rsid w:val="00B56959"/>
    <w:rsid w:val="00B56EFB"/>
    <w:rsid w:val="00B5729F"/>
    <w:rsid w:val="00B578C5"/>
    <w:rsid w:val="00B57FA8"/>
    <w:rsid w:val="00B6072A"/>
    <w:rsid w:val="00B60A12"/>
    <w:rsid w:val="00B60B4D"/>
    <w:rsid w:val="00B60F10"/>
    <w:rsid w:val="00B61132"/>
    <w:rsid w:val="00B612FD"/>
    <w:rsid w:val="00B6153E"/>
    <w:rsid w:val="00B61A49"/>
    <w:rsid w:val="00B62189"/>
    <w:rsid w:val="00B62A7F"/>
    <w:rsid w:val="00B62F8B"/>
    <w:rsid w:val="00B63078"/>
    <w:rsid w:val="00B633CA"/>
    <w:rsid w:val="00B63BF6"/>
    <w:rsid w:val="00B63D5E"/>
    <w:rsid w:val="00B63ED2"/>
    <w:rsid w:val="00B6446C"/>
    <w:rsid w:val="00B64563"/>
    <w:rsid w:val="00B64663"/>
    <w:rsid w:val="00B64D47"/>
    <w:rsid w:val="00B65186"/>
    <w:rsid w:val="00B653CC"/>
    <w:rsid w:val="00B6557E"/>
    <w:rsid w:val="00B65949"/>
    <w:rsid w:val="00B65D09"/>
    <w:rsid w:val="00B65DA9"/>
    <w:rsid w:val="00B65E4C"/>
    <w:rsid w:val="00B65EE6"/>
    <w:rsid w:val="00B65F0E"/>
    <w:rsid w:val="00B65F66"/>
    <w:rsid w:val="00B673CE"/>
    <w:rsid w:val="00B6745C"/>
    <w:rsid w:val="00B6758E"/>
    <w:rsid w:val="00B6771B"/>
    <w:rsid w:val="00B67A1A"/>
    <w:rsid w:val="00B67B40"/>
    <w:rsid w:val="00B67D9E"/>
    <w:rsid w:val="00B67E7F"/>
    <w:rsid w:val="00B700A0"/>
    <w:rsid w:val="00B700C2"/>
    <w:rsid w:val="00B70219"/>
    <w:rsid w:val="00B7084E"/>
    <w:rsid w:val="00B70BEB"/>
    <w:rsid w:val="00B710C8"/>
    <w:rsid w:val="00B71B5B"/>
    <w:rsid w:val="00B71BCB"/>
    <w:rsid w:val="00B71E6A"/>
    <w:rsid w:val="00B7205D"/>
    <w:rsid w:val="00B72127"/>
    <w:rsid w:val="00B724C5"/>
    <w:rsid w:val="00B7283A"/>
    <w:rsid w:val="00B731DC"/>
    <w:rsid w:val="00B732EB"/>
    <w:rsid w:val="00B7351D"/>
    <w:rsid w:val="00B73716"/>
    <w:rsid w:val="00B73D32"/>
    <w:rsid w:val="00B74238"/>
    <w:rsid w:val="00B7459A"/>
    <w:rsid w:val="00B748B9"/>
    <w:rsid w:val="00B750D1"/>
    <w:rsid w:val="00B7590B"/>
    <w:rsid w:val="00B75B5F"/>
    <w:rsid w:val="00B75EFB"/>
    <w:rsid w:val="00B76174"/>
    <w:rsid w:val="00B764B9"/>
    <w:rsid w:val="00B772B4"/>
    <w:rsid w:val="00B77388"/>
    <w:rsid w:val="00B773D8"/>
    <w:rsid w:val="00B77805"/>
    <w:rsid w:val="00B77A5B"/>
    <w:rsid w:val="00B805AB"/>
    <w:rsid w:val="00B809B1"/>
    <w:rsid w:val="00B80AE0"/>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710"/>
    <w:rsid w:val="00B838C8"/>
    <w:rsid w:val="00B83E18"/>
    <w:rsid w:val="00B83E8F"/>
    <w:rsid w:val="00B84DFF"/>
    <w:rsid w:val="00B860A7"/>
    <w:rsid w:val="00B8662A"/>
    <w:rsid w:val="00B8667C"/>
    <w:rsid w:val="00B869BC"/>
    <w:rsid w:val="00B86D3E"/>
    <w:rsid w:val="00B86EA8"/>
    <w:rsid w:val="00B86FEB"/>
    <w:rsid w:val="00B8724C"/>
    <w:rsid w:val="00B873CE"/>
    <w:rsid w:val="00B874BA"/>
    <w:rsid w:val="00B879D8"/>
    <w:rsid w:val="00B87A67"/>
    <w:rsid w:val="00B87A75"/>
    <w:rsid w:val="00B87CD9"/>
    <w:rsid w:val="00B87D3D"/>
    <w:rsid w:val="00B90074"/>
    <w:rsid w:val="00B9014F"/>
    <w:rsid w:val="00B904B5"/>
    <w:rsid w:val="00B90796"/>
    <w:rsid w:val="00B90DDC"/>
    <w:rsid w:val="00B91060"/>
    <w:rsid w:val="00B91806"/>
    <w:rsid w:val="00B91C11"/>
    <w:rsid w:val="00B91D6A"/>
    <w:rsid w:val="00B928AE"/>
    <w:rsid w:val="00B92ABD"/>
    <w:rsid w:val="00B92CD0"/>
    <w:rsid w:val="00B92E77"/>
    <w:rsid w:val="00B936F6"/>
    <w:rsid w:val="00B93E6D"/>
    <w:rsid w:val="00B9442C"/>
    <w:rsid w:val="00B94B5A"/>
    <w:rsid w:val="00B94C07"/>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C4D"/>
    <w:rsid w:val="00BA1DA4"/>
    <w:rsid w:val="00BA1FAC"/>
    <w:rsid w:val="00BA2981"/>
    <w:rsid w:val="00BA2A9B"/>
    <w:rsid w:val="00BA2B65"/>
    <w:rsid w:val="00BA2BF6"/>
    <w:rsid w:val="00BA322E"/>
    <w:rsid w:val="00BA37DE"/>
    <w:rsid w:val="00BA3E13"/>
    <w:rsid w:val="00BA472F"/>
    <w:rsid w:val="00BA47AC"/>
    <w:rsid w:val="00BA4AC2"/>
    <w:rsid w:val="00BA4F31"/>
    <w:rsid w:val="00BA503D"/>
    <w:rsid w:val="00BA5395"/>
    <w:rsid w:val="00BA53A2"/>
    <w:rsid w:val="00BA546D"/>
    <w:rsid w:val="00BA593F"/>
    <w:rsid w:val="00BA5940"/>
    <w:rsid w:val="00BA5FC5"/>
    <w:rsid w:val="00BA6016"/>
    <w:rsid w:val="00BA64EF"/>
    <w:rsid w:val="00BA6525"/>
    <w:rsid w:val="00BA6636"/>
    <w:rsid w:val="00BA720E"/>
    <w:rsid w:val="00BA73AC"/>
    <w:rsid w:val="00BA78F6"/>
    <w:rsid w:val="00BA7C00"/>
    <w:rsid w:val="00BA7D41"/>
    <w:rsid w:val="00BB011E"/>
    <w:rsid w:val="00BB0681"/>
    <w:rsid w:val="00BB0D49"/>
    <w:rsid w:val="00BB0E63"/>
    <w:rsid w:val="00BB0F80"/>
    <w:rsid w:val="00BB1854"/>
    <w:rsid w:val="00BB1A11"/>
    <w:rsid w:val="00BB1B3F"/>
    <w:rsid w:val="00BB243E"/>
    <w:rsid w:val="00BB2D50"/>
    <w:rsid w:val="00BB2DE0"/>
    <w:rsid w:val="00BB3001"/>
    <w:rsid w:val="00BB3542"/>
    <w:rsid w:val="00BB378F"/>
    <w:rsid w:val="00BB38A6"/>
    <w:rsid w:val="00BB3B9D"/>
    <w:rsid w:val="00BB3D36"/>
    <w:rsid w:val="00BB3E2F"/>
    <w:rsid w:val="00BB41D1"/>
    <w:rsid w:val="00BB425D"/>
    <w:rsid w:val="00BB4FCF"/>
    <w:rsid w:val="00BB508B"/>
    <w:rsid w:val="00BB52D5"/>
    <w:rsid w:val="00BB5558"/>
    <w:rsid w:val="00BB5903"/>
    <w:rsid w:val="00BB5C68"/>
    <w:rsid w:val="00BB6272"/>
    <w:rsid w:val="00BB633B"/>
    <w:rsid w:val="00BB635B"/>
    <w:rsid w:val="00BB66CB"/>
    <w:rsid w:val="00BB6C9E"/>
    <w:rsid w:val="00BB6F26"/>
    <w:rsid w:val="00BB71A9"/>
    <w:rsid w:val="00BB77BA"/>
    <w:rsid w:val="00BB7891"/>
    <w:rsid w:val="00BB7BF1"/>
    <w:rsid w:val="00BB7DDD"/>
    <w:rsid w:val="00BC05B5"/>
    <w:rsid w:val="00BC0816"/>
    <w:rsid w:val="00BC09A0"/>
    <w:rsid w:val="00BC0D31"/>
    <w:rsid w:val="00BC0EE7"/>
    <w:rsid w:val="00BC10FD"/>
    <w:rsid w:val="00BC113D"/>
    <w:rsid w:val="00BC11D3"/>
    <w:rsid w:val="00BC13EF"/>
    <w:rsid w:val="00BC1433"/>
    <w:rsid w:val="00BC1B33"/>
    <w:rsid w:val="00BC1B35"/>
    <w:rsid w:val="00BC2037"/>
    <w:rsid w:val="00BC24F8"/>
    <w:rsid w:val="00BC2508"/>
    <w:rsid w:val="00BC2610"/>
    <w:rsid w:val="00BC2A97"/>
    <w:rsid w:val="00BC2A9F"/>
    <w:rsid w:val="00BC2BA9"/>
    <w:rsid w:val="00BC2BB4"/>
    <w:rsid w:val="00BC301E"/>
    <w:rsid w:val="00BC30A2"/>
    <w:rsid w:val="00BC3303"/>
    <w:rsid w:val="00BC33AB"/>
    <w:rsid w:val="00BC3548"/>
    <w:rsid w:val="00BC3D68"/>
    <w:rsid w:val="00BC3E13"/>
    <w:rsid w:val="00BC3E8D"/>
    <w:rsid w:val="00BC3EA7"/>
    <w:rsid w:val="00BC4624"/>
    <w:rsid w:val="00BC4DBD"/>
    <w:rsid w:val="00BC5309"/>
    <w:rsid w:val="00BC560C"/>
    <w:rsid w:val="00BC5CDF"/>
    <w:rsid w:val="00BC5E1E"/>
    <w:rsid w:val="00BC626A"/>
    <w:rsid w:val="00BC666D"/>
    <w:rsid w:val="00BC6747"/>
    <w:rsid w:val="00BC69FD"/>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23B"/>
    <w:rsid w:val="00BD36A3"/>
    <w:rsid w:val="00BD38B6"/>
    <w:rsid w:val="00BD3954"/>
    <w:rsid w:val="00BD3B71"/>
    <w:rsid w:val="00BD3F52"/>
    <w:rsid w:val="00BD4112"/>
    <w:rsid w:val="00BD4361"/>
    <w:rsid w:val="00BD450D"/>
    <w:rsid w:val="00BD4921"/>
    <w:rsid w:val="00BD4B2D"/>
    <w:rsid w:val="00BD4BAE"/>
    <w:rsid w:val="00BD50C4"/>
    <w:rsid w:val="00BD51E7"/>
    <w:rsid w:val="00BD5C55"/>
    <w:rsid w:val="00BD5D47"/>
    <w:rsid w:val="00BD5EED"/>
    <w:rsid w:val="00BD61FD"/>
    <w:rsid w:val="00BD6672"/>
    <w:rsid w:val="00BD6924"/>
    <w:rsid w:val="00BD698F"/>
    <w:rsid w:val="00BD6CE1"/>
    <w:rsid w:val="00BD730A"/>
    <w:rsid w:val="00BD7428"/>
    <w:rsid w:val="00BD763B"/>
    <w:rsid w:val="00BD7722"/>
    <w:rsid w:val="00BD796D"/>
    <w:rsid w:val="00BD7AB8"/>
    <w:rsid w:val="00BD7B80"/>
    <w:rsid w:val="00BE02B6"/>
    <w:rsid w:val="00BE0942"/>
    <w:rsid w:val="00BE0A75"/>
    <w:rsid w:val="00BE0B25"/>
    <w:rsid w:val="00BE0F45"/>
    <w:rsid w:val="00BE123A"/>
    <w:rsid w:val="00BE1307"/>
    <w:rsid w:val="00BE146C"/>
    <w:rsid w:val="00BE14BB"/>
    <w:rsid w:val="00BE1596"/>
    <w:rsid w:val="00BE16B1"/>
    <w:rsid w:val="00BE1B7E"/>
    <w:rsid w:val="00BE1E20"/>
    <w:rsid w:val="00BE1EC5"/>
    <w:rsid w:val="00BE2ADE"/>
    <w:rsid w:val="00BE2C5D"/>
    <w:rsid w:val="00BE2C60"/>
    <w:rsid w:val="00BE34E5"/>
    <w:rsid w:val="00BE351D"/>
    <w:rsid w:val="00BE3733"/>
    <w:rsid w:val="00BE4600"/>
    <w:rsid w:val="00BE48A5"/>
    <w:rsid w:val="00BE48BB"/>
    <w:rsid w:val="00BE4A9F"/>
    <w:rsid w:val="00BE515D"/>
    <w:rsid w:val="00BE5331"/>
    <w:rsid w:val="00BE53B1"/>
    <w:rsid w:val="00BE5409"/>
    <w:rsid w:val="00BE576F"/>
    <w:rsid w:val="00BE5B4B"/>
    <w:rsid w:val="00BE5D60"/>
    <w:rsid w:val="00BE64C1"/>
    <w:rsid w:val="00BE673A"/>
    <w:rsid w:val="00BE6C6C"/>
    <w:rsid w:val="00BE6CF9"/>
    <w:rsid w:val="00BE6E33"/>
    <w:rsid w:val="00BE6F5D"/>
    <w:rsid w:val="00BE733D"/>
    <w:rsid w:val="00BE73B3"/>
    <w:rsid w:val="00BE75AF"/>
    <w:rsid w:val="00BE7EAD"/>
    <w:rsid w:val="00BF036C"/>
    <w:rsid w:val="00BF052F"/>
    <w:rsid w:val="00BF0685"/>
    <w:rsid w:val="00BF0697"/>
    <w:rsid w:val="00BF0FA5"/>
    <w:rsid w:val="00BF1504"/>
    <w:rsid w:val="00BF161C"/>
    <w:rsid w:val="00BF19B1"/>
    <w:rsid w:val="00BF1E60"/>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4CD"/>
    <w:rsid w:val="00BF64FC"/>
    <w:rsid w:val="00BF6775"/>
    <w:rsid w:val="00BF6AA2"/>
    <w:rsid w:val="00BF6AD0"/>
    <w:rsid w:val="00BF6AE3"/>
    <w:rsid w:val="00BF71E1"/>
    <w:rsid w:val="00BF7433"/>
    <w:rsid w:val="00BF74FC"/>
    <w:rsid w:val="00BF7B27"/>
    <w:rsid w:val="00C001C3"/>
    <w:rsid w:val="00C00C89"/>
    <w:rsid w:val="00C0130D"/>
    <w:rsid w:val="00C0175E"/>
    <w:rsid w:val="00C01A61"/>
    <w:rsid w:val="00C01CA4"/>
    <w:rsid w:val="00C01D99"/>
    <w:rsid w:val="00C01F4A"/>
    <w:rsid w:val="00C020D8"/>
    <w:rsid w:val="00C02208"/>
    <w:rsid w:val="00C0254A"/>
    <w:rsid w:val="00C02A94"/>
    <w:rsid w:val="00C02CAD"/>
    <w:rsid w:val="00C02F6D"/>
    <w:rsid w:val="00C03081"/>
    <w:rsid w:val="00C039BF"/>
    <w:rsid w:val="00C03A2D"/>
    <w:rsid w:val="00C03FEC"/>
    <w:rsid w:val="00C04043"/>
    <w:rsid w:val="00C04122"/>
    <w:rsid w:val="00C042E5"/>
    <w:rsid w:val="00C04514"/>
    <w:rsid w:val="00C04A59"/>
    <w:rsid w:val="00C04ABE"/>
    <w:rsid w:val="00C04C44"/>
    <w:rsid w:val="00C04F1D"/>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40E4"/>
    <w:rsid w:val="00C140FE"/>
    <w:rsid w:val="00C143BB"/>
    <w:rsid w:val="00C14527"/>
    <w:rsid w:val="00C14A91"/>
    <w:rsid w:val="00C14ABD"/>
    <w:rsid w:val="00C14DB2"/>
    <w:rsid w:val="00C15405"/>
    <w:rsid w:val="00C15599"/>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5EC"/>
    <w:rsid w:val="00C2096C"/>
    <w:rsid w:val="00C20C7A"/>
    <w:rsid w:val="00C21FC1"/>
    <w:rsid w:val="00C2229A"/>
    <w:rsid w:val="00C225D6"/>
    <w:rsid w:val="00C22AD4"/>
    <w:rsid w:val="00C22B75"/>
    <w:rsid w:val="00C2305E"/>
    <w:rsid w:val="00C231D2"/>
    <w:rsid w:val="00C2345F"/>
    <w:rsid w:val="00C2375E"/>
    <w:rsid w:val="00C23A9D"/>
    <w:rsid w:val="00C23FB6"/>
    <w:rsid w:val="00C244CF"/>
    <w:rsid w:val="00C24D88"/>
    <w:rsid w:val="00C2529C"/>
    <w:rsid w:val="00C25AD3"/>
    <w:rsid w:val="00C25C08"/>
    <w:rsid w:val="00C25EB5"/>
    <w:rsid w:val="00C26FCD"/>
    <w:rsid w:val="00C270FE"/>
    <w:rsid w:val="00C27682"/>
    <w:rsid w:val="00C279AB"/>
    <w:rsid w:val="00C27AEC"/>
    <w:rsid w:val="00C303A6"/>
    <w:rsid w:val="00C305C1"/>
    <w:rsid w:val="00C307FA"/>
    <w:rsid w:val="00C30968"/>
    <w:rsid w:val="00C30E8D"/>
    <w:rsid w:val="00C31060"/>
    <w:rsid w:val="00C32357"/>
    <w:rsid w:val="00C323FC"/>
    <w:rsid w:val="00C325D8"/>
    <w:rsid w:val="00C32A60"/>
    <w:rsid w:val="00C32DBB"/>
    <w:rsid w:val="00C3369A"/>
    <w:rsid w:val="00C33847"/>
    <w:rsid w:val="00C339AA"/>
    <w:rsid w:val="00C33A95"/>
    <w:rsid w:val="00C33BC9"/>
    <w:rsid w:val="00C33BF9"/>
    <w:rsid w:val="00C34094"/>
    <w:rsid w:val="00C340DE"/>
    <w:rsid w:val="00C3474B"/>
    <w:rsid w:val="00C34FD0"/>
    <w:rsid w:val="00C35669"/>
    <w:rsid w:val="00C35702"/>
    <w:rsid w:val="00C35C07"/>
    <w:rsid w:val="00C35F2D"/>
    <w:rsid w:val="00C368BC"/>
    <w:rsid w:val="00C369F2"/>
    <w:rsid w:val="00C36ADD"/>
    <w:rsid w:val="00C36D50"/>
    <w:rsid w:val="00C3772C"/>
    <w:rsid w:val="00C37913"/>
    <w:rsid w:val="00C37931"/>
    <w:rsid w:val="00C37A71"/>
    <w:rsid w:val="00C40559"/>
    <w:rsid w:val="00C40BF0"/>
    <w:rsid w:val="00C40D17"/>
    <w:rsid w:val="00C40E1A"/>
    <w:rsid w:val="00C4103B"/>
    <w:rsid w:val="00C4124F"/>
    <w:rsid w:val="00C412DB"/>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E6"/>
    <w:rsid w:val="00C453C6"/>
    <w:rsid w:val="00C456AE"/>
    <w:rsid w:val="00C45821"/>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E6"/>
    <w:rsid w:val="00C50BF7"/>
    <w:rsid w:val="00C50C78"/>
    <w:rsid w:val="00C50E3E"/>
    <w:rsid w:val="00C50F25"/>
    <w:rsid w:val="00C51446"/>
    <w:rsid w:val="00C51785"/>
    <w:rsid w:val="00C51B49"/>
    <w:rsid w:val="00C51C1E"/>
    <w:rsid w:val="00C51D92"/>
    <w:rsid w:val="00C51F56"/>
    <w:rsid w:val="00C52560"/>
    <w:rsid w:val="00C52CD6"/>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39B"/>
    <w:rsid w:val="00C55974"/>
    <w:rsid w:val="00C55CA4"/>
    <w:rsid w:val="00C55D42"/>
    <w:rsid w:val="00C56091"/>
    <w:rsid w:val="00C56A37"/>
    <w:rsid w:val="00C56BE7"/>
    <w:rsid w:val="00C56F52"/>
    <w:rsid w:val="00C574D2"/>
    <w:rsid w:val="00C57B25"/>
    <w:rsid w:val="00C57F15"/>
    <w:rsid w:val="00C602C6"/>
    <w:rsid w:val="00C607D4"/>
    <w:rsid w:val="00C60859"/>
    <w:rsid w:val="00C60D81"/>
    <w:rsid w:val="00C60FDF"/>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3E5"/>
    <w:rsid w:val="00C649A0"/>
    <w:rsid w:val="00C64A56"/>
    <w:rsid w:val="00C64A76"/>
    <w:rsid w:val="00C64D4C"/>
    <w:rsid w:val="00C65039"/>
    <w:rsid w:val="00C65267"/>
    <w:rsid w:val="00C652BA"/>
    <w:rsid w:val="00C654DC"/>
    <w:rsid w:val="00C658D8"/>
    <w:rsid w:val="00C65953"/>
    <w:rsid w:val="00C65C11"/>
    <w:rsid w:val="00C65C7A"/>
    <w:rsid w:val="00C65D79"/>
    <w:rsid w:val="00C6631D"/>
    <w:rsid w:val="00C679DA"/>
    <w:rsid w:val="00C67F09"/>
    <w:rsid w:val="00C702CE"/>
    <w:rsid w:val="00C70CA4"/>
    <w:rsid w:val="00C70DF8"/>
    <w:rsid w:val="00C70FA1"/>
    <w:rsid w:val="00C71224"/>
    <w:rsid w:val="00C71256"/>
    <w:rsid w:val="00C71C05"/>
    <w:rsid w:val="00C72A73"/>
    <w:rsid w:val="00C72BDC"/>
    <w:rsid w:val="00C72F1F"/>
    <w:rsid w:val="00C73436"/>
    <w:rsid w:val="00C7345D"/>
    <w:rsid w:val="00C7380D"/>
    <w:rsid w:val="00C73A17"/>
    <w:rsid w:val="00C73BF4"/>
    <w:rsid w:val="00C73D41"/>
    <w:rsid w:val="00C73E30"/>
    <w:rsid w:val="00C73F5F"/>
    <w:rsid w:val="00C740EA"/>
    <w:rsid w:val="00C741CF"/>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D12"/>
    <w:rsid w:val="00C80EDD"/>
    <w:rsid w:val="00C81C63"/>
    <w:rsid w:val="00C81E9C"/>
    <w:rsid w:val="00C8230C"/>
    <w:rsid w:val="00C82896"/>
    <w:rsid w:val="00C828F0"/>
    <w:rsid w:val="00C829A5"/>
    <w:rsid w:val="00C82B50"/>
    <w:rsid w:val="00C82CE6"/>
    <w:rsid w:val="00C82DCA"/>
    <w:rsid w:val="00C830CD"/>
    <w:rsid w:val="00C836B3"/>
    <w:rsid w:val="00C8395A"/>
    <w:rsid w:val="00C84684"/>
    <w:rsid w:val="00C84AD6"/>
    <w:rsid w:val="00C84AD7"/>
    <w:rsid w:val="00C84C18"/>
    <w:rsid w:val="00C84C84"/>
    <w:rsid w:val="00C84E24"/>
    <w:rsid w:val="00C8507A"/>
    <w:rsid w:val="00C851C3"/>
    <w:rsid w:val="00C851D8"/>
    <w:rsid w:val="00C85469"/>
    <w:rsid w:val="00C8570E"/>
    <w:rsid w:val="00C858AA"/>
    <w:rsid w:val="00C858CE"/>
    <w:rsid w:val="00C85A86"/>
    <w:rsid w:val="00C86225"/>
    <w:rsid w:val="00C864D0"/>
    <w:rsid w:val="00C86A62"/>
    <w:rsid w:val="00C86B8F"/>
    <w:rsid w:val="00C86FF7"/>
    <w:rsid w:val="00C870F7"/>
    <w:rsid w:val="00C87195"/>
    <w:rsid w:val="00C8788B"/>
    <w:rsid w:val="00C87A00"/>
    <w:rsid w:val="00C87A05"/>
    <w:rsid w:val="00C901A8"/>
    <w:rsid w:val="00C9026F"/>
    <w:rsid w:val="00C90584"/>
    <w:rsid w:val="00C90633"/>
    <w:rsid w:val="00C90AAF"/>
    <w:rsid w:val="00C90DF9"/>
    <w:rsid w:val="00C91106"/>
    <w:rsid w:val="00C91892"/>
    <w:rsid w:val="00C91AFC"/>
    <w:rsid w:val="00C91B7A"/>
    <w:rsid w:val="00C91C59"/>
    <w:rsid w:val="00C91EC2"/>
    <w:rsid w:val="00C92576"/>
    <w:rsid w:val="00C92754"/>
    <w:rsid w:val="00C930D6"/>
    <w:rsid w:val="00C93366"/>
    <w:rsid w:val="00C933C4"/>
    <w:rsid w:val="00C93AB9"/>
    <w:rsid w:val="00C93BF8"/>
    <w:rsid w:val="00C93CEA"/>
    <w:rsid w:val="00C93FDB"/>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9D4"/>
    <w:rsid w:val="00CA0D51"/>
    <w:rsid w:val="00CA0D69"/>
    <w:rsid w:val="00CA10AC"/>
    <w:rsid w:val="00CA1177"/>
    <w:rsid w:val="00CA2020"/>
    <w:rsid w:val="00CA2166"/>
    <w:rsid w:val="00CA2195"/>
    <w:rsid w:val="00CA2311"/>
    <w:rsid w:val="00CA2566"/>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780"/>
    <w:rsid w:val="00CA4AC7"/>
    <w:rsid w:val="00CA4F45"/>
    <w:rsid w:val="00CA5248"/>
    <w:rsid w:val="00CA545F"/>
    <w:rsid w:val="00CA5778"/>
    <w:rsid w:val="00CA5B2D"/>
    <w:rsid w:val="00CA6030"/>
    <w:rsid w:val="00CA61BD"/>
    <w:rsid w:val="00CA623C"/>
    <w:rsid w:val="00CA623F"/>
    <w:rsid w:val="00CA64D3"/>
    <w:rsid w:val="00CA7750"/>
    <w:rsid w:val="00CA78D8"/>
    <w:rsid w:val="00CB0148"/>
    <w:rsid w:val="00CB0566"/>
    <w:rsid w:val="00CB0AB9"/>
    <w:rsid w:val="00CB0CBA"/>
    <w:rsid w:val="00CB0E8C"/>
    <w:rsid w:val="00CB17C6"/>
    <w:rsid w:val="00CB1C01"/>
    <w:rsid w:val="00CB2554"/>
    <w:rsid w:val="00CB2728"/>
    <w:rsid w:val="00CB29B2"/>
    <w:rsid w:val="00CB2C84"/>
    <w:rsid w:val="00CB2F03"/>
    <w:rsid w:val="00CB30D6"/>
    <w:rsid w:val="00CB31A7"/>
    <w:rsid w:val="00CB32DC"/>
    <w:rsid w:val="00CB3400"/>
    <w:rsid w:val="00CB3D14"/>
    <w:rsid w:val="00CB4078"/>
    <w:rsid w:val="00CB41E0"/>
    <w:rsid w:val="00CB43D5"/>
    <w:rsid w:val="00CB4496"/>
    <w:rsid w:val="00CB450B"/>
    <w:rsid w:val="00CB4D5F"/>
    <w:rsid w:val="00CB5140"/>
    <w:rsid w:val="00CB5205"/>
    <w:rsid w:val="00CB52CC"/>
    <w:rsid w:val="00CB5814"/>
    <w:rsid w:val="00CB5DFA"/>
    <w:rsid w:val="00CB6556"/>
    <w:rsid w:val="00CB6686"/>
    <w:rsid w:val="00CB67DD"/>
    <w:rsid w:val="00CB6948"/>
    <w:rsid w:val="00CB6B16"/>
    <w:rsid w:val="00CB6BA1"/>
    <w:rsid w:val="00CB7B46"/>
    <w:rsid w:val="00CB7EFC"/>
    <w:rsid w:val="00CC0997"/>
    <w:rsid w:val="00CC0A75"/>
    <w:rsid w:val="00CC0DC9"/>
    <w:rsid w:val="00CC0E3A"/>
    <w:rsid w:val="00CC0E60"/>
    <w:rsid w:val="00CC12F5"/>
    <w:rsid w:val="00CC1404"/>
    <w:rsid w:val="00CC17BE"/>
    <w:rsid w:val="00CC17E6"/>
    <w:rsid w:val="00CC20D7"/>
    <w:rsid w:val="00CC2173"/>
    <w:rsid w:val="00CC2459"/>
    <w:rsid w:val="00CC25C8"/>
    <w:rsid w:val="00CC2922"/>
    <w:rsid w:val="00CC2B3A"/>
    <w:rsid w:val="00CC2D25"/>
    <w:rsid w:val="00CC2DFD"/>
    <w:rsid w:val="00CC31EE"/>
    <w:rsid w:val="00CC34C2"/>
    <w:rsid w:val="00CC34F8"/>
    <w:rsid w:val="00CC362C"/>
    <w:rsid w:val="00CC38B6"/>
    <w:rsid w:val="00CC3A22"/>
    <w:rsid w:val="00CC3BF3"/>
    <w:rsid w:val="00CC412E"/>
    <w:rsid w:val="00CC47F2"/>
    <w:rsid w:val="00CC4B19"/>
    <w:rsid w:val="00CC4D71"/>
    <w:rsid w:val="00CC4E52"/>
    <w:rsid w:val="00CC5323"/>
    <w:rsid w:val="00CC5890"/>
    <w:rsid w:val="00CC5C5D"/>
    <w:rsid w:val="00CC61B1"/>
    <w:rsid w:val="00CC63DA"/>
    <w:rsid w:val="00CC64B1"/>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6E8"/>
    <w:rsid w:val="00CD09EC"/>
    <w:rsid w:val="00CD0BCC"/>
    <w:rsid w:val="00CD0D0A"/>
    <w:rsid w:val="00CD1901"/>
    <w:rsid w:val="00CD1AA0"/>
    <w:rsid w:val="00CD1F20"/>
    <w:rsid w:val="00CD2163"/>
    <w:rsid w:val="00CD221F"/>
    <w:rsid w:val="00CD2509"/>
    <w:rsid w:val="00CD2867"/>
    <w:rsid w:val="00CD295E"/>
    <w:rsid w:val="00CD2C21"/>
    <w:rsid w:val="00CD2C28"/>
    <w:rsid w:val="00CD2DB8"/>
    <w:rsid w:val="00CD2E75"/>
    <w:rsid w:val="00CD30E4"/>
    <w:rsid w:val="00CD348D"/>
    <w:rsid w:val="00CD3573"/>
    <w:rsid w:val="00CD3C5F"/>
    <w:rsid w:val="00CD3D94"/>
    <w:rsid w:val="00CD4229"/>
    <w:rsid w:val="00CD466C"/>
    <w:rsid w:val="00CD46ED"/>
    <w:rsid w:val="00CD478A"/>
    <w:rsid w:val="00CD489F"/>
    <w:rsid w:val="00CD4A23"/>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E6E"/>
    <w:rsid w:val="00CE0F14"/>
    <w:rsid w:val="00CE158A"/>
    <w:rsid w:val="00CE1617"/>
    <w:rsid w:val="00CE1743"/>
    <w:rsid w:val="00CE189D"/>
    <w:rsid w:val="00CE18FB"/>
    <w:rsid w:val="00CE1910"/>
    <w:rsid w:val="00CE2940"/>
    <w:rsid w:val="00CE299A"/>
    <w:rsid w:val="00CE2EA8"/>
    <w:rsid w:val="00CE3082"/>
    <w:rsid w:val="00CE317C"/>
    <w:rsid w:val="00CE47E0"/>
    <w:rsid w:val="00CE4EBF"/>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CD0"/>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63F"/>
    <w:rsid w:val="00CF3751"/>
    <w:rsid w:val="00CF3A6E"/>
    <w:rsid w:val="00CF3D4F"/>
    <w:rsid w:val="00CF4172"/>
    <w:rsid w:val="00CF4288"/>
    <w:rsid w:val="00CF453B"/>
    <w:rsid w:val="00CF45B8"/>
    <w:rsid w:val="00CF4D1B"/>
    <w:rsid w:val="00CF4DBD"/>
    <w:rsid w:val="00CF5109"/>
    <w:rsid w:val="00CF5764"/>
    <w:rsid w:val="00CF588F"/>
    <w:rsid w:val="00CF5A4F"/>
    <w:rsid w:val="00CF5B95"/>
    <w:rsid w:val="00CF5FC9"/>
    <w:rsid w:val="00CF5FDA"/>
    <w:rsid w:val="00CF60F4"/>
    <w:rsid w:val="00CF62AD"/>
    <w:rsid w:val="00CF6315"/>
    <w:rsid w:val="00CF658C"/>
    <w:rsid w:val="00CF66F8"/>
    <w:rsid w:val="00CF6E52"/>
    <w:rsid w:val="00CF6F12"/>
    <w:rsid w:val="00CF71F2"/>
    <w:rsid w:val="00CF734D"/>
    <w:rsid w:val="00CF7479"/>
    <w:rsid w:val="00CF747E"/>
    <w:rsid w:val="00CF7A7B"/>
    <w:rsid w:val="00D0001A"/>
    <w:rsid w:val="00D000C7"/>
    <w:rsid w:val="00D006E4"/>
    <w:rsid w:val="00D00C03"/>
    <w:rsid w:val="00D01A68"/>
    <w:rsid w:val="00D01CBD"/>
    <w:rsid w:val="00D01D84"/>
    <w:rsid w:val="00D01EAE"/>
    <w:rsid w:val="00D0203B"/>
    <w:rsid w:val="00D020EE"/>
    <w:rsid w:val="00D02199"/>
    <w:rsid w:val="00D02306"/>
    <w:rsid w:val="00D02593"/>
    <w:rsid w:val="00D02E97"/>
    <w:rsid w:val="00D03115"/>
    <w:rsid w:val="00D03164"/>
    <w:rsid w:val="00D0371A"/>
    <w:rsid w:val="00D03ACB"/>
    <w:rsid w:val="00D03F33"/>
    <w:rsid w:val="00D043C4"/>
    <w:rsid w:val="00D045F2"/>
    <w:rsid w:val="00D04E5A"/>
    <w:rsid w:val="00D0528C"/>
    <w:rsid w:val="00D05575"/>
    <w:rsid w:val="00D05AA8"/>
    <w:rsid w:val="00D05EDC"/>
    <w:rsid w:val="00D06BF8"/>
    <w:rsid w:val="00D073EF"/>
    <w:rsid w:val="00D0773C"/>
    <w:rsid w:val="00D078BD"/>
    <w:rsid w:val="00D07B76"/>
    <w:rsid w:val="00D101B6"/>
    <w:rsid w:val="00D101C2"/>
    <w:rsid w:val="00D10461"/>
    <w:rsid w:val="00D107CF"/>
    <w:rsid w:val="00D1081C"/>
    <w:rsid w:val="00D108B9"/>
    <w:rsid w:val="00D11059"/>
    <w:rsid w:val="00D112FD"/>
    <w:rsid w:val="00D11929"/>
    <w:rsid w:val="00D11A6C"/>
    <w:rsid w:val="00D11AF4"/>
    <w:rsid w:val="00D11CAB"/>
    <w:rsid w:val="00D11F4E"/>
    <w:rsid w:val="00D12094"/>
    <w:rsid w:val="00D1290D"/>
    <w:rsid w:val="00D12D93"/>
    <w:rsid w:val="00D133B0"/>
    <w:rsid w:val="00D1396E"/>
    <w:rsid w:val="00D13B3D"/>
    <w:rsid w:val="00D13BB0"/>
    <w:rsid w:val="00D14871"/>
    <w:rsid w:val="00D14A78"/>
    <w:rsid w:val="00D14BA1"/>
    <w:rsid w:val="00D14D98"/>
    <w:rsid w:val="00D14F8C"/>
    <w:rsid w:val="00D1542E"/>
    <w:rsid w:val="00D154D1"/>
    <w:rsid w:val="00D15580"/>
    <w:rsid w:val="00D1564A"/>
    <w:rsid w:val="00D15A04"/>
    <w:rsid w:val="00D15D74"/>
    <w:rsid w:val="00D162D0"/>
    <w:rsid w:val="00D165D1"/>
    <w:rsid w:val="00D16B1C"/>
    <w:rsid w:val="00D16D79"/>
    <w:rsid w:val="00D170B4"/>
    <w:rsid w:val="00D175D7"/>
    <w:rsid w:val="00D20084"/>
    <w:rsid w:val="00D20176"/>
    <w:rsid w:val="00D202CA"/>
    <w:rsid w:val="00D20868"/>
    <w:rsid w:val="00D20E2C"/>
    <w:rsid w:val="00D20FBB"/>
    <w:rsid w:val="00D2116A"/>
    <w:rsid w:val="00D2141E"/>
    <w:rsid w:val="00D215CA"/>
    <w:rsid w:val="00D21678"/>
    <w:rsid w:val="00D216EE"/>
    <w:rsid w:val="00D219EC"/>
    <w:rsid w:val="00D21DFD"/>
    <w:rsid w:val="00D21F76"/>
    <w:rsid w:val="00D220E9"/>
    <w:rsid w:val="00D22251"/>
    <w:rsid w:val="00D22966"/>
    <w:rsid w:val="00D22C51"/>
    <w:rsid w:val="00D22C7A"/>
    <w:rsid w:val="00D231A8"/>
    <w:rsid w:val="00D23278"/>
    <w:rsid w:val="00D23722"/>
    <w:rsid w:val="00D23E97"/>
    <w:rsid w:val="00D249E7"/>
    <w:rsid w:val="00D25292"/>
    <w:rsid w:val="00D2554A"/>
    <w:rsid w:val="00D2594B"/>
    <w:rsid w:val="00D25965"/>
    <w:rsid w:val="00D26398"/>
    <w:rsid w:val="00D2670E"/>
    <w:rsid w:val="00D26999"/>
    <w:rsid w:val="00D26BE7"/>
    <w:rsid w:val="00D26BF0"/>
    <w:rsid w:val="00D270D0"/>
    <w:rsid w:val="00D27BCE"/>
    <w:rsid w:val="00D27D74"/>
    <w:rsid w:val="00D27FDA"/>
    <w:rsid w:val="00D3047B"/>
    <w:rsid w:val="00D30B8F"/>
    <w:rsid w:val="00D30E46"/>
    <w:rsid w:val="00D31B47"/>
    <w:rsid w:val="00D31C0E"/>
    <w:rsid w:val="00D31E82"/>
    <w:rsid w:val="00D3201A"/>
    <w:rsid w:val="00D3268D"/>
    <w:rsid w:val="00D32836"/>
    <w:rsid w:val="00D32856"/>
    <w:rsid w:val="00D32ACB"/>
    <w:rsid w:val="00D32F01"/>
    <w:rsid w:val="00D32F8F"/>
    <w:rsid w:val="00D330A1"/>
    <w:rsid w:val="00D3317B"/>
    <w:rsid w:val="00D33BAF"/>
    <w:rsid w:val="00D33E14"/>
    <w:rsid w:val="00D3409C"/>
    <w:rsid w:val="00D3464E"/>
    <w:rsid w:val="00D34D77"/>
    <w:rsid w:val="00D357C3"/>
    <w:rsid w:val="00D35800"/>
    <w:rsid w:val="00D358DA"/>
    <w:rsid w:val="00D35932"/>
    <w:rsid w:val="00D359FC"/>
    <w:rsid w:val="00D35C7F"/>
    <w:rsid w:val="00D365F9"/>
    <w:rsid w:val="00D3666C"/>
    <w:rsid w:val="00D36842"/>
    <w:rsid w:val="00D36A35"/>
    <w:rsid w:val="00D36B1B"/>
    <w:rsid w:val="00D36BAF"/>
    <w:rsid w:val="00D36D23"/>
    <w:rsid w:val="00D371A3"/>
    <w:rsid w:val="00D3740C"/>
    <w:rsid w:val="00D37447"/>
    <w:rsid w:val="00D37871"/>
    <w:rsid w:val="00D379E0"/>
    <w:rsid w:val="00D37AFD"/>
    <w:rsid w:val="00D37BEC"/>
    <w:rsid w:val="00D37C12"/>
    <w:rsid w:val="00D37C9C"/>
    <w:rsid w:val="00D403EB"/>
    <w:rsid w:val="00D403F1"/>
    <w:rsid w:val="00D408AD"/>
    <w:rsid w:val="00D40EDA"/>
    <w:rsid w:val="00D414D0"/>
    <w:rsid w:val="00D42AF5"/>
    <w:rsid w:val="00D42C82"/>
    <w:rsid w:val="00D42CCA"/>
    <w:rsid w:val="00D42FFA"/>
    <w:rsid w:val="00D43016"/>
    <w:rsid w:val="00D43371"/>
    <w:rsid w:val="00D43C0C"/>
    <w:rsid w:val="00D43E0D"/>
    <w:rsid w:val="00D44640"/>
    <w:rsid w:val="00D447D0"/>
    <w:rsid w:val="00D447E8"/>
    <w:rsid w:val="00D44F1C"/>
    <w:rsid w:val="00D451A9"/>
    <w:rsid w:val="00D451DE"/>
    <w:rsid w:val="00D45448"/>
    <w:rsid w:val="00D45610"/>
    <w:rsid w:val="00D45C3E"/>
    <w:rsid w:val="00D46040"/>
    <w:rsid w:val="00D4614D"/>
    <w:rsid w:val="00D46520"/>
    <w:rsid w:val="00D47150"/>
    <w:rsid w:val="00D4722B"/>
    <w:rsid w:val="00D47790"/>
    <w:rsid w:val="00D47B58"/>
    <w:rsid w:val="00D47D84"/>
    <w:rsid w:val="00D50063"/>
    <w:rsid w:val="00D5038B"/>
    <w:rsid w:val="00D504B7"/>
    <w:rsid w:val="00D5063D"/>
    <w:rsid w:val="00D509E6"/>
    <w:rsid w:val="00D50A67"/>
    <w:rsid w:val="00D5102A"/>
    <w:rsid w:val="00D513F3"/>
    <w:rsid w:val="00D514F2"/>
    <w:rsid w:val="00D51AF3"/>
    <w:rsid w:val="00D51B02"/>
    <w:rsid w:val="00D53829"/>
    <w:rsid w:val="00D53AEF"/>
    <w:rsid w:val="00D53CA4"/>
    <w:rsid w:val="00D53CC5"/>
    <w:rsid w:val="00D54CEB"/>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575"/>
    <w:rsid w:val="00D635F9"/>
    <w:rsid w:val="00D6371B"/>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701DF"/>
    <w:rsid w:val="00D70339"/>
    <w:rsid w:val="00D703AF"/>
    <w:rsid w:val="00D70966"/>
    <w:rsid w:val="00D70F83"/>
    <w:rsid w:val="00D71068"/>
    <w:rsid w:val="00D710DF"/>
    <w:rsid w:val="00D71D2D"/>
    <w:rsid w:val="00D720CF"/>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D39"/>
    <w:rsid w:val="00D75D8D"/>
    <w:rsid w:val="00D75F8C"/>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800B4"/>
    <w:rsid w:val="00D81489"/>
    <w:rsid w:val="00D81560"/>
    <w:rsid w:val="00D81BE7"/>
    <w:rsid w:val="00D822AE"/>
    <w:rsid w:val="00D82885"/>
    <w:rsid w:val="00D828DD"/>
    <w:rsid w:val="00D829F9"/>
    <w:rsid w:val="00D82AD0"/>
    <w:rsid w:val="00D83A6D"/>
    <w:rsid w:val="00D8402F"/>
    <w:rsid w:val="00D84619"/>
    <w:rsid w:val="00D846D1"/>
    <w:rsid w:val="00D84C34"/>
    <w:rsid w:val="00D85475"/>
    <w:rsid w:val="00D857D3"/>
    <w:rsid w:val="00D85919"/>
    <w:rsid w:val="00D85920"/>
    <w:rsid w:val="00D863C8"/>
    <w:rsid w:val="00D86756"/>
    <w:rsid w:val="00D869BB"/>
    <w:rsid w:val="00D86CCA"/>
    <w:rsid w:val="00D8707E"/>
    <w:rsid w:val="00D8708C"/>
    <w:rsid w:val="00D87D2D"/>
    <w:rsid w:val="00D90060"/>
    <w:rsid w:val="00D9070A"/>
    <w:rsid w:val="00D907D9"/>
    <w:rsid w:val="00D90A15"/>
    <w:rsid w:val="00D914DC"/>
    <w:rsid w:val="00D91C23"/>
    <w:rsid w:val="00D91C7B"/>
    <w:rsid w:val="00D91CFB"/>
    <w:rsid w:val="00D920CB"/>
    <w:rsid w:val="00D922F2"/>
    <w:rsid w:val="00D9230E"/>
    <w:rsid w:val="00D929C9"/>
    <w:rsid w:val="00D92C72"/>
    <w:rsid w:val="00D92EFC"/>
    <w:rsid w:val="00D930FD"/>
    <w:rsid w:val="00D934C6"/>
    <w:rsid w:val="00D9377B"/>
    <w:rsid w:val="00D93CD3"/>
    <w:rsid w:val="00D93FF2"/>
    <w:rsid w:val="00D942BC"/>
    <w:rsid w:val="00D94466"/>
    <w:rsid w:val="00D9451C"/>
    <w:rsid w:val="00D946B0"/>
    <w:rsid w:val="00D948C2"/>
    <w:rsid w:val="00D948EC"/>
    <w:rsid w:val="00D94BA5"/>
    <w:rsid w:val="00D94C74"/>
    <w:rsid w:val="00D94E70"/>
    <w:rsid w:val="00D950EA"/>
    <w:rsid w:val="00D952E3"/>
    <w:rsid w:val="00D95758"/>
    <w:rsid w:val="00D95905"/>
    <w:rsid w:val="00D9594A"/>
    <w:rsid w:val="00D969B9"/>
    <w:rsid w:val="00D96EEE"/>
    <w:rsid w:val="00D96F55"/>
    <w:rsid w:val="00D97183"/>
    <w:rsid w:val="00D972CC"/>
    <w:rsid w:val="00D97335"/>
    <w:rsid w:val="00D976ED"/>
    <w:rsid w:val="00D9779E"/>
    <w:rsid w:val="00D97A12"/>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4ED"/>
    <w:rsid w:val="00DA25B5"/>
    <w:rsid w:val="00DA28BC"/>
    <w:rsid w:val="00DA2EF2"/>
    <w:rsid w:val="00DA30DF"/>
    <w:rsid w:val="00DA382D"/>
    <w:rsid w:val="00DA38D2"/>
    <w:rsid w:val="00DA3A4A"/>
    <w:rsid w:val="00DA3D02"/>
    <w:rsid w:val="00DA3D11"/>
    <w:rsid w:val="00DA3F7B"/>
    <w:rsid w:val="00DA4168"/>
    <w:rsid w:val="00DA43E0"/>
    <w:rsid w:val="00DA442D"/>
    <w:rsid w:val="00DA4986"/>
    <w:rsid w:val="00DA4AEA"/>
    <w:rsid w:val="00DA4B18"/>
    <w:rsid w:val="00DA4DD2"/>
    <w:rsid w:val="00DA5911"/>
    <w:rsid w:val="00DA61DF"/>
    <w:rsid w:val="00DA6387"/>
    <w:rsid w:val="00DA6451"/>
    <w:rsid w:val="00DA6A78"/>
    <w:rsid w:val="00DA6ABE"/>
    <w:rsid w:val="00DA7684"/>
    <w:rsid w:val="00DA7903"/>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D48"/>
    <w:rsid w:val="00DB7246"/>
    <w:rsid w:val="00DB725E"/>
    <w:rsid w:val="00DB77E4"/>
    <w:rsid w:val="00DB7ED7"/>
    <w:rsid w:val="00DC0040"/>
    <w:rsid w:val="00DC057B"/>
    <w:rsid w:val="00DC0AA2"/>
    <w:rsid w:val="00DC123D"/>
    <w:rsid w:val="00DC1A9A"/>
    <w:rsid w:val="00DC227A"/>
    <w:rsid w:val="00DC2435"/>
    <w:rsid w:val="00DC25E6"/>
    <w:rsid w:val="00DC29A9"/>
    <w:rsid w:val="00DC2AF5"/>
    <w:rsid w:val="00DC35A9"/>
    <w:rsid w:val="00DC3BD8"/>
    <w:rsid w:val="00DC42C6"/>
    <w:rsid w:val="00DC453E"/>
    <w:rsid w:val="00DC5011"/>
    <w:rsid w:val="00DC510E"/>
    <w:rsid w:val="00DC512E"/>
    <w:rsid w:val="00DC51FC"/>
    <w:rsid w:val="00DC54E6"/>
    <w:rsid w:val="00DC5A2A"/>
    <w:rsid w:val="00DC5DF9"/>
    <w:rsid w:val="00DC5E2A"/>
    <w:rsid w:val="00DC5E62"/>
    <w:rsid w:val="00DC6329"/>
    <w:rsid w:val="00DC6449"/>
    <w:rsid w:val="00DC6DBA"/>
    <w:rsid w:val="00DC6DCD"/>
    <w:rsid w:val="00DC6F8A"/>
    <w:rsid w:val="00DC6FF5"/>
    <w:rsid w:val="00DC749C"/>
    <w:rsid w:val="00DC776D"/>
    <w:rsid w:val="00DC77D9"/>
    <w:rsid w:val="00DC7B7C"/>
    <w:rsid w:val="00DD0731"/>
    <w:rsid w:val="00DD0895"/>
    <w:rsid w:val="00DD1178"/>
    <w:rsid w:val="00DD11B2"/>
    <w:rsid w:val="00DD1410"/>
    <w:rsid w:val="00DD16B3"/>
    <w:rsid w:val="00DD170A"/>
    <w:rsid w:val="00DD1812"/>
    <w:rsid w:val="00DD182E"/>
    <w:rsid w:val="00DD1904"/>
    <w:rsid w:val="00DD1958"/>
    <w:rsid w:val="00DD1B19"/>
    <w:rsid w:val="00DD1F14"/>
    <w:rsid w:val="00DD262E"/>
    <w:rsid w:val="00DD284A"/>
    <w:rsid w:val="00DD2FB6"/>
    <w:rsid w:val="00DD3073"/>
    <w:rsid w:val="00DD322D"/>
    <w:rsid w:val="00DD3619"/>
    <w:rsid w:val="00DD3721"/>
    <w:rsid w:val="00DD4C98"/>
    <w:rsid w:val="00DD4E09"/>
    <w:rsid w:val="00DD505A"/>
    <w:rsid w:val="00DD5679"/>
    <w:rsid w:val="00DD5C74"/>
    <w:rsid w:val="00DD63C1"/>
    <w:rsid w:val="00DD63ED"/>
    <w:rsid w:val="00DD64F0"/>
    <w:rsid w:val="00DD6972"/>
    <w:rsid w:val="00DD6D39"/>
    <w:rsid w:val="00DD7399"/>
    <w:rsid w:val="00DD7EB4"/>
    <w:rsid w:val="00DD7F23"/>
    <w:rsid w:val="00DE054A"/>
    <w:rsid w:val="00DE05F1"/>
    <w:rsid w:val="00DE0FEA"/>
    <w:rsid w:val="00DE11F8"/>
    <w:rsid w:val="00DE1350"/>
    <w:rsid w:val="00DE1619"/>
    <w:rsid w:val="00DE1632"/>
    <w:rsid w:val="00DE19A0"/>
    <w:rsid w:val="00DE19FA"/>
    <w:rsid w:val="00DE1C8F"/>
    <w:rsid w:val="00DE1F50"/>
    <w:rsid w:val="00DE216A"/>
    <w:rsid w:val="00DE2669"/>
    <w:rsid w:val="00DE277A"/>
    <w:rsid w:val="00DE2C11"/>
    <w:rsid w:val="00DE33A6"/>
    <w:rsid w:val="00DE34EE"/>
    <w:rsid w:val="00DE3A21"/>
    <w:rsid w:val="00DE3FC8"/>
    <w:rsid w:val="00DE3FFF"/>
    <w:rsid w:val="00DE4611"/>
    <w:rsid w:val="00DE46DA"/>
    <w:rsid w:val="00DE46F3"/>
    <w:rsid w:val="00DE4AE5"/>
    <w:rsid w:val="00DE4B4E"/>
    <w:rsid w:val="00DE4D68"/>
    <w:rsid w:val="00DE4E84"/>
    <w:rsid w:val="00DE4FE4"/>
    <w:rsid w:val="00DE5034"/>
    <w:rsid w:val="00DE5116"/>
    <w:rsid w:val="00DE54CF"/>
    <w:rsid w:val="00DE56D3"/>
    <w:rsid w:val="00DE574B"/>
    <w:rsid w:val="00DE5890"/>
    <w:rsid w:val="00DE5A89"/>
    <w:rsid w:val="00DE65A4"/>
    <w:rsid w:val="00DE6D29"/>
    <w:rsid w:val="00DE722D"/>
    <w:rsid w:val="00DE764F"/>
    <w:rsid w:val="00DE77C6"/>
    <w:rsid w:val="00DE79D2"/>
    <w:rsid w:val="00DE7B77"/>
    <w:rsid w:val="00DE7DEB"/>
    <w:rsid w:val="00DF0395"/>
    <w:rsid w:val="00DF053B"/>
    <w:rsid w:val="00DF07B5"/>
    <w:rsid w:val="00DF0A20"/>
    <w:rsid w:val="00DF1104"/>
    <w:rsid w:val="00DF1CA0"/>
    <w:rsid w:val="00DF1D14"/>
    <w:rsid w:val="00DF21A0"/>
    <w:rsid w:val="00DF226A"/>
    <w:rsid w:val="00DF24EB"/>
    <w:rsid w:val="00DF260E"/>
    <w:rsid w:val="00DF27DF"/>
    <w:rsid w:val="00DF28B4"/>
    <w:rsid w:val="00DF2A89"/>
    <w:rsid w:val="00DF2EB0"/>
    <w:rsid w:val="00DF2EBD"/>
    <w:rsid w:val="00DF2FAB"/>
    <w:rsid w:val="00DF309B"/>
    <w:rsid w:val="00DF3325"/>
    <w:rsid w:val="00DF3FAE"/>
    <w:rsid w:val="00DF3FFD"/>
    <w:rsid w:val="00DF44AC"/>
    <w:rsid w:val="00DF46F1"/>
    <w:rsid w:val="00DF4D71"/>
    <w:rsid w:val="00DF4DD7"/>
    <w:rsid w:val="00DF4F1C"/>
    <w:rsid w:val="00DF5061"/>
    <w:rsid w:val="00DF5615"/>
    <w:rsid w:val="00DF604F"/>
    <w:rsid w:val="00DF6137"/>
    <w:rsid w:val="00DF6174"/>
    <w:rsid w:val="00DF6A2B"/>
    <w:rsid w:val="00DF6A91"/>
    <w:rsid w:val="00DF6F3A"/>
    <w:rsid w:val="00DF7028"/>
    <w:rsid w:val="00DF7220"/>
    <w:rsid w:val="00DF770E"/>
    <w:rsid w:val="00DF7B25"/>
    <w:rsid w:val="00DF7DC4"/>
    <w:rsid w:val="00DF7E24"/>
    <w:rsid w:val="00E0049B"/>
    <w:rsid w:val="00E009B7"/>
    <w:rsid w:val="00E00AD0"/>
    <w:rsid w:val="00E00D59"/>
    <w:rsid w:val="00E00F1C"/>
    <w:rsid w:val="00E0111E"/>
    <w:rsid w:val="00E0125C"/>
    <w:rsid w:val="00E014FF"/>
    <w:rsid w:val="00E017B0"/>
    <w:rsid w:val="00E01B43"/>
    <w:rsid w:val="00E01EE2"/>
    <w:rsid w:val="00E01F3C"/>
    <w:rsid w:val="00E02184"/>
    <w:rsid w:val="00E0228A"/>
    <w:rsid w:val="00E0239C"/>
    <w:rsid w:val="00E023A3"/>
    <w:rsid w:val="00E02695"/>
    <w:rsid w:val="00E026CD"/>
    <w:rsid w:val="00E02E60"/>
    <w:rsid w:val="00E02F96"/>
    <w:rsid w:val="00E02FC7"/>
    <w:rsid w:val="00E03072"/>
    <w:rsid w:val="00E03299"/>
    <w:rsid w:val="00E03676"/>
    <w:rsid w:val="00E04209"/>
    <w:rsid w:val="00E042E2"/>
    <w:rsid w:val="00E04380"/>
    <w:rsid w:val="00E04682"/>
    <w:rsid w:val="00E0470C"/>
    <w:rsid w:val="00E047BF"/>
    <w:rsid w:val="00E055AC"/>
    <w:rsid w:val="00E055DB"/>
    <w:rsid w:val="00E0560F"/>
    <w:rsid w:val="00E0573B"/>
    <w:rsid w:val="00E05A6E"/>
    <w:rsid w:val="00E0604A"/>
    <w:rsid w:val="00E0686F"/>
    <w:rsid w:val="00E06AC9"/>
    <w:rsid w:val="00E07332"/>
    <w:rsid w:val="00E077F0"/>
    <w:rsid w:val="00E07AB5"/>
    <w:rsid w:val="00E103D5"/>
    <w:rsid w:val="00E10C82"/>
    <w:rsid w:val="00E11280"/>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D96"/>
    <w:rsid w:val="00E15FBF"/>
    <w:rsid w:val="00E16179"/>
    <w:rsid w:val="00E1621A"/>
    <w:rsid w:val="00E163FA"/>
    <w:rsid w:val="00E16CA7"/>
    <w:rsid w:val="00E1736E"/>
    <w:rsid w:val="00E173E1"/>
    <w:rsid w:val="00E1756D"/>
    <w:rsid w:val="00E1784B"/>
    <w:rsid w:val="00E17A8B"/>
    <w:rsid w:val="00E200C0"/>
    <w:rsid w:val="00E20208"/>
    <w:rsid w:val="00E20A4C"/>
    <w:rsid w:val="00E2129D"/>
    <w:rsid w:val="00E21764"/>
    <w:rsid w:val="00E22096"/>
    <w:rsid w:val="00E22165"/>
    <w:rsid w:val="00E22418"/>
    <w:rsid w:val="00E224AC"/>
    <w:rsid w:val="00E228EA"/>
    <w:rsid w:val="00E22AD3"/>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D22"/>
    <w:rsid w:val="00E27E94"/>
    <w:rsid w:val="00E30458"/>
    <w:rsid w:val="00E308E5"/>
    <w:rsid w:val="00E312B1"/>
    <w:rsid w:val="00E31760"/>
    <w:rsid w:val="00E31B23"/>
    <w:rsid w:val="00E31BDC"/>
    <w:rsid w:val="00E31C53"/>
    <w:rsid w:val="00E31CE5"/>
    <w:rsid w:val="00E31F40"/>
    <w:rsid w:val="00E322FD"/>
    <w:rsid w:val="00E3282C"/>
    <w:rsid w:val="00E32A14"/>
    <w:rsid w:val="00E32DA3"/>
    <w:rsid w:val="00E330A6"/>
    <w:rsid w:val="00E33231"/>
    <w:rsid w:val="00E332BE"/>
    <w:rsid w:val="00E334CE"/>
    <w:rsid w:val="00E334D2"/>
    <w:rsid w:val="00E336D3"/>
    <w:rsid w:val="00E3383F"/>
    <w:rsid w:val="00E33A47"/>
    <w:rsid w:val="00E33AFE"/>
    <w:rsid w:val="00E33CC7"/>
    <w:rsid w:val="00E34C58"/>
    <w:rsid w:val="00E34CAD"/>
    <w:rsid w:val="00E34D21"/>
    <w:rsid w:val="00E34FEC"/>
    <w:rsid w:val="00E35A0A"/>
    <w:rsid w:val="00E3608C"/>
    <w:rsid w:val="00E364E3"/>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202E"/>
    <w:rsid w:val="00E42098"/>
    <w:rsid w:val="00E4223A"/>
    <w:rsid w:val="00E42946"/>
    <w:rsid w:val="00E434E6"/>
    <w:rsid w:val="00E43B5D"/>
    <w:rsid w:val="00E43D8D"/>
    <w:rsid w:val="00E440AD"/>
    <w:rsid w:val="00E444D6"/>
    <w:rsid w:val="00E44578"/>
    <w:rsid w:val="00E44691"/>
    <w:rsid w:val="00E44E32"/>
    <w:rsid w:val="00E44FB5"/>
    <w:rsid w:val="00E4503B"/>
    <w:rsid w:val="00E45152"/>
    <w:rsid w:val="00E455A9"/>
    <w:rsid w:val="00E4569A"/>
    <w:rsid w:val="00E4580D"/>
    <w:rsid w:val="00E45997"/>
    <w:rsid w:val="00E45CB9"/>
    <w:rsid w:val="00E461B4"/>
    <w:rsid w:val="00E46B7C"/>
    <w:rsid w:val="00E46DDC"/>
    <w:rsid w:val="00E47475"/>
    <w:rsid w:val="00E4782F"/>
    <w:rsid w:val="00E47AF3"/>
    <w:rsid w:val="00E47B6C"/>
    <w:rsid w:val="00E47BF9"/>
    <w:rsid w:val="00E47E1D"/>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2D0D"/>
    <w:rsid w:val="00E53301"/>
    <w:rsid w:val="00E53596"/>
    <w:rsid w:val="00E535B4"/>
    <w:rsid w:val="00E5371B"/>
    <w:rsid w:val="00E53905"/>
    <w:rsid w:val="00E539CA"/>
    <w:rsid w:val="00E53A7A"/>
    <w:rsid w:val="00E54003"/>
    <w:rsid w:val="00E54383"/>
    <w:rsid w:val="00E546DF"/>
    <w:rsid w:val="00E54888"/>
    <w:rsid w:val="00E54D5F"/>
    <w:rsid w:val="00E54D61"/>
    <w:rsid w:val="00E5504B"/>
    <w:rsid w:val="00E55083"/>
    <w:rsid w:val="00E551B4"/>
    <w:rsid w:val="00E55B3B"/>
    <w:rsid w:val="00E55B75"/>
    <w:rsid w:val="00E56320"/>
    <w:rsid w:val="00E564FC"/>
    <w:rsid w:val="00E56A27"/>
    <w:rsid w:val="00E56C31"/>
    <w:rsid w:val="00E570EB"/>
    <w:rsid w:val="00E573FF"/>
    <w:rsid w:val="00E57508"/>
    <w:rsid w:val="00E577D9"/>
    <w:rsid w:val="00E57954"/>
    <w:rsid w:val="00E60285"/>
    <w:rsid w:val="00E60C50"/>
    <w:rsid w:val="00E61645"/>
    <w:rsid w:val="00E61774"/>
    <w:rsid w:val="00E617A3"/>
    <w:rsid w:val="00E619A5"/>
    <w:rsid w:val="00E61F62"/>
    <w:rsid w:val="00E6258A"/>
    <w:rsid w:val="00E62891"/>
    <w:rsid w:val="00E62BEE"/>
    <w:rsid w:val="00E62CBE"/>
    <w:rsid w:val="00E62ED4"/>
    <w:rsid w:val="00E62FAA"/>
    <w:rsid w:val="00E63151"/>
    <w:rsid w:val="00E6316E"/>
    <w:rsid w:val="00E63AA6"/>
    <w:rsid w:val="00E63C3A"/>
    <w:rsid w:val="00E641D8"/>
    <w:rsid w:val="00E6454A"/>
    <w:rsid w:val="00E6459D"/>
    <w:rsid w:val="00E64B42"/>
    <w:rsid w:val="00E65D33"/>
    <w:rsid w:val="00E65F5C"/>
    <w:rsid w:val="00E66091"/>
    <w:rsid w:val="00E66283"/>
    <w:rsid w:val="00E662B6"/>
    <w:rsid w:val="00E667B3"/>
    <w:rsid w:val="00E6708B"/>
    <w:rsid w:val="00E676FF"/>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C2"/>
    <w:rsid w:val="00E75299"/>
    <w:rsid w:val="00E75560"/>
    <w:rsid w:val="00E75A68"/>
    <w:rsid w:val="00E75AFC"/>
    <w:rsid w:val="00E75B94"/>
    <w:rsid w:val="00E75BFD"/>
    <w:rsid w:val="00E75D85"/>
    <w:rsid w:val="00E75DDA"/>
    <w:rsid w:val="00E761E9"/>
    <w:rsid w:val="00E76A17"/>
    <w:rsid w:val="00E76C7F"/>
    <w:rsid w:val="00E76D30"/>
    <w:rsid w:val="00E76ECF"/>
    <w:rsid w:val="00E76FA1"/>
    <w:rsid w:val="00E77D1A"/>
    <w:rsid w:val="00E77E9E"/>
    <w:rsid w:val="00E80032"/>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C1"/>
    <w:rsid w:val="00E912AE"/>
    <w:rsid w:val="00E914E9"/>
    <w:rsid w:val="00E91529"/>
    <w:rsid w:val="00E91806"/>
    <w:rsid w:val="00E91895"/>
    <w:rsid w:val="00E91FAB"/>
    <w:rsid w:val="00E92336"/>
    <w:rsid w:val="00E924A3"/>
    <w:rsid w:val="00E93095"/>
    <w:rsid w:val="00E9336D"/>
    <w:rsid w:val="00E934DA"/>
    <w:rsid w:val="00E93A09"/>
    <w:rsid w:val="00E93BF3"/>
    <w:rsid w:val="00E93E57"/>
    <w:rsid w:val="00E94004"/>
    <w:rsid w:val="00E9445A"/>
    <w:rsid w:val="00E94698"/>
    <w:rsid w:val="00E947D3"/>
    <w:rsid w:val="00E947F9"/>
    <w:rsid w:val="00E95309"/>
    <w:rsid w:val="00E95AE5"/>
    <w:rsid w:val="00E95BC8"/>
    <w:rsid w:val="00E95E82"/>
    <w:rsid w:val="00E960A0"/>
    <w:rsid w:val="00E96590"/>
    <w:rsid w:val="00E96661"/>
    <w:rsid w:val="00E96DCE"/>
    <w:rsid w:val="00E97058"/>
    <w:rsid w:val="00E97169"/>
    <w:rsid w:val="00E975C0"/>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266"/>
    <w:rsid w:val="00EA63F3"/>
    <w:rsid w:val="00EA653E"/>
    <w:rsid w:val="00EA65E9"/>
    <w:rsid w:val="00EA67E8"/>
    <w:rsid w:val="00EA686E"/>
    <w:rsid w:val="00EA6936"/>
    <w:rsid w:val="00EA6C78"/>
    <w:rsid w:val="00EA6DE9"/>
    <w:rsid w:val="00EA72C9"/>
    <w:rsid w:val="00EA74C3"/>
    <w:rsid w:val="00EA761A"/>
    <w:rsid w:val="00EA779C"/>
    <w:rsid w:val="00EA77A9"/>
    <w:rsid w:val="00EA78A6"/>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40FE"/>
    <w:rsid w:val="00EB44BC"/>
    <w:rsid w:val="00EB4548"/>
    <w:rsid w:val="00EB4730"/>
    <w:rsid w:val="00EB484C"/>
    <w:rsid w:val="00EB4AB2"/>
    <w:rsid w:val="00EB4FD7"/>
    <w:rsid w:val="00EB5392"/>
    <w:rsid w:val="00EB5C35"/>
    <w:rsid w:val="00EB5C74"/>
    <w:rsid w:val="00EB5FEB"/>
    <w:rsid w:val="00EB600D"/>
    <w:rsid w:val="00EB6483"/>
    <w:rsid w:val="00EB65AD"/>
    <w:rsid w:val="00EB6D33"/>
    <w:rsid w:val="00EB71E4"/>
    <w:rsid w:val="00EB7812"/>
    <w:rsid w:val="00EB78C9"/>
    <w:rsid w:val="00EB7EBA"/>
    <w:rsid w:val="00EC06EB"/>
    <w:rsid w:val="00EC0A27"/>
    <w:rsid w:val="00EC0F6B"/>
    <w:rsid w:val="00EC1073"/>
    <w:rsid w:val="00EC1184"/>
    <w:rsid w:val="00EC11A3"/>
    <w:rsid w:val="00EC1227"/>
    <w:rsid w:val="00EC1389"/>
    <w:rsid w:val="00EC1C52"/>
    <w:rsid w:val="00EC2897"/>
    <w:rsid w:val="00EC2A12"/>
    <w:rsid w:val="00EC2BD4"/>
    <w:rsid w:val="00EC375D"/>
    <w:rsid w:val="00EC3869"/>
    <w:rsid w:val="00EC3B21"/>
    <w:rsid w:val="00EC3E34"/>
    <w:rsid w:val="00EC3F16"/>
    <w:rsid w:val="00EC426F"/>
    <w:rsid w:val="00EC4286"/>
    <w:rsid w:val="00EC4361"/>
    <w:rsid w:val="00EC4F81"/>
    <w:rsid w:val="00EC58A0"/>
    <w:rsid w:val="00EC5ADA"/>
    <w:rsid w:val="00EC5B9E"/>
    <w:rsid w:val="00EC5D95"/>
    <w:rsid w:val="00EC6224"/>
    <w:rsid w:val="00EC65DE"/>
    <w:rsid w:val="00EC6771"/>
    <w:rsid w:val="00EC6A80"/>
    <w:rsid w:val="00EC717F"/>
    <w:rsid w:val="00EC749A"/>
    <w:rsid w:val="00EC76D5"/>
    <w:rsid w:val="00EC7C7C"/>
    <w:rsid w:val="00ED005B"/>
    <w:rsid w:val="00ED055F"/>
    <w:rsid w:val="00ED0CCC"/>
    <w:rsid w:val="00ED0F79"/>
    <w:rsid w:val="00ED1645"/>
    <w:rsid w:val="00ED168B"/>
    <w:rsid w:val="00ED1810"/>
    <w:rsid w:val="00ED1BFC"/>
    <w:rsid w:val="00ED1FCE"/>
    <w:rsid w:val="00ED240D"/>
    <w:rsid w:val="00ED2710"/>
    <w:rsid w:val="00ED28ED"/>
    <w:rsid w:val="00ED29BA"/>
    <w:rsid w:val="00ED2AE8"/>
    <w:rsid w:val="00ED3FCD"/>
    <w:rsid w:val="00ED3FCE"/>
    <w:rsid w:val="00ED3FFC"/>
    <w:rsid w:val="00ED479C"/>
    <w:rsid w:val="00ED4B43"/>
    <w:rsid w:val="00ED4E18"/>
    <w:rsid w:val="00ED52B2"/>
    <w:rsid w:val="00ED54A5"/>
    <w:rsid w:val="00ED57CB"/>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68C"/>
    <w:rsid w:val="00EE5E28"/>
    <w:rsid w:val="00EE603C"/>
    <w:rsid w:val="00EE63B9"/>
    <w:rsid w:val="00EE663F"/>
    <w:rsid w:val="00EE6AF6"/>
    <w:rsid w:val="00EE6FC8"/>
    <w:rsid w:val="00EE729A"/>
    <w:rsid w:val="00EE74FF"/>
    <w:rsid w:val="00EE7565"/>
    <w:rsid w:val="00EE7763"/>
    <w:rsid w:val="00EE7CC5"/>
    <w:rsid w:val="00EE7DF5"/>
    <w:rsid w:val="00EF0791"/>
    <w:rsid w:val="00EF0A5A"/>
    <w:rsid w:val="00EF0B6E"/>
    <w:rsid w:val="00EF0D6E"/>
    <w:rsid w:val="00EF1141"/>
    <w:rsid w:val="00EF13A1"/>
    <w:rsid w:val="00EF1E13"/>
    <w:rsid w:val="00EF2324"/>
    <w:rsid w:val="00EF23EC"/>
    <w:rsid w:val="00EF2888"/>
    <w:rsid w:val="00EF2917"/>
    <w:rsid w:val="00EF2E7E"/>
    <w:rsid w:val="00EF3356"/>
    <w:rsid w:val="00EF36EA"/>
    <w:rsid w:val="00EF381D"/>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542"/>
    <w:rsid w:val="00EF6930"/>
    <w:rsid w:val="00EF6938"/>
    <w:rsid w:val="00EF6973"/>
    <w:rsid w:val="00EF6F65"/>
    <w:rsid w:val="00EF71BE"/>
    <w:rsid w:val="00EF735D"/>
    <w:rsid w:val="00EF74E4"/>
    <w:rsid w:val="00EF756F"/>
    <w:rsid w:val="00EF7820"/>
    <w:rsid w:val="00EF7AF1"/>
    <w:rsid w:val="00EF7C2C"/>
    <w:rsid w:val="00EF7EDB"/>
    <w:rsid w:val="00EF7F21"/>
    <w:rsid w:val="00F00D07"/>
    <w:rsid w:val="00F0119B"/>
    <w:rsid w:val="00F012A4"/>
    <w:rsid w:val="00F01329"/>
    <w:rsid w:val="00F0146C"/>
    <w:rsid w:val="00F0181F"/>
    <w:rsid w:val="00F01CD2"/>
    <w:rsid w:val="00F01EED"/>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FAC"/>
    <w:rsid w:val="00F06140"/>
    <w:rsid w:val="00F0617D"/>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15DE"/>
    <w:rsid w:val="00F11FC4"/>
    <w:rsid w:val="00F127D4"/>
    <w:rsid w:val="00F128EB"/>
    <w:rsid w:val="00F12AFC"/>
    <w:rsid w:val="00F12D61"/>
    <w:rsid w:val="00F12D6D"/>
    <w:rsid w:val="00F13161"/>
    <w:rsid w:val="00F133AD"/>
    <w:rsid w:val="00F1397F"/>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6C5"/>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9F6"/>
    <w:rsid w:val="00F21D96"/>
    <w:rsid w:val="00F21E64"/>
    <w:rsid w:val="00F21EC8"/>
    <w:rsid w:val="00F222EB"/>
    <w:rsid w:val="00F224E2"/>
    <w:rsid w:val="00F2259A"/>
    <w:rsid w:val="00F228FE"/>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B86"/>
    <w:rsid w:val="00F25D88"/>
    <w:rsid w:val="00F25EA2"/>
    <w:rsid w:val="00F262AD"/>
    <w:rsid w:val="00F2698B"/>
    <w:rsid w:val="00F26A06"/>
    <w:rsid w:val="00F27411"/>
    <w:rsid w:val="00F27AC0"/>
    <w:rsid w:val="00F27BF6"/>
    <w:rsid w:val="00F27E8D"/>
    <w:rsid w:val="00F27EA6"/>
    <w:rsid w:val="00F27F4D"/>
    <w:rsid w:val="00F303A6"/>
    <w:rsid w:val="00F305A1"/>
    <w:rsid w:val="00F306DB"/>
    <w:rsid w:val="00F30CAD"/>
    <w:rsid w:val="00F30F61"/>
    <w:rsid w:val="00F31495"/>
    <w:rsid w:val="00F31690"/>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4553"/>
    <w:rsid w:val="00F346EC"/>
    <w:rsid w:val="00F34883"/>
    <w:rsid w:val="00F348A5"/>
    <w:rsid w:val="00F34B92"/>
    <w:rsid w:val="00F34BB6"/>
    <w:rsid w:val="00F34F95"/>
    <w:rsid w:val="00F3516E"/>
    <w:rsid w:val="00F356C5"/>
    <w:rsid w:val="00F356E0"/>
    <w:rsid w:val="00F35889"/>
    <w:rsid w:val="00F358FA"/>
    <w:rsid w:val="00F3598D"/>
    <w:rsid w:val="00F35B7E"/>
    <w:rsid w:val="00F35D3E"/>
    <w:rsid w:val="00F36361"/>
    <w:rsid w:val="00F367C9"/>
    <w:rsid w:val="00F36876"/>
    <w:rsid w:val="00F370B1"/>
    <w:rsid w:val="00F371B0"/>
    <w:rsid w:val="00F379CE"/>
    <w:rsid w:val="00F37A3B"/>
    <w:rsid w:val="00F37A8F"/>
    <w:rsid w:val="00F37AD2"/>
    <w:rsid w:val="00F40045"/>
    <w:rsid w:val="00F40066"/>
    <w:rsid w:val="00F4065D"/>
    <w:rsid w:val="00F40A1F"/>
    <w:rsid w:val="00F40D65"/>
    <w:rsid w:val="00F41AAA"/>
    <w:rsid w:val="00F41E1C"/>
    <w:rsid w:val="00F420E3"/>
    <w:rsid w:val="00F423BA"/>
    <w:rsid w:val="00F427CD"/>
    <w:rsid w:val="00F42F05"/>
    <w:rsid w:val="00F435E5"/>
    <w:rsid w:val="00F43730"/>
    <w:rsid w:val="00F43F9E"/>
    <w:rsid w:val="00F444A9"/>
    <w:rsid w:val="00F444EC"/>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5B2"/>
    <w:rsid w:val="00F519EC"/>
    <w:rsid w:val="00F51AAB"/>
    <w:rsid w:val="00F51B1A"/>
    <w:rsid w:val="00F51B66"/>
    <w:rsid w:val="00F51C09"/>
    <w:rsid w:val="00F52032"/>
    <w:rsid w:val="00F5219F"/>
    <w:rsid w:val="00F525F7"/>
    <w:rsid w:val="00F52745"/>
    <w:rsid w:val="00F52895"/>
    <w:rsid w:val="00F52C10"/>
    <w:rsid w:val="00F52D94"/>
    <w:rsid w:val="00F52E14"/>
    <w:rsid w:val="00F532BF"/>
    <w:rsid w:val="00F53A6A"/>
    <w:rsid w:val="00F53D49"/>
    <w:rsid w:val="00F53F1E"/>
    <w:rsid w:val="00F54792"/>
    <w:rsid w:val="00F54971"/>
    <w:rsid w:val="00F5536D"/>
    <w:rsid w:val="00F5564F"/>
    <w:rsid w:val="00F55865"/>
    <w:rsid w:val="00F55BD2"/>
    <w:rsid w:val="00F56156"/>
    <w:rsid w:val="00F562E6"/>
    <w:rsid w:val="00F564CD"/>
    <w:rsid w:val="00F56C08"/>
    <w:rsid w:val="00F56C93"/>
    <w:rsid w:val="00F56EA0"/>
    <w:rsid w:val="00F56FC4"/>
    <w:rsid w:val="00F5714B"/>
    <w:rsid w:val="00F5718E"/>
    <w:rsid w:val="00F574CE"/>
    <w:rsid w:val="00F576EA"/>
    <w:rsid w:val="00F57974"/>
    <w:rsid w:val="00F57BA6"/>
    <w:rsid w:val="00F57C83"/>
    <w:rsid w:val="00F57EEC"/>
    <w:rsid w:val="00F60005"/>
    <w:rsid w:val="00F603DA"/>
    <w:rsid w:val="00F6052E"/>
    <w:rsid w:val="00F60B1D"/>
    <w:rsid w:val="00F611CB"/>
    <w:rsid w:val="00F61516"/>
    <w:rsid w:val="00F62229"/>
    <w:rsid w:val="00F6237D"/>
    <w:rsid w:val="00F63161"/>
    <w:rsid w:val="00F63440"/>
    <w:rsid w:val="00F63DBE"/>
    <w:rsid w:val="00F6417F"/>
    <w:rsid w:val="00F64AB1"/>
    <w:rsid w:val="00F64C8D"/>
    <w:rsid w:val="00F64E9C"/>
    <w:rsid w:val="00F650DD"/>
    <w:rsid w:val="00F65771"/>
    <w:rsid w:val="00F65C77"/>
    <w:rsid w:val="00F65CC0"/>
    <w:rsid w:val="00F66472"/>
    <w:rsid w:val="00F665BC"/>
    <w:rsid w:val="00F66981"/>
    <w:rsid w:val="00F66C4F"/>
    <w:rsid w:val="00F67190"/>
    <w:rsid w:val="00F6751D"/>
    <w:rsid w:val="00F67978"/>
    <w:rsid w:val="00F67B84"/>
    <w:rsid w:val="00F67D04"/>
    <w:rsid w:val="00F7018E"/>
    <w:rsid w:val="00F704FA"/>
    <w:rsid w:val="00F708DF"/>
    <w:rsid w:val="00F70B39"/>
    <w:rsid w:val="00F71851"/>
    <w:rsid w:val="00F724A9"/>
    <w:rsid w:val="00F7270E"/>
    <w:rsid w:val="00F72763"/>
    <w:rsid w:val="00F728B8"/>
    <w:rsid w:val="00F72A80"/>
    <w:rsid w:val="00F72AD1"/>
    <w:rsid w:val="00F72E74"/>
    <w:rsid w:val="00F7304D"/>
    <w:rsid w:val="00F739DF"/>
    <w:rsid w:val="00F73E92"/>
    <w:rsid w:val="00F74038"/>
    <w:rsid w:val="00F741CA"/>
    <w:rsid w:val="00F7458E"/>
    <w:rsid w:val="00F74766"/>
    <w:rsid w:val="00F74776"/>
    <w:rsid w:val="00F74A46"/>
    <w:rsid w:val="00F751F1"/>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80523"/>
    <w:rsid w:val="00F80941"/>
    <w:rsid w:val="00F80985"/>
    <w:rsid w:val="00F80B83"/>
    <w:rsid w:val="00F80E7F"/>
    <w:rsid w:val="00F81869"/>
    <w:rsid w:val="00F81F2A"/>
    <w:rsid w:val="00F820C2"/>
    <w:rsid w:val="00F829F9"/>
    <w:rsid w:val="00F82B50"/>
    <w:rsid w:val="00F82BE2"/>
    <w:rsid w:val="00F82E1C"/>
    <w:rsid w:val="00F82E42"/>
    <w:rsid w:val="00F83139"/>
    <w:rsid w:val="00F8331F"/>
    <w:rsid w:val="00F836A8"/>
    <w:rsid w:val="00F83813"/>
    <w:rsid w:val="00F83956"/>
    <w:rsid w:val="00F83A8C"/>
    <w:rsid w:val="00F8406C"/>
    <w:rsid w:val="00F8411B"/>
    <w:rsid w:val="00F84134"/>
    <w:rsid w:val="00F848E2"/>
    <w:rsid w:val="00F84D27"/>
    <w:rsid w:val="00F84EAA"/>
    <w:rsid w:val="00F85230"/>
    <w:rsid w:val="00F85232"/>
    <w:rsid w:val="00F854CB"/>
    <w:rsid w:val="00F85C7A"/>
    <w:rsid w:val="00F85CB0"/>
    <w:rsid w:val="00F85DDF"/>
    <w:rsid w:val="00F85F7B"/>
    <w:rsid w:val="00F866AB"/>
    <w:rsid w:val="00F86A68"/>
    <w:rsid w:val="00F86EFC"/>
    <w:rsid w:val="00F86FD6"/>
    <w:rsid w:val="00F87154"/>
    <w:rsid w:val="00F879B3"/>
    <w:rsid w:val="00F87C3E"/>
    <w:rsid w:val="00F87E3B"/>
    <w:rsid w:val="00F9006C"/>
    <w:rsid w:val="00F9018C"/>
    <w:rsid w:val="00F903D0"/>
    <w:rsid w:val="00F90529"/>
    <w:rsid w:val="00F909F8"/>
    <w:rsid w:val="00F91A23"/>
    <w:rsid w:val="00F92056"/>
    <w:rsid w:val="00F922B0"/>
    <w:rsid w:val="00F922C4"/>
    <w:rsid w:val="00F92412"/>
    <w:rsid w:val="00F92F4F"/>
    <w:rsid w:val="00F93212"/>
    <w:rsid w:val="00F936C4"/>
    <w:rsid w:val="00F939D2"/>
    <w:rsid w:val="00F93A8D"/>
    <w:rsid w:val="00F93E54"/>
    <w:rsid w:val="00F9439A"/>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937"/>
    <w:rsid w:val="00F97BBD"/>
    <w:rsid w:val="00FA005F"/>
    <w:rsid w:val="00FA018E"/>
    <w:rsid w:val="00FA036B"/>
    <w:rsid w:val="00FA044A"/>
    <w:rsid w:val="00FA06ED"/>
    <w:rsid w:val="00FA0778"/>
    <w:rsid w:val="00FA0ADD"/>
    <w:rsid w:val="00FA0CC8"/>
    <w:rsid w:val="00FA0ED1"/>
    <w:rsid w:val="00FA1328"/>
    <w:rsid w:val="00FA1425"/>
    <w:rsid w:val="00FA1B05"/>
    <w:rsid w:val="00FA1C40"/>
    <w:rsid w:val="00FA20CF"/>
    <w:rsid w:val="00FA2176"/>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418"/>
    <w:rsid w:val="00FA69E8"/>
    <w:rsid w:val="00FA6F54"/>
    <w:rsid w:val="00FA7040"/>
    <w:rsid w:val="00FA74AE"/>
    <w:rsid w:val="00FA7831"/>
    <w:rsid w:val="00FB026E"/>
    <w:rsid w:val="00FB08CA"/>
    <w:rsid w:val="00FB0CAC"/>
    <w:rsid w:val="00FB2281"/>
    <w:rsid w:val="00FB2C1A"/>
    <w:rsid w:val="00FB3192"/>
    <w:rsid w:val="00FB34DE"/>
    <w:rsid w:val="00FB353A"/>
    <w:rsid w:val="00FB3975"/>
    <w:rsid w:val="00FB3A36"/>
    <w:rsid w:val="00FB3B3A"/>
    <w:rsid w:val="00FB415B"/>
    <w:rsid w:val="00FB41E4"/>
    <w:rsid w:val="00FB4323"/>
    <w:rsid w:val="00FB4478"/>
    <w:rsid w:val="00FB4855"/>
    <w:rsid w:val="00FB4B88"/>
    <w:rsid w:val="00FB4D81"/>
    <w:rsid w:val="00FB5033"/>
    <w:rsid w:val="00FB5184"/>
    <w:rsid w:val="00FB554B"/>
    <w:rsid w:val="00FB56CD"/>
    <w:rsid w:val="00FB58FE"/>
    <w:rsid w:val="00FB5A32"/>
    <w:rsid w:val="00FB64B0"/>
    <w:rsid w:val="00FB6691"/>
    <w:rsid w:val="00FB677C"/>
    <w:rsid w:val="00FB6897"/>
    <w:rsid w:val="00FB6A5E"/>
    <w:rsid w:val="00FB6AA4"/>
    <w:rsid w:val="00FB6E53"/>
    <w:rsid w:val="00FB7045"/>
    <w:rsid w:val="00FB7182"/>
    <w:rsid w:val="00FB75B7"/>
    <w:rsid w:val="00FB7660"/>
    <w:rsid w:val="00FB7E13"/>
    <w:rsid w:val="00FC004D"/>
    <w:rsid w:val="00FC005A"/>
    <w:rsid w:val="00FC04A6"/>
    <w:rsid w:val="00FC0691"/>
    <w:rsid w:val="00FC0BFB"/>
    <w:rsid w:val="00FC0CA1"/>
    <w:rsid w:val="00FC12CC"/>
    <w:rsid w:val="00FC219C"/>
    <w:rsid w:val="00FC2365"/>
    <w:rsid w:val="00FC3600"/>
    <w:rsid w:val="00FC3F9F"/>
    <w:rsid w:val="00FC4FC7"/>
    <w:rsid w:val="00FC4FFE"/>
    <w:rsid w:val="00FC57D1"/>
    <w:rsid w:val="00FC5834"/>
    <w:rsid w:val="00FC5EB0"/>
    <w:rsid w:val="00FC6054"/>
    <w:rsid w:val="00FC62A3"/>
    <w:rsid w:val="00FC66D5"/>
    <w:rsid w:val="00FC6876"/>
    <w:rsid w:val="00FC7107"/>
    <w:rsid w:val="00FC7FDE"/>
    <w:rsid w:val="00FD119A"/>
    <w:rsid w:val="00FD141E"/>
    <w:rsid w:val="00FD1638"/>
    <w:rsid w:val="00FD1706"/>
    <w:rsid w:val="00FD2002"/>
    <w:rsid w:val="00FD246C"/>
    <w:rsid w:val="00FD2975"/>
    <w:rsid w:val="00FD2CEC"/>
    <w:rsid w:val="00FD2D06"/>
    <w:rsid w:val="00FD3061"/>
    <w:rsid w:val="00FD3758"/>
    <w:rsid w:val="00FD3ACA"/>
    <w:rsid w:val="00FD3AF8"/>
    <w:rsid w:val="00FD3D82"/>
    <w:rsid w:val="00FD40DB"/>
    <w:rsid w:val="00FD45A1"/>
    <w:rsid w:val="00FD487E"/>
    <w:rsid w:val="00FD48A1"/>
    <w:rsid w:val="00FD4C49"/>
    <w:rsid w:val="00FD535B"/>
    <w:rsid w:val="00FD54C4"/>
    <w:rsid w:val="00FD598B"/>
    <w:rsid w:val="00FD5ADA"/>
    <w:rsid w:val="00FD5BCA"/>
    <w:rsid w:val="00FD5F3F"/>
    <w:rsid w:val="00FD61C4"/>
    <w:rsid w:val="00FD63AD"/>
    <w:rsid w:val="00FD724E"/>
    <w:rsid w:val="00FD728E"/>
    <w:rsid w:val="00FD735B"/>
    <w:rsid w:val="00FD7397"/>
    <w:rsid w:val="00FD7E4D"/>
    <w:rsid w:val="00FD7E5F"/>
    <w:rsid w:val="00FD7FD5"/>
    <w:rsid w:val="00FE00B9"/>
    <w:rsid w:val="00FE0307"/>
    <w:rsid w:val="00FE04CF"/>
    <w:rsid w:val="00FE07AA"/>
    <w:rsid w:val="00FE07AE"/>
    <w:rsid w:val="00FE097D"/>
    <w:rsid w:val="00FE0C2A"/>
    <w:rsid w:val="00FE0E5B"/>
    <w:rsid w:val="00FE15B3"/>
    <w:rsid w:val="00FE1B5D"/>
    <w:rsid w:val="00FE278B"/>
    <w:rsid w:val="00FE286F"/>
    <w:rsid w:val="00FE2C45"/>
    <w:rsid w:val="00FE2DED"/>
    <w:rsid w:val="00FE304E"/>
    <w:rsid w:val="00FE34EC"/>
    <w:rsid w:val="00FE3522"/>
    <w:rsid w:val="00FE3C42"/>
    <w:rsid w:val="00FE4025"/>
    <w:rsid w:val="00FE412D"/>
    <w:rsid w:val="00FE437C"/>
    <w:rsid w:val="00FE4D24"/>
    <w:rsid w:val="00FE4E0C"/>
    <w:rsid w:val="00FE517F"/>
    <w:rsid w:val="00FE6AFB"/>
    <w:rsid w:val="00FE6BB6"/>
    <w:rsid w:val="00FE6C63"/>
    <w:rsid w:val="00FE6FE8"/>
    <w:rsid w:val="00FE718D"/>
    <w:rsid w:val="00FE73FD"/>
    <w:rsid w:val="00FE745E"/>
    <w:rsid w:val="00FE74EC"/>
    <w:rsid w:val="00FE78F0"/>
    <w:rsid w:val="00FE7FBA"/>
    <w:rsid w:val="00FF0105"/>
    <w:rsid w:val="00FF04F1"/>
    <w:rsid w:val="00FF0F45"/>
    <w:rsid w:val="00FF12D1"/>
    <w:rsid w:val="00FF182C"/>
    <w:rsid w:val="00FF1CBF"/>
    <w:rsid w:val="00FF20D9"/>
    <w:rsid w:val="00FF2D25"/>
    <w:rsid w:val="00FF3122"/>
    <w:rsid w:val="00FF34E9"/>
    <w:rsid w:val="00FF3BB9"/>
    <w:rsid w:val="00FF40FB"/>
    <w:rsid w:val="00FF41F2"/>
    <w:rsid w:val="00FF465B"/>
    <w:rsid w:val="00FF473A"/>
    <w:rsid w:val="00FF4A26"/>
    <w:rsid w:val="00FF4C36"/>
    <w:rsid w:val="00FF4FDC"/>
    <w:rsid w:val="00FF5251"/>
    <w:rsid w:val="00FF5AD6"/>
    <w:rsid w:val="00FF5B03"/>
    <w:rsid w:val="00FF600E"/>
    <w:rsid w:val="00FF63D6"/>
    <w:rsid w:val="00FF6862"/>
    <w:rsid w:val="00FF68F7"/>
    <w:rsid w:val="00FF7126"/>
    <w:rsid w:val="00FF71B5"/>
    <w:rsid w:val="00FF7319"/>
    <w:rsid w:val="00FF74D4"/>
    <w:rsid w:val="00FF78DB"/>
    <w:rsid w:val="00FF7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0EB"/>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6F6A74-694C-46EB-8FDF-9B223BA39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7413</TotalTime>
  <Pages>602</Pages>
  <Words>177155</Words>
  <Characters>938927</Characters>
  <Application>Microsoft Office Word</Application>
  <DocSecurity>0</DocSecurity>
  <Lines>7824</Lines>
  <Paragraphs>2227</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1113855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1268</cp:revision>
  <cp:lastPrinted>2017-05-07T13:41:00Z</cp:lastPrinted>
  <dcterms:created xsi:type="dcterms:W3CDTF">2020-05-20T16:12:00Z</dcterms:created>
  <dcterms:modified xsi:type="dcterms:W3CDTF">2020-06-07T13:54:00Z</dcterms:modified>
</cp:coreProperties>
</file>